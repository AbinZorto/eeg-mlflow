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379C" w14:textId="77777777" w:rsidR="004E7388" w:rsidRDefault="00000000">
      <w:pPr>
        <w:pStyle w:val="Title"/>
        <w:spacing w:line="268" w:lineRule="auto"/>
      </w:pPr>
      <w:r>
        <w:t>Sparse</w:t>
      </w:r>
      <w:r>
        <w:rPr>
          <w:spacing w:val="-5"/>
        </w:rPr>
        <w:t xml:space="preserve"> </w:t>
      </w:r>
      <w:r>
        <w:t>Biomarker</w:t>
      </w:r>
      <w:r>
        <w:rPr>
          <w:spacing w:val="-5"/>
        </w:rPr>
        <w:t xml:space="preserve"> </w:t>
      </w:r>
      <w:r>
        <w:t>Discovery</w:t>
      </w:r>
      <w:r>
        <w:rPr>
          <w:spacing w:val="-5"/>
        </w:rPr>
        <w:t xml:space="preserve"> </w:t>
      </w:r>
      <w:r>
        <w:t>from</w:t>
      </w:r>
      <w:r>
        <w:rPr>
          <w:spacing w:val="-5"/>
        </w:rPr>
        <w:t xml:space="preserve"> </w:t>
      </w:r>
      <w:r>
        <w:t>Low-Montage</w:t>
      </w:r>
      <w:r>
        <w:rPr>
          <w:spacing w:val="-5"/>
        </w:rPr>
        <w:t xml:space="preserve"> </w:t>
      </w:r>
      <w:r>
        <w:t>Resting-State</w:t>
      </w:r>
      <w:r>
        <w:rPr>
          <w:spacing w:val="-5"/>
        </w:rPr>
        <w:t xml:space="preserve"> </w:t>
      </w:r>
      <w:r>
        <w:t>EEG</w:t>
      </w:r>
      <w:r>
        <w:rPr>
          <w:spacing w:val="-5"/>
        </w:rPr>
        <w:t xml:space="preserve"> </w:t>
      </w:r>
      <w:r>
        <w:t>for tDCS Treatment Response in Adults with Major Depressive Disorder</w:t>
      </w:r>
    </w:p>
    <w:p w14:paraId="5622488B" w14:textId="00E58B5E" w:rsidR="004E7388" w:rsidRDefault="00000000">
      <w:pPr>
        <w:spacing w:before="170"/>
        <w:ind w:left="34"/>
        <w:rPr>
          <w:i/>
          <w:sz w:val="24"/>
        </w:rPr>
      </w:pPr>
      <w:r>
        <w:rPr>
          <w:color w:val="7F7F7F"/>
          <w:sz w:val="24"/>
        </w:rPr>
        <w:t>Abin</w:t>
      </w:r>
      <w:r>
        <w:rPr>
          <w:color w:val="7F7F7F"/>
          <w:spacing w:val="-7"/>
          <w:sz w:val="24"/>
        </w:rPr>
        <w:t xml:space="preserve"> </w:t>
      </w:r>
      <w:r>
        <w:rPr>
          <w:color w:val="7F7F7F"/>
          <w:sz w:val="24"/>
        </w:rPr>
        <w:t>Daniel</w:t>
      </w:r>
      <w:r>
        <w:rPr>
          <w:color w:val="7F7F7F"/>
          <w:spacing w:val="-6"/>
          <w:sz w:val="24"/>
        </w:rPr>
        <w:t xml:space="preserve"> </w:t>
      </w:r>
      <w:r>
        <w:rPr>
          <w:sz w:val="24"/>
        </w:rPr>
        <w:t>Zorto</w:t>
      </w:r>
      <w:r>
        <w:rPr>
          <w:i/>
          <w:sz w:val="24"/>
          <w:vertAlign w:val="superscript"/>
        </w:rPr>
        <w:t>a</w:t>
      </w:r>
      <w:r>
        <w:rPr>
          <w:sz w:val="24"/>
          <w:vertAlign w:val="superscript"/>
        </w:rPr>
        <w:t>,</w:t>
      </w:r>
      <w:r>
        <w:rPr>
          <w:rFonts w:ascii="Cambria" w:hAnsi="Cambria"/>
          <w:sz w:val="24"/>
          <w:vertAlign w:val="superscript"/>
        </w:rPr>
        <w:t>∗</w:t>
      </w:r>
      <w:r>
        <w:rPr>
          <w:sz w:val="24"/>
        </w:rPr>
        <w:t>,</w:t>
      </w:r>
      <w:r>
        <w:rPr>
          <w:spacing w:val="49"/>
          <w:sz w:val="24"/>
        </w:rPr>
        <w:t xml:space="preserve"> </w:t>
      </w:r>
      <w:r>
        <w:rPr>
          <w:color w:val="7F7F7F"/>
          <w:sz w:val="24"/>
        </w:rPr>
        <w:t>Jijomon</w:t>
      </w:r>
      <w:r>
        <w:rPr>
          <w:color w:val="7F7F7F"/>
          <w:spacing w:val="-7"/>
          <w:sz w:val="24"/>
        </w:rPr>
        <w:t xml:space="preserve"> </w:t>
      </w:r>
      <w:r>
        <w:rPr>
          <w:color w:val="7F7F7F"/>
          <w:sz w:val="24"/>
        </w:rPr>
        <w:t>C.</w:t>
      </w:r>
      <w:r>
        <w:rPr>
          <w:color w:val="7F7F7F"/>
          <w:spacing w:val="-6"/>
          <w:sz w:val="24"/>
        </w:rPr>
        <w:t xml:space="preserve"> </w:t>
      </w:r>
      <w:r>
        <w:rPr>
          <w:sz w:val="24"/>
        </w:rPr>
        <w:t>Moncy</w:t>
      </w:r>
      <w:r>
        <w:rPr>
          <w:i/>
          <w:sz w:val="24"/>
          <w:vertAlign w:val="superscript"/>
        </w:rPr>
        <w:t>b</w:t>
      </w:r>
      <w:r>
        <w:rPr>
          <w:sz w:val="24"/>
        </w:rPr>
        <w:t>,</w:t>
      </w:r>
      <w:r>
        <w:rPr>
          <w:spacing w:val="49"/>
          <w:sz w:val="24"/>
        </w:rPr>
        <w:t xml:space="preserve"> </w:t>
      </w:r>
      <w:ins w:id="0" w:author="Cynthia Fu" w:date="2026-04-01T23:43:00Z" w16du:dateUtc="2026-04-01T22:43:00Z">
        <w:r w:rsidR="008B7482">
          <w:rPr>
            <w:spacing w:val="49"/>
            <w:sz w:val="24"/>
          </w:rPr>
          <w:t>Weny</w:t>
        </w:r>
      </w:ins>
      <w:ins w:id="1" w:author="Cynthia Fu" w:date="2026-04-01T23:44:00Z" w16du:dateUtc="2026-04-01T22:44:00Z">
        <w:r w:rsidR="008B7482">
          <w:rPr>
            <w:spacing w:val="49"/>
            <w:sz w:val="24"/>
          </w:rPr>
          <w:t xml:space="preserve">i Xiao, </w:t>
        </w:r>
      </w:ins>
      <w:r>
        <w:rPr>
          <w:color w:val="7F7F7F"/>
          <w:sz w:val="24"/>
        </w:rPr>
        <w:t>Mhd</w:t>
      </w:r>
      <w:r>
        <w:rPr>
          <w:color w:val="7F7F7F"/>
          <w:spacing w:val="-6"/>
          <w:sz w:val="24"/>
        </w:rPr>
        <w:t xml:space="preserve"> </w:t>
      </w:r>
      <w:r>
        <w:rPr>
          <w:color w:val="7F7F7F"/>
          <w:sz w:val="24"/>
        </w:rPr>
        <w:t>Saeed</w:t>
      </w:r>
      <w:r>
        <w:rPr>
          <w:color w:val="7F7F7F"/>
          <w:spacing w:val="-7"/>
          <w:sz w:val="24"/>
        </w:rPr>
        <w:t xml:space="preserve"> </w:t>
      </w:r>
      <w:r>
        <w:rPr>
          <w:sz w:val="24"/>
        </w:rPr>
        <w:t>Sharif</w:t>
      </w:r>
      <w:r>
        <w:rPr>
          <w:i/>
          <w:sz w:val="24"/>
          <w:vertAlign w:val="superscript"/>
        </w:rPr>
        <w:t>a</w:t>
      </w:r>
      <w:r>
        <w:rPr>
          <w:i/>
          <w:spacing w:val="3"/>
          <w:sz w:val="24"/>
        </w:rPr>
        <w:t xml:space="preserve"> </w:t>
      </w:r>
      <w:r>
        <w:rPr>
          <w:sz w:val="24"/>
        </w:rPr>
        <w:t>and</w:t>
      </w:r>
      <w:r>
        <w:rPr>
          <w:spacing w:val="49"/>
          <w:sz w:val="24"/>
        </w:rPr>
        <w:t xml:space="preserve"> </w:t>
      </w:r>
      <w:r>
        <w:rPr>
          <w:color w:val="7F7F7F"/>
          <w:sz w:val="24"/>
        </w:rPr>
        <w:t>Cynthia</w:t>
      </w:r>
      <w:r>
        <w:rPr>
          <w:color w:val="7F7F7F"/>
          <w:spacing w:val="-6"/>
          <w:sz w:val="24"/>
        </w:rPr>
        <w:t xml:space="preserve"> </w:t>
      </w:r>
      <w:r>
        <w:rPr>
          <w:color w:val="7F7F7F"/>
          <w:sz w:val="24"/>
        </w:rPr>
        <w:t>H.Y.</w:t>
      </w:r>
      <w:r>
        <w:rPr>
          <w:color w:val="7F7F7F"/>
          <w:spacing w:val="-6"/>
          <w:sz w:val="24"/>
        </w:rPr>
        <w:t xml:space="preserve"> </w:t>
      </w:r>
      <w:r>
        <w:rPr>
          <w:spacing w:val="-5"/>
          <w:sz w:val="24"/>
        </w:rPr>
        <w:t>Fu</w:t>
      </w:r>
      <w:r>
        <w:rPr>
          <w:i/>
          <w:spacing w:val="-5"/>
          <w:sz w:val="24"/>
          <w:vertAlign w:val="superscript"/>
        </w:rPr>
        <w:t>b</w:t>
      </w:r>
    </w:p>
    <w:p w14:paraId="7C45D369" w14:textId="77777777" w:rsidR="004E7388" w:rsidRDefault="00000000">
      <w:pPr>
        <w:spacing w:before="203" w:line="268" w:lineRule="auto"/>
        <w:ind w:left="34" w:right="2452"/>
        <w:rPr>
          <w:i/>
          <w:sz w:val="16"/>
        </w:rPr>
      </w:pPr>
      <w:r>
        <w:rPr>
          <w:i/>
          <w:position w:val="6"/>
          <w:sz w:val="12"/>
        </w:rPr>
        <w:t>a</w:t>
      </w:r>
      <w:r>
        <w:rPr>
          <w:i/>
          <w:sz w:val="16"/>
        </w:rPr>
        <w:t>Intelligent</w:t>
      </w:r>
      <w:r>
        <w:rPr>
          <w:i/>
          <w:spacing w:val="-9"/>
          <w:sz w:val="16"/>
        </w:rPr>
        <w:t xml:space="preserve"> </w:t>
      </w:r>
      <w:r>
        <w:rPr>
          <w:i/>
          <w:sz w:val="16"/>
        </w:rPr>
        <w:t>Technologies</w:t>
      </w:r>
      <w:r>
        <w:rPr>
          <w:i/>
          <w:spacing w:val="-9"/>
          <w:sz w:val="16"/>
        </w:rPr>
        <w:t xml:space="preserve"> </w:t>
      </w:r>
      <w:r>
        <w:rPr>
          <w:i/>
          <w:sz w:val="16"/>
        </w:rPr>
        <w:t>Research</w:t>
      </w:r>
      <w:r>
        <w:rPr>
          <w:i/>
          <w:spacing w:val="-9"/>
          <w:sz w:val="16"/>
        </w:rPr>
        <w:t xml:space="preserve"> </w:t>
      </w:r>
      <w:r>
        <w:rPr>
          <w:i/>
          <w:sz w:val="16"/>
        </w:rPr>
        <w:t>Group,</w:t>
      </w:r>
      <w:r>
        <w:rPr>
          <w:i/>
          <w:spacing w:val="-9"/>
          <w:sz w:val="16"/>
        </w:rPr>
        <w:t xml:space="preserve"> </w:t>
      </w:r>
      <w:r>
        <w:rPr>
          <w:i/>
          <w:sz w:val="16"/>
        </w:rPr>
        <w:t>University</w:t>
      </w:r>
      <w:r>
        <w:rPr>
          <w:i/>
          <w:spacing w:val="-9"/>
          <w:sz w:val="16"/>
        </w:rPr>
        <w:t xml:space="preserve"> </w:t>
      </w:r>
      <w:r>
        <w:rPr>
          <w:i/>
          <w:sz w:val="16"/>
        </w:rPr>
        <w:t>of</w:t>
      </w:r>
      <w:r>
        <w:rPr>
          <w:i/>
          <w:spacing w:val="-9"/>
          <w:sz w:val="16"/>
        </w:rPr>
        <w:t xml:space="preserve"> </w:t>
      </w:r>
      <w:r>
        <w:rPr>
          <w:i/>
          <w:sz w:val="16"/>
        </w:rPr>
        <w:t>East</w:t>
      </w:r>
      <w:r>
        <w:rPr>
          <w:i/>
          <w:spacing w:val="-9"/>
          <w:sz w:val="16"/>
        </w:rPr>
        <w:t xml:space="preserve"> </w:t>
      </w:r>
      <w:r>
        <w:rPr>
          <w:i/>
          <w:sz w:val="16"/>
        </w:rPr>
        <w:t>London,</w:t>
      </w:r>
      <w:r>
        <w:rPr>
          <w:i/>
          <w:spacing w:val="-9"/>
          <w:sz w:val="16"/>
        </w:rPr>
        <w:t xml:space="preserve"> </w:t>
      </w:r>
      <w:r>
        <w:rPr>
          <w:i/>
          <w:sz w:val="16"/>
        </w:rPr>
        <w:t>University</w:t>
      </w:r>
      <w:r>
        <w:rPr>
          <w:i/>
          <w:spacing w:val="-9"/>
          <w:sz w:val="16"/>
        </w:rPr>
        <w:t xml:space="preserve"> </w:t>
      </w:r>
      <w:r>
        <w:rPr>
          <w:i/>
          <w:sz w:val="16"/>
        </w:rPr>
        <w:t>Way,</w:t>
      </w:r>
      <w:r>
        <w:rPr>
          <w:i/>
          <w:spacing w:val="-9"/>
          <w:sz w:val="16"/>
        </w:rPr>
        <w:t xml:space="preserve"> </w:t>
      </w:r>
      <w:r>
        <w:rPr>
          <w:i/>
          <w:sz w:val="16"/>
        </w:rPr>
        <w:t>London,</w:t>
      </w:r>
      <w:r>
        <w:rPr>
          <w:i/>
          <w:spacing w:val="-9"/>
          <w:sz w:val="16"/>
        </w:rPr>
        <w:t xml:space="preserve"> </w:t>
      </w:r>
      <w:r>
        <w:rPr>
          <w:i/>
          <w:sz w:val="16"/>
        </w:rPr>
        <w:t>E16</w:t>
      </w:r>
      <w:r>
        <w:rPr>
          <w:i/>
          <w:spacing w:val="-9"/>
          <w:sz w:val="16"/>
        </w:rPr>
        <w:t xml:space="preserve"> </w:t>
      </w:r>
      <w:r>
        <w:rPr>
          <w:i/>
          <w:sz w:val="16"/>
        </w:rPr>
        <w:t>2RD,</w:t>
      </w:r>
      <w:r>
        <w:rPr>
          <w:i/>
          <w:spacing w:val="-9"/>
          <w:sz w:val="16"/>
        </w:rPr>
        <w:t xml:space="preserve"> </w:t>
      </w:r>
      <w:r>
        <w:rPr>
          <w:i/>
          <w:sz w:val="16"/>
        </w:rPr>
        <w:t>UK</w:t>
      </w:r>
      <w:r>
        <w:rPr>
          <w:i/>
          <w:spacing w:val="40"/>
          <w:sz w:val="16"/>
        </w:rPr>
        <w:t xml:space="preserve"> </w:t>
      </w:r>
      <w:r>
        <w:rPr>
          <w:i/>
          <w:position w:val="6"/>
          <w:sz w:val="12"/>
        </w:rPr>
        <w:t>b</w:t>
      </w:r>
      <w:r>
        <w:rPr>
          <w:i/>
          <w:sz w:val="16"/>
        </w:rPr>
        <w:t>School of Psychology, University of East London, University Way, London, E16 2RD, UK</w:t>
      </w:r>
    </w:p>
    <w:p w14:paraId="1DCC57F6" w14:textId="77777777" w:rsidR="004E7388" w:rsidRDefault="00000000">
      <w:pPr>
        <w:pStyle w:val="BodyText"/>
        <w:spacing w:before="5"/>
        <w:rPr>
          <w:i/>
          <w:sz w:val="13"/>
        </w:rPr>
      </w:pPr>
      <w:r>
        <w:rPr>
          <w:i/>
          <w:noProof/>
          <w:sz w:val="13"/>
        </w:rPr>
        <mc:AlternateContent>
          <mc:Choice Requires="wps">
            <w:drawing>
              <wp:anchor distT="0" distB="0" distL="0" distR="0" simplePos="0" relativeHeight="487587840" behindDoc="1" locked="0" layoutInCell="1" allowOverlap="1" wp14:anchorId="04B4D115" wp14:editId="27C5C309">
                <wp:simplePos x="0" y="0"/>
                <wp:positionH relativeFrom="page">
                  <wp:posOffset>651598</wp:posOffset>
                </wp:positionH>
                <wp:positionV relativeFrom="paragraph">
                  <wp:posOffset>113925</wp:posOffset>
                </wp:positionV>
                <wp:extent cx="625729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4" y="0"/>
                              </a:lnTo>
                            </a:path>
                          </a:pathLst>
                        </a:custGeom>
                        <a:ln w="5054">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93F29C4" id="Graphic 4" o:spid="_x0000_s1026" style="position:absolute;margin-left:51.3pt;margin-top:8.95pt;width:492.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5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" path="m,l6256794,e" filled="f" strokecolor="#7f7f7f" strokeweight=".14039mm">
                <v:path arrowok="t"/>
                <w10:wrap type="topAndBottom" anchorx="page"/>
              </v:shape>
            </w:pict>
          </mc:Fallback>
        </mc:AlternateContent>
      </w:r>
    </w:p>
    <w:p w14:paraId="435732BD" w14:textId="77777777" w:rsidR="004E7388" w:rsidRDefault="004E7388">
      <w:pPr>
        <w:pStyle w:val="BodyText"/>
        <w:spacing w:before="1"/>
        <w:rPr>
          <w:i/>
          <w:sz w:val="6"/>
        </w:rPr>
      </w:pPr>
    </w:p>
    <w:p w14:paraId="0342433F" w14:textId="77777777" w:rsidR="004E7388" w:rsidRDefault="004E7388">
      <w:pPr>
        <w:pStyle w:val="BodyText"/>
        <w:rPr>
          <w:i/>
          <w:sz w:val="6"/>
        </w:rPr>
        <w:sectPr w:rsidR="004E7388">
          <w:footerReference w:type="default" r:id="rId7"/>
          <w:type w:val="continuous"/>
          <w:pgSz w:w="11910" w:h="15880"/>
          <w:pgMar w:top="980" w:right="992" w:bottom="700" w:left="992" w:header="0" w:footer="517" w:gutter="0"/>
          <w:pgNumType w:start="1"/>
          <w:cols w:space="720"/>
        </w:sectPr>
      </w:pPr>
    </w:p>
    <w:p w14:paraId="201A7F69" w14:textId="77777777" w:rsidR="004E7388" w:rsidRDefault="00000000">
      <w:pPr>
        <w:pStyle w:val="BodyText"/>
        <w:spacing w:before="42"/>
        <w:ind w:left="34"/>
      </w:pPr>
      <w:r>
        <w:t>A</w:t>
      </w:r>
      <w:r>
        <w:rPr>
          <w:spacing w:val="-17"/>
        </w:rPr>
        <w:t xml:space="preserve"> </w:t>
      </w:r>
      <w:r>
        <w:t>R</w:t>
      </w:r>
      <w:r>
        <w:rPr>
          <w:spacing w:val="-17"/>
        </w:rPr>
        <w:t xml:space="preserve"> </w:t>
      </w:r>
      <w:r>
        <w:t>T</w:t>
      </w:r>
      <w:r>
        <w:rPr>
          <w:spacing w:val="-17"/>
        </w:rPr>
        <w:t xml:space="preserve"> </w:t>
      </w:r>
      <w:r>
        <w:t>I</w:t>
      </w:r>
      <w:r>
        <w:rPr>
          <w:spacing w:val="-17"/>
        </w:rPr>
        <w:t xml:space="preserve"> </w:t>
      </w:r>
      <w:r>
        <w:t>C</w:t>
      </w:r>
      <w:r>
        <w:rPr>
          <w:spacing w:val="-17"/>
        </w:rPr>
        <w:t xml:space="preserve"> </w:t>
      </w:r>
      <w:r>
        <w:t>L</w:t>
      </w:r>
      <w:r>
        <w:rPr>
          <w:spacing w:val="-17"/>
        </w:rPr>
        <w:t xml:space="preserve"> </w:t>
      </w:r>
      <w:r>
        <w:t>E</w:t>
      </w:r>
      <w:r>
        <w:rPr>
          <w:spacing w:val="37"/>
        </w:rPr>
        <w:t xml:space="preserve"> </w:t>
      </w:r>
      <w:r>
        <w:t>I</w:t>
      </w:r>
      <w:r>
        <w:rPr>
          <w:spacing w:val="-17"/>
        </w:rPr>
        <w:t xml:space="preserve"> </w:t>
      </w:r>
      <w:r>
        <w:t>N</w:t>
      </w:r>
      <w:r>
        <w:rPr>
          <w:spacing w:val="-17"/>
        </w:rPr>
        <w:t xml:space="preserve"> </w:t>
      </w:r>
      <w:r>
        <w:t>F</w:t>
      </w:r>
      <w:r>
        <w:rPr>
          <w:spacing w:val="-17"/>
        </w:rPr>
        <w:t xml:space="preserve"> </w:t>
      </w:r>
      <w:r>
        <w:rPr>
          <w:spacing w:val="-10"/>
        </w:rPr>
        <w:t>O</w:t>
      </w:r>
    </w:p>
    <w:p w14:paraId="3396A97A" w14:textId="77777777" w:rsidR="004E7388" w:rsidRDefault="004E7388">
      <w:pPr>
        <w:pStyle w:val="BodyText"/>
        <w:spacing w:before="7"/>
        <w:rPr>
          <w:sz w:val="11"/>
        </w:rPr>
      </w:pPr>
    </w:p>
    <w:p w14:paraId="35F07EFE" w14:textId="77777777" w:rsidR="004E7388" w:rsidRDefault="00000000">
      <w:pPr>
        <w:spacing w:line="20" w:lineRule="exact"/>
        <w:ind w:left="34" w:right="-144"/>
        <w:rPr>
          <w:sz w:val="2"/>
        </w:rPr>
      </w:pPr>
      <w:r>
        <w:rPr>
          <w:noProof/>
          <w:sz w:val="2"/>
        </w:rPr>
        <mc:AlternateContent>
          <mc:Choice Requires="wpg">
            <w:drawing>
              <wp:inline distT="0" distB="0" distL="0" distR="0" wp14:anchorId="68D7F0C8" wp14:editId="3F3D118E">
                <wp:extent cx="1564640" cy="2540"/>
                <wp:effectExtent l="9525" t="0" r="0" b="698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4640" cy="2540"/>
                          <a:chOff x="0" y="0"/>
                          <a:chExt cx="1564640" cy="2540"/>
                        </a:xfrm>
                      </wpg:grpSpPr>
                      <wps:wsp>
                        <wps:cNvPr id="6" name="Graphic 6"/>
                        <wps:cNvSpPr/>
                        <wps:spPr>
                          <a:xfrm>
                            <a:off x="0" y="1263"/>
                            <a:ext cx="1564640" cy="1270"/>
                          </a:xfrm>
                          <a:custGeom>
                            <a:avLst/>
                            <a:gdLst/>
                            <a:ahLst/>
                            <a:cxnLst/>
                            <a:rect l="l" t="t" r="r" b="b"/>
                            <a:pathLst>
                              <a:path w="1564640">
                                <a:moveTo>
                                  <a:pt x="0" y="0"/>
                                </a:moveTo>
                                <a:lnTo>
                                  <a:pt x="1564195" y="0"/>
                                </a:lnTo>
                              </a:path>
                            </a:pathLst>
                          </a:custGeom>
                          <a:ln w="25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D2D446" id="Group 5" o:spid="_x0000_s1026" style="width:123.2pt;height:.2pt;mso-position-horizontal-relative:char;mso-position-vertical-relative:line" coordsize="15646,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">
                <v:shape id="Graphic 6" o:spid="_x0000_s1027" style="position:absolute;top:12;width:15646;height:13;visibility:visible;mso-wrap-style:square;v-text-anchor:top" coordsize="15646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" path="m,l1564195,e" filled="f" strokeweight=".07019mm">
                  <v:path arrowok="t"/>
                </v:shape>
                <w10:anchorlock/>
              </v:group>
            </w:pict>
          </mc:Fallback>
        </mc:AlternateContent>
      </w:r>
    </w:p>
    <w:p w14:paraId="6644AFA9" w14:textId="77777777" w:rsidR="004E7388" w:rsidRDefault="00000000">
      <w:pPr>
        <w:spacing w:before="22"/>
        <w:ind w:left="34"/>
        <w:rPr>
          <w:sz w:val="16"/>
        </w:rPr>
      </w:pPr>
      <w:r>
        <w:rPr>
          <w:i/>
          <w:spacing w:val="-2"/>
          <w:sz w:val="16"/>
        </w:rPr>
        <w:t>Keywords</w:t>
      </w:r>
      <w:r>
        <w:rPr>
          <w:spacing w:val="-2"/>
          <w:sz w:val="16"/>
        </w:rPr>
        <w:t>:</w:t>
      </w:r>
    </w:p>
    <w:p w14:paraId="7413DAFB" w14:textId="77777777" w:rsidR="004E7388" w:rsidRDefault="00000000">
      <w:pPr>
        <w:spacing w:before="5"/>
        <w:ind w:left="34"/>
        <w:rPr>
          <w:sz w:val="16"/>
        </w:rPr>
      </w:pPr>
      <w:r>
        <w:rPr>
          <w:spacing w:val="-2"/>
          <w:sz w:val="16"/>
        </w:rPr>
        <w:t>resting-state</w:t>
      </w:r>
      <w:r>
        <w:rPr>
          <w:spacing w:val="13"/>
          <w:sz w:val="16"/>
        </w:rPr>
        <w:t xml:space="preserve"> </w:t>
      </w:r>
      <w:r>
        <w:rPr>
          <w:spacing w:val="-5"/>
          <w:sz w:val="16"/>
        </w:rPr>
        <w:t>EEG</w:t>
      </w:r>
    </w:p>
    <w:p w14:paraId="38C4C14D" w14:textId="77777777" w:rsidR="004E7388" w:rsidRDefault="00000000">
      <w:pPr>
        <w:spacing w:before="5" w:line="247" w:lineRule="auto"/>
        <w:ind w:left="34"/>
        <w:rPr>
          <w:sz w:val="16"/>
        </w:rPr>
      </w:pPr>
      <w:r>
        <w:rPr>
          <w:sz w:val="16"/>
        </w:rPr>
        <w:t>transcranial</w:t>
      </w:r>
      <w:r>
        <w:rPr>
          <w:spacing w:val="-10"/>
          <w:sz w:val="16"/>
        </w:rPr>
        <w:t xml:space="preserve"> </w:t>
      </w:r>
      <w:r>
        <w:rPr>
          <w:sz w:val="16"/>
        </w:rPr>
        <w:t>direct</w:t>
      </w:r>
      <w:r>
        <w:rPr>
          <w:spacing w:val="-10"/>
          <w:sz w:val="16"/>
        </w:rPr>
        <w:t xml:space="preserve"> </w:t>
      </w:r>
      <w:r>
        <w:rPr>
          <w:sz w:val="16"/>
        </w:rPr>
        <w:t>current</w:t>
      </w:r>
      <w:r>
        <w:rPr>
          <w:spacing w:val="-10"/>
          <w:sz w:val="16"/>
        </w:rPr>
        <w:t xml:space="preserve"> </w:t>
      </w:r>
      <w:r>
        <w:rPr>
          <w:sz w:val="16"/>
        </w:rPr>
        <w:t>stimulation</w:t>
      </w:r>
      <w:r>
        <w:rPr>
          <w:spacing w:val="40"/>
          <w:sz w:val="16"/>
        </w:rPr>
        <w:t xml:space="preserve"> </w:t>
      </w:r>
      <w:r>
        <w:rPr>
          <w:sz w:val="16"/>
        </w:rPr>
        <w:t>major depressive disorder</w:t>
      </w:r>
    </w:p>
    <w:p w14:paraId="6F387306" w14:textId="77777777" w:rsidR="004E7388" w:rsidRDefault="00000000">
      <w:pPr>
        <w:spacing w:line="247" w:lineRule="auto"/>
        <w:ind w:left="34" w:right="901"/>
        <w:rPr>
          <w:sz w:val="16"/>
        </w:rPr>
      </w:pPr>
      <w:r>
        <w:rPr>
          <w:spacing w:val="-2"/>
          <w:sz w:val="16"/>
        </w:rPr>
        <w:t>biomarker</w:t>
      </w:r>
      <w:r>
        <w:rPr>
          <w:spacing w:val="-8"/>
          <w:sz w:val="16"/>
        </w:rPr>
        <w:t xml:space="preserve"> </w:t>
      </w:r>
      <w:r>
        <w:rPr>
          <w:spacing w:val="-2"/>
          <w:sz w:val="16"/>
        </w:rPr>
        <w:t>discovery</w:t>
      </w:r>
      <w:r>
        <w:rPr>
          <w:spacing w:val="40"/>
          <w:sz w:val="16"/>
        </w:rPr>
        <w:t xml:space="preserve"> </w:t>
      </w:r>
      <w:r>
        <w:rPr>
          <w:sz w:val="16"/>
        </w:rPr>
        <w:t>low montage EEG</w:t>
      </w:r>
    </w:p>
    <w:p w14:paraId="63A19507" w14:textId="77777777" w:rsidR="004E7388" w:rsidRDefault="00000000">
      <w:pPr>
        <w:pStyle w:val="BodyText"/>
        <w:spacing w:before="62"/>
        <w:ind w:left="34"/>
        <w:jc w:val="both"/>
      </w:pPr>
      <w:r>
        <w:br w:type="column"/>
      </w:r>
      <w:r>
        <w:rPr>
          <w:spacing w:val="-2"/>
        </w:rPr>
        <w:t>A</w:t>
      </w:r>
      <w:r>
        <w:rPr>
          <w:spacing w:val="-17"/>
        </w:rPr>
        <w:t xml:space="preserve"> </w:t>
      </w:r>
      <w:r>
        <w:rPr>
          <w:spacing w:val="-2"/>
        </w:rPr>
        <w:t>B</w:t>
      </w:r>
      <w:r>
        <w:rPr>
          <w:spacing w:val="-16"/>
        </w:rPr>
        <w:t xml:space="preserve"> </w:t>
      </w:r>
      <w:r>
        <w:rPr>
          <w:spacing w:val="-2"/>
        </w:rPr>
        <w:t>S</w:t>
      </w:r>
      <w:r>
        <w:rPr>
          <w:spacing w:val="-16"/>
        </w:rPr>
        <w:t xml:space="preserve"> </w:t>
      </w:r>
      <w:r>
        <w:rPr>
          <w:spacing w:val="-2"/>
        </w:rPr>
        <w:t>T</w:t>
      </w:r>
      <w:r>
        <w:rPr>
          <w:spacing w:val="-17"/>
        </w:rPr>
        <w:t xml:space="preserve"> </w:t>
      </w:r>
      <w:r>
        <w:rPr>
          <w:spacing w:val="-2"/>
        </w:rPr>
        <w:t>R</w:t>
      </w:r>
      <w:r>
        <w:rPr>
          <w:spacing w:val="-16"/>
        </w:rPr>
        <w:t xml:space="preserve"> </w:t>
      </w:r>
      <w:r>
        <w:rPr>
          <w:spacing w:val="-2"/>
        </w:rPr>
        <w:t>A</w:t>
      </w:r>
      <w:r>
        <w:rPr>
          <w:spacing w:val="-16"/>
        </w:rPr>
        <w:t xml:space="preserve"> </w:t>
      </w:r>
      <w:r>
        <w:rPr>
          <w:spacing w:val="-2"/>
        </w:rPr>
        <w:t>C</w:t>
      </w:r>
      <w:r>
        <w:rPr>
          <w:spacing w:val="-17"/>
        </w:rPr>
        <w:t xml:space="preserve"> </w:t>
      </w:r>
      <w:r>
        <w:rPr>
          <w:spacing w:val="-10"/>
        </w:rPr>
        <w:t>T</w:t>
      </w:r>
    </w:p>
    <w:p w14:paraId="48DF244E" w14:textId="77777777" w:rsidR="004E7388" w:rsidRDefault="00000000">
      <w:pPr>
        <w:pStyle w:val="BodyText"/>
        <w:spacing w:before="9"/>
        <w:rPr>
          <w:sz w:val="7"/>
        </w:rPr>
      </w:pPr>
      <w:r>
        <w:rPr>
          <w:noProof/>
          <w:sz w:val="7"/>
        </w:rPr>
        <mc:AlternateContent>
          <mc:Choice Requires="wps">
            <w:drawing>
              <wp:anchor distT="0" distB="0" distL="0" distR="0" simplePos="0" relativeHeight="487588864" behindDoc="1" locked="0" layoutInCell="1" allowOverlap="1" wp14:anchorId="24D759D1" wp14:editId="749D699C">
                <wp:simplePos x="0" y="0"/>
                <wp:positionH relativeFrom="page">
                  <wp:posOffset>2841523</wp:posOffset>
                </wp:positionH>
                <wp:positionV relativeFrom="paragraph">
                  <wp:posOffset>72533</wp:posOffset>
                </wp:positionV>
                <wp:extent cx="40671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7175" cy="1270"/>
                        </a:xfrm>
                        <a:custGeom>
                          <a:avLst/>
                          <a:gdLst/>
                          <a:ahLst/>
                          <a:cxnLst/>
                          <a:rect l="l" t="t" r="r" b="b"/>
                          <a:pathLst>
                            <a:path w="4067175">
                              <a:moveTo>
                                <a:pt x="0" y="0"/>
                              </a:moveTo>
                              <a:lnTo>
                                <a:pt x="4066882"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D93B76" id="Graphic 7" o:spid="_x0000_s1026" style="position:absolute;margin-left:223.75pt;margin-top:5.7pt;width:320.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4067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" path="m,l4066882,e" filled="f" strokeweight=".07019mm">
                <v:path arrowok="t"/>
                <w10:wrap type="topAndBottom" anchorx="page"/>
              </v:shape>
            </w:pict>
          </mc:Fallback>
        </mc:AlternateContent>
      </w:r>
    </w:p>
    <w:p w14:paraId="5F55FA12" w14:textId="77777777" w:rsidR="00A96CE8" w:rsidRDefault="00000000">
      <w:pPr>
        <w:spacing w:before="40" w:line="247" w:lineRule="auto"/>
        <w:ind w:left="34" w:right="32"/>
        <w:jc w:val="both"/>
        <w:rPr>
          <w:ins w:id="2" w:author="Cynthia Fu" w:date="2026-04-01T23:05:00Z" w16du:dateUtc="2026-04-01T22:05:00Z"/>
          <w:sz w:val="16"/>
        </w:rPr>
      </w:pPr>
      <w:r>
        <w:rPr>
          <w:sz w:val="16"/>
        </w:rPr>
        <w:t>This study evaluated a sparse low-montage resting-state EEG framework for identifying clinically</w:t>
      </w:r>
      <w:r>
        <w:rPr>
          <w:spacing w:val="40"/>
          <w:sz w:val="16"/>
        </w:rPr>
        <w:t xml:space="preserve"> </w:t>
      </w:r>
      <w:r>
        <w:rPr>
          <w:sz w:val="16"/>
        </w:rPr>
        <w:t>interpretable</w:t>
      </w:r>
      <w:r>
        <w:rPr>
          <w:spacing w:val="29"/>
          <w:sz w:val="16"/>
        </w:rPr>
        <w:t xml:space="preserve"> </w:t>
      </w:r>
      <w:r>
        <w:rPr>
          <w:sz w:val="16"/>
        </w:rPr>
        <w:t>biomarkers</w:t>
      </w:r>
      <w:r>
        <w:rPr>
          <w:spacing w:val="30"/>
          <w:sz w:val="16"/>
        </w:rPr>
        <w:t xml:space="preserve"> </w:t>
      </w:r>
      <w:del w:id="3" w:author="Cynthia Fu" w:date="2026-04-01T23:03:00Z" w16du:dateUtc="2026-04-01T22:03:00Z">
        <w:r w:rsidDel="00B631CD">
          <w:rPr>
            <w:sz w:val="16"/>
          </w:rPr>
          <w:delText>of</w:delText>
        </w:r>
        <w:r w:rsidDel="00B631CD">
          <w:rPr>
            <w:spacing w:val="29"/>
            <w:sz w:val="16"/>
          </w:rPr>
          <w:delText xml:space="preserve"> </w:delText>
        </w:r>
        <w:r w:rsidDel="00B631CD">
          <w:rPr>
            <w:sz w:val="16"/>
          </w:rPr>
          <w:delText>response</w:delText>
        </w:r>
      </w:del>
      <w:ins w:id="4" w:author="Cynthia Fu" w:date="2026-04-01T23:03:00Z" w16du:dateUtc="2026-04-01T22:03:00Z">
        <w:r w:rsidR="00B631CD">
          <w:rPr>
            <w:sz w:val="16"/>
          </w:rPr>
          <w:t>associated with remission outcomes</w:t>
        </w:r>
        <w:r w:rsidR="0068241C">
          <w:rPr>
            <w:sz w:val="16"/>
          </w:rPr>
          <w:t xml:space="preserve"> in a home-based</w:t>
        </w:r>
      </w:ins>
      <w:del w:id="5" w:author="Cynthia Fu" w:date="2026-04-01T23:03:00Z" w16du:dateUtc="2026-04-01T22:03:00Z">
        <w:r w:rsidDel="0068241C">
          <w:rPr>
            <w:spacing w:val="30"/>
            <w:sz w:val="16"/>
          </w:rPr>
          <w:delText xml:space="preserve"> </w:delText>
        </w:r>
        <w:r w:rsidDel="0068241C">
          <w:rPr>
            <w:sz w:val="16"/>
          </w:rPr>
          <w:delText>to</w:delText>
        </w:r>
      </w:del>
      <w:r>
        <w:rPr>
          <w:spacing w:val="29"/>
          <w:sz w:val="16"/>
        </w:rPr>
        <w:t xml:space="preserve"> </w:t>
      </w:r>
      <w:r>
        <w:rPr>
          <w:sz w:val="16"/>
        </w:rPr>
        <w:t>transcranial</w:t>
      </w:r>
      <w:r>
        <w:rPr>
          <w:spacing w:val="30"/>
          <w:sz w:val="16"/>
        </w:rPr>
        <w:t xml:space="preserve"> </w:t>
      </w:r>
      <w:r>
        <w:rPr>
          <w:sz w:val="16"/>
        </w:rPr>
        <w:t>direct</w:t>
      </w:r>
      <w:r>
        <w:rPr>
          <w:spacing w:val="29"/>
          <w:sz w:val="16"/>
        </w:rPr>
        <w:t xml:space="preserve"> </w:t>
      </w:r>
      <w:r>
        <w:rPr>
          <w:sz w:val="16"/>
        </w:rPr>
        <w:t>current</w:t>
      </w:r>
      <w:r>
        <w:rPr>
          <w:spacing w:val="29"/>
          <w:sz w:val="16"/>
        </w:rPr>
        <w:t xml:space="preserve"> </w:t>
      </w:r>
      <w:r>
        <w:rPr>
          <w:sz w:val="16"/>
        </w:rPr>
        <w:t>stimulation</w:t>
      </w:r>
      <w:r>
        <w:rPr>
          <w:spacing w:val="30"/>
          <w:sz w:val="16"/>
        </w:rPr>
        <w:t xml:space="preserve"> </w:t>
      </w:r>
      <w:r>
        <w:rPr>
          <w:sz w:val="16"/>
        </w:rPr>
        <w:t>(tDCS)</w:t>
      </w:r>
      <w:ins w:id="6" w:author="Cynthia Fu" w:date="2026-04-01T23:03:00Z" w16du:dateUtc="2026-04-01T22:03:00Z">
        <w:r w:rsidR="0068241C">
          <w:rPr>
            <w:sz w:val="16"/>
          </w:rPr>
          <w:t xml:space="preserve"> randomised </w:t>
        </w:r>
      </w:ins>
      <w:ins w:id="7" w:author="Cynthia Fu" w:date="2026-04-01T23:04:00Z" w16du:dateUtc="2026-04-01T22:04:00Z">
        <w:r w:rsidR="0068241C">
          <w:rPr>
            <w:sz w:val="16"/>
          </w:rPr>
          <w:t>sham-c</w:t>
        </w:r>
      </w:ins>
      <w:ins w:id="8" w:author="Cynthia Fu" w:date="2026-04-01T23:03:00Z" w16du:dateUtc="2026-04-01T22:03:00Z">
        <w:r w:rsidR="0068241C">
          <w:rPr>
            <w:sz w:val="16"/>
          </w:rPr>
          <w:t>o</w:t>
        </w:r>
      </w:ins>
      <w:ins w:id="9" w:author="Cynthia Fu" w:date="2026-04-01T23:04:00Z" w16du:dateUtc="2026-04-01T22:04:00Z">
        <w:r w:rsidR="0068241C">
          <w:rPr>
            <w:sz w:val="16"/>
          </w:rPr>
          <w:t>nt</w:t>
        </w:r>
      </w:ins>
      <w:ins w:id="10" w:author="Cynthia Fu" w:date="2026-04-01T23:03:00Z" w16du:dateUtc="2026-04-01T22:03:00Z">
        <w:r w:rsidR="0068241C">
          <w:rPr>
            <w:sz w:val="16"/>
          </w:rPr>
          <w:t>rolled trial</w:t>
        </w:r>
      </w:ins>
      <w:r>
        <w:rPr>
          <w:spacing w:val="29"/>
          <w:sz w:val="16"/>
        </w:rPr>
        <w:t xml:space="preserve"> </w:t>
      </w:r>
      <w:r>
        <w:rPr>
          <w:sz w:val="16"/>
        </w:rPr>
        <w:t>in</w:t>
      </w:r>
      <w:r>
        <w:rPr>
          <w:spacing w:val="29"/>
          <w:sz w:val="16"/>
        </w:rPr>
        <w:t xml:space="preserve"> </w:t>
      </w:r>
      <w:r>
        <w:rPr>
          <w:sz w:val="16"/>
        </w:rPr>
        <w:t>adults</w:t>
      </w:r>
      <w:r>
        <w:rPr>
          <w:spacing w:val="40"/>
          <w:sz w:val="16"/>
        </w:rPr>
        <w:t xml:space="preserve"> </w:t>
      </w:r>
      <w:r>
        <w:rPr>
          <w:sz w:val="16"/>
        </w:rPr>
        <w:t>with major depressive disorder</w:t>
      </w:r>
      <w:del w:id="11" w:author="Cynthia Fu" w:date="2026-04-01T23:04:00Z" w16du:dateUtc="2026-04-01T22:04:00Z">
        <w:r w:rsidDel="0068241C">
          <w:rPr>
            <w:sz w:val="16"/>
          </w:rPr>
          <w:delText xml:space="preserve"> from a fully remote home-based trial, under strict patient-level</w:delText>
        </w:r>
        <w:r w:rsidDel="0068241C">
          <w:rPr>
            <w:spacing w:val="40"/>
            <w:sz w:val="16"/>
          </w:rPr>
          <w:delText xml:space="preserve"> </w:delText>
        </w:r>
        <w:r w:rsidDel="0068241C">
          <w:rPr>
            <w:sz w:val="16"/>
          </w:rPr>
          <w:delText>validation</w:delText>
        </w:r>
      </w:del>
      <w:r>
        <w:rPr>
          <w:sz w:val="16"/>
        </w:rPr>
        <w:t xml:space="preserve">. </w:t>
      </w:r>
    </w:p>
    <w:p w14:paraId="33809A5B" w14:textId="58CB0DD7" w:rsidR="004E7388" w:rsidRDefault="00A96CE8">
      <w:pPr>
        <w:spacing w:before="40" w:line="247" w:lineRule="auto"/>
        <w:ind w:left="34" w:right="32"/>
        <w:jc w:val="both"/>
        <w:rPr>
          <w:sz w:val="16"/>
        </w:rPr>
      </w:pPr>
      <w:ins w:id="12" w:author="Cynthia Fu" w:date="2026-04-01T23:05:00Z" w16du:dateUtc="2026-04-01T22:05:00Z">
        <w:r>
          <w:rPr>
            <w:sz w:val="16"/>
          </w:rPr>
          <w:t xml:space="preserve">      </w:t>
        </w:r>
      </w:ins>
      <w:r>
        <w:rPr>
          <w:sz w:val="16"/>
        </w:rPr>
        <w:t xml:space="preserve">Using 4-channel eyes-closed EEG, we </w:t>
      </w:r>
      <w:del w:id="13" w:author="Cynthia Fu" w:date="2026-04-01T23:04:00Z" w16du:dateUtc="2026-04-01T22:04:00Z">
        <w:r w:rsidDel="0068241C">
          <w:rPr>
            <w:sz w:val="16"/>
          </w:rPr>
          <w:delText xml:space="preserve">ran </w:delText>
        </w:r>
      </w:del>
      <w:ins w:id="14" w:author="Cynthia Fu" w:date="2026-04-01T23:04:00Z" w16du:dateUtc="2026-04-01T22:04:00Z">
        <w:r w:rsidR="0068241C">
          <w:rPr>
            <w:sz w:val="16"/>
          </w:rPr>
          <w:t xml:space="preserve">conducted </w:t>
        </w:r>
      </w:ins>
      <w:r>
        <w:rPr>
          <w:sz w:val="16"/>
        </w:rPr>
        <w:t>a controlled sweep of 150 successful runs</w:t>
      </w:r>
      <w:del w:id="15" w:author="Cynthia Fu" w:date="2026-04-01T23:04:00Z" w16du:dateUtc="2026-04-01T22:04:00Z">
        <w:r w:rsidDel="0068241C">
          <w:rPr>
            <w:spacing w:val="40"/>
            <w:sz w:val="16"/>
          </w:rPr>
          <w:delText xml:space="preserve"> </w:delText>
        </w:r>
      </w:del>
      <w:r>
        <w:rPr>
          <w:sz w:val="16"/>
        </w:rPr>
        <w:t>across</w:t>
      </w:r>
      <w:r>
        <w:rPr>
          <w:spacing w:val="-5"/>
          <w:sz w:val="16"/>
        </w:rPr>
        <w:t xml:space="preserve"> </w:t>
      </w:r>
      <w:r>
        <w:rPr>
          <w:sz w:val="16"/>
        </w:rPr>
        <w:t>two</w:t>
      </w:r>
      <w:r>
        <w:rPr>
          <w:spacing w:val="-4"/>
          <w:sz w:val="16"/>
        </w:rPr>
        <w:t xml:space="preserve"> </w:t>
      </w:r>
      <w:r>
        <w:rPr>
          <w:sz w:val="16"/>
        </w:rPr>
        <w:t>model</w:t>
      </w:r>
      <w:r>
        <w:rPr>
          <w:spacing w:val="-5"/>
          <w:sz w:val="16"/>
        </w:rPr>
        <w:t xml:space="preserve"> </w:t>
      </w:r>
      <w:r>
        <w:rPr>
          <w:sz w:val="16"/>
        </w:rPr>
        <w:t>families,</w:t>
      </w:r>
      <w:r>
        <w:rPr>
          <w:spacing w:val="-4"/>
          <w:sz w:val="16"/>
        </w:rPr>
        <w:t xml:space="preserve"> </w:t>
      </w:r>
      <w:r>
        <w:rPr>
          <w:sz w:val="16"/>
        </w:rPr>
        <w:t>an</w:t>
      </w:r>
      <w:r>
        <w:rPr>
          <w:spacing w:val="-5"/>
          <w:sz w:val="16"/>
        </w:rPr>
        <w:t xml:space="preserve"> </w:t>
      </w:r>
      <w:r>
        <w:rPr>
          <w:sz w:val="16"/>
        </w:rPr>
        <w:t>advanced</w:t>
      </w:r>
      <w:r>
        <w:rPr>
          <w:spacing w:val="-4"/>
          <w:sz w:val="16"/>
        </w:rPr>
        <w:t xml:space="preserve"> </w:t>
      </w:r>
      <w:r>
        <w:rPr>
          <w:sz w:val="16"/>
        </w:rPr>
        <w:t>hybrid</w:t>
      </w:r>
      <w:r>
        <w:rPr>
          <w:spacing w:val="-5"/>
          <w:sz w:val="16"/>
        </w:rPr>
        <w:t xml:space="preserve"> </w:t>
      </w:r>
      <w:r>
        <w:rPr>
          <w:sz w:val="16"/>
        </w:rPr>
        <w:t>1D</w:t>
      </w:r>
      <w:r>
        <w:rPr>
          <w:spacing w:val="-4"/>
          <w:sz w:val="16"/>
        </w:rPr>
        <w:t xml:space="preserve"> </w:t>
      </w:r>
      <w:r>
        <w:rPr>
          <w:sz w:val="16"/>
        </w:rPr>
        <w:t>CNN-LSTM</w:t>
      </w:r>
      <w:r>
        <w:rPr>
          <w:spacing w:val="-5"/>
          <w:sz w:val="16"/>
        </w:rPr>
        <w:t xml:space="preserve"> </w:t>
      </w:r>
      <w:r>
        <w:rPr>
          <w:sz w:val="16"/>
        </w:rPr>
        <w:t>and</w:t>
      </w:r>
      <w:r>
        <w:rPr>
          <w:spacing w:val="-4"/>
          <w:sz w:val="16"/>
        </w:rPr>
        <w:t xml:space="preserve"> </w:t>
      </w:r>
      <w:r>
        <w:rPr>
          <w:sz w:val="16"/>
        </w:rPr>
        <w:t>a</w:t>
      </w:r>
      <w:r>
        <w:rPr>
          <w:spacing w:val="-5"/>
          <w:sz w:val="16"/>
        </w:rPr>
        <w:t xml:space="preserve"> </w:t>
      </w:r>
      <w:r>
        <w:rPr>
          <w:sz w:val="16"/>
        </w:rPr>
        <w:t>linear</w:t>
      </w:r>
      <w:r>
        <w:rPr>
          <w:spacing w:val="-5"/>
          <w:sz w:val="16"/>
        </w:rPr>
        <w:t xml:space="preserve"> </w:t>
      </w:r>
      <w:r>
        <w:rPr>
          <w:sz w:val="16"/>
        </w:rPr>
        <w:t>support</w:t>
      </w:r>
      <w:r>
        <w:rPr>
          <w:spacing w:val="-4"/>
          <w:sz w:val="16"/>
        </w:rPr>
        <w:t xml:space="preserve"> </w:t>
      </w:r>
      <w:r>
        <w:rPr>
          <w:sz w:val="16"/>
        </w:rPr>
        <w:t>vector</w:t>
      </w:r>
      <w:r>
        <w:rPr>
          <w:spacing w:val="-5"/>
          <w:sz w:val="16"/>
        </w:rPr>
        <w:t xml:space="preserve"> </w:t>
      </w:r>
      <w:r>
        <w:rPr>
          <w:sz w:val="16"/>
        </w:rPr>
        <w:t>machine</w:t>
      </w:r>
      <w:r>
        <w:rPr>
          <w:spacing w:val="40"/>
          <w:sz w:val="16"/>
        </w:rPr>
        <w:t xml:space="preserve"> </w:t>
      </w:r>
      <w:r>
        <w:rPr>
          <w:sz w:val="16"/>
        </w:rPr>
        <w:t>(SVM), varying window size (2–10 s) and per-fold feature budget (</w:t>
      </w:r>
      <w:r>
        <w:rPr>
          <w:rFonts w:ascii="BIZ UDGothic" w:hAnsi="BIZ UDGothic"/>
          <w:sz w:val="13"/>
        </w:rPr>
        <w:t>inner-k</w:t>
      </w:r>
      <w:r>
        <w:rPr>
          <w:rFonts w:ascii="BIZ UDGothic" w:hAnsi="BIZ UDGothic"/>
          <w:spacing w:val="-11"/>
          <w:sz w:val="13"/>
        </w:rPr>
        <w:t xml:space="preserve"> </w:t>
      </w:r>
      <w:r>
        <w:rPr>
          <w:sz w:val="16"/>
        </w:rPr>
        <w:t xml:space="preserve">1–70) </w:t>
      </w:r>
      <w:del w:id="16" w:author="Cynthia Fu" w:date="2026-04-01T23:05:00Z" w16du:dateUtc="2026-04-01T22:05:00Z">
        <w:r w:rsidDel="0068241C">
          <w:rPr>
            <w:sz w:val="16"/>
          </w:rPr>
          <w:delText>while applying</w:delText>
        </w:r>
      </w:del>
      <w:ins w:id="17" w:author="Cynthia Fu" w:date="2026-04-01T23:05:00Z" w16du:dateUtc="2026-04-01T22:05:00Z">
        <w:r w:rsidR="0068241C">
          <w:rPr>
            <w:sz w:val="16"/>
          </w:rPr>
          <w:t>with</w:t>
        </w:r>
      </w:ins>
      <w:r>
        <w:rPr>
          <w:spacing w:val="40"/>
          <w:sz w:val="16"/>
        </w:rPr>
        <w:t xml:space="preserve"> </w:t>
      </w:r>
      <w:r>
        <w:rPr>
          <w:sz w:val="16"/>
        </w:rPr>
        <w:t>leave-one-participant-out group equalization and SMOTE during training.</w:t>
      </w:r>
    </w:p>
    <w:p w14:paraId="26268024" w14:textId="3ECE27A8" w:rsidR="004E7388" w:rsidRDefault="00000000" w:rsidP="00E50DBA">
      <w:pPr>
        <w:spacing w:line="247" w:lineRule="auto"/>
        <w:ind w:left="34" w:right="32" w:firstLine="239"/>
        <w:jc w:val="both"/>
        <w:rPr>
          <w:sz w:val="16"/>
        </w:rPr>
      </w:pPr>
      <w:r>
        <w:rPr>
          <w:sz w:val="16"/>
        </w:rPr>
        <w:t xml:space="preserve">The strongest configuration </w:t>
      </w:r>
      <w:ins w:id="18" w:author="Cynthia Fu" w:date="2026-04-01T23:05:00Z" w16du:dateUtc="2026-04-01T22:05:00Z">
        <w:r w:rsidR="00A96CE8">
          <w:rPr>
            <w:sz w:val="16"/>
          </w:rPr>
          <w:t>(</w:t>
        </w:r>
      </w:ins>
      <w:del w:id="19" w:author="Cynthia Fu" w:date="2026-04-01T23:05:00Z" w16du:dateUtc="2026-04-01T22:05:00Z">
        <w:r w:rsidDel="00A96CE8">
          <w:rPr>
            <w:sz w:val="16"/>
          </w:rPr>
          <w:delText xml:space="preserve">was the </w:delText>
        </w:r>
      </w:del>
      <w:r>
        <w:rPr>
          <w:sz w:val="16"/>
        </w:rPr>
        <w:t>hybrid model</w:t>
      </w:r>
      <w:ins w:id="20" w:author="Cynthia Fu" w:date="2026-04-01T23:05:00Z" w16du:dateUtc="2026-04-01T22:05:00Z">
        <w:r w:rsidR="00A96CE8">
          <w:rPr>
            <w:sz w:val="16"/>
          </w:rPr>
          <w:t>,</w:t>
        </w:r>
      </w:ins>
      <w:del w:id="21" w:author="Cynthia Fu" w:date="2026-04-01T23:05:00Z" w16du:dateUtc="2026-04-01T22:05:00Z">
        <w:r w:rsidDel="00A96CE8">
          <w:rPr>
            <w:sz w:val="16"/>
          </w:rPr>
          <w:delText xml:space="preserve"> with</w:delText>
        </w:r>
      </w:del>
      <w:r>
        <w:rPr>
          <w:sz w:val="16"/>
        </w:rPr>
        <w:t xml:space="preserve"> 6 s windows</w:t>
      </w:r>
      <w:ins w:id="22" w:author="Cynthia Fu" w:date="2026-04-01T23:06:00Z" w16du:dateUtc="2026-04-01T22:06:00Z">
        <w:r w:rsidR="00A96CE8">
          <w:rPr>
            <w:sz w:val="16"/>
          </w:rPr>
          <w:t>,</w:t>
        </w:r>
        <w:r w:rsidR="00A80772">
          <w:rPr>
            <w:sz w:val="16"/>
          </w:rPr>
          <w:t xml:space="preserve"> inner-k=1)</w:t>
        </w:r>
      </w:ins>
      <w:del w:id="23" w:author="Cynthia Fu" w:date="2026-04-01T23:05:00Z" w16du:dateUtc="2026-04-01T22:05:00Z">
        <w:r w:rsidDel="00A96CE8">
          <w:rPr>
            <w:sz w:val="16"/>
          </w:rPr>
          <w:delText xml:space="preserve"> and </w:delText>
        </w:r>
      </w:del>
      <w:del w:id="24" w:author="Cynthia Fu" w:date="2026-04-01T23:06:00Z" w16du:dateUtc="2026-04-01T22:06:00Z">
        <w:r w:rsidRPr="00A96CE8" w:rsidDel="00A80772">
          <w:rPr>
            <w:rFonts w:ascii="BIZ UDGothic"/>
            <w:sz w:val="15"/>
            <w:szCs w:val="24"/>
            <w:rPrChange w:id="25" w:author="Cynthia Fu" w:date="2026-04-01T23:06:00Z" w16du:dateUtc="2026-04-01T22:06:00Z">
              <w:rPr>
                <w:rFonts w:ascii="BIZ UDGothic"/>
                <w:sz w:val="13"/>
              </w:rPr>
            </w:rPrChange>
          </w:rPr>
          <w:delText>inner-k=1</w:delText>
        </w:r>
        <w:r w:rsidDel="00A80772">
          <w:rPr>
            <w:sz w:val="16"/>
          </w:rPr>
          <w:delText>. It reached</w:delText>
        </w:r>
      </w:del>
      <w:ins w:id="26" w:author="Cynthia Fu" w:date="2026-04-01T23:06:00Z" w16du:dateUtc="2026-04-01T22:06:00Z">
        <w:r w:rsidR="00A80772">
          <w:rPr>
            <w:sz w:val="16"/>
          </w:rPr>
          <w:t>achieved</w:t>
        </w:r>
      </w:ins>
      <w:r>
        <w:rPr>
          <w:spacing w:val="40"/>
          <w:sz w:val="16"/>
        </w:rPr>
        <w:t xml:space="preserve"> </w:t>
      </w:r>
      <w:r>
        <w:rPr>
          <w:sz w:val="16"/>
        </w:rPr>
        <w:t>patient-level</w:t>
      </w:r>
      <w:r>
        <w:rPr>
          <w:spacing w:val="-8"/>
          <w:sz w:val="16"/>
        </w:rPr>
        <w:t xml:space="preserve"> </w:t>
      </w:r>
      <w:r>
        <w:rPr>
          <w:sz w:val="16"/>
        </w:rPr>
        <w:t>ROC-AUC</w:t>
      </w:r>
      <w:r>
        <w:rPr>
          <w:spacing w:val="-7"/>
          <w:sz w:val="16"/>
        </w:rPr>
        <w:t xml:space="preserve"> </w:t>
      </w:r>
      <w:r>
        <w:rPr>
          <w:sz w:val="16"/>
        </w:rPr>
        <w:t>0.816,</w:t>
      </w:r>
      <w:r>
        <w:rPr>
          <w:spacing w:val="-7"/>
          <w:sz w:val="16"/>
        </w:rPr>
        <w:t xml:space="preserve"> </w:t>
      </w:r>
      <w:r>
        <w:rPr>
          <w:sz w:val="16"/>
        </w:rPr>
        <w:t>PR-AUC</w:t>
      </w:r>
      <w:r>
        <w:rPr>
          <w:spacing w:val="-7"/>
          <w:sz w:val="16"/>
        </w:rPr>
        <w:t xml:space="preserve"> </w:t>
      </w:r>
      <w:r>
        <w:rPr>
          <w:sz w:val="16"/>
        </w:rPr>
        <w:t>0.579,</w:t>
      </w:r>
      <w:r>
        <w:rPr>
          <w:spacing w:val="-8"/>
          <w:sz w:val="16"/>
        </w:rPr>
        <w:t xml:space="preserve"> </w:t>
      </w:r>
      <w:r>
        <w:rPr>
          <w:sz w:val="16"/>
        </w:rPr>
        <w:t>balanced</w:t>
      </w:r>
      <w:r>
        <w:rPr>
          <w:spacing w:val="-7"/>
          <w:sz w:val="16"/>
        </w:rPr>
        <w:t xml:space="preserve"> </w:t>
      </w:r>
      <w:r>
        <w:rPr>
          <w:sz w:val="16"/>
        </w:rPr>
        <w:t>accuracy</w:t>
      </w:r>
      <w:r>
        <w:rPr>
          <w:spacing w:val="-7"/>
          <w:sz w:val="16"/>
        </w:rPr>
        <w:t xml:space="preserve"> </w:t>
      </w:r>
      <w:r>
        <w:rPr>
          <w:sz w:val="16"/>
        </w:rPr>
        <w:t>0.786,</w:t>
      </w:r>
      <w:r>
        <w:rPr>
          <w:spacing w:val="-7"/>
          <w:sz w:val="16"/>
        </w:rPr>
        <w:t xml:space="preserve"> </w:t>
      </w:r>
      <w:r>
        <w:rPr>
          <w:sz w:val="16"/>
        </w:rPr>
        <w:t>accuracy</w:t>
      </w:r>
      <w:r>
        <w:rPr>
          <w:spacing w:val="-7"/>
          <w:sz w:val="16"/>
        </w:rPr>
        <w:t xml:space="preserve"> </w:t>
      </w:r>
      <w:r>
        <w:rPr>
          <w:sz w:val="16"/>
        </w:rPr>
        <w:t>0.810,</w:t>
      </w:r>
      <w:r>
        <w:rPr>
          <w:spacing w:val="-8"/>
          <w:sz w:val="16"/>
        </w:rPr>
        <w:t xml:space="preserve"> </w:t>
      </w:r>
      <w:r>
        <w:rPr>
          <w:sz w:val="16"/>
        </w:rPr>
        <w:t>and</w:t>
      </w:r>
      <w:r>
        <w:rPr>
          <w:spacing w:val="-7"/>
          <w:sz w:val="16"/>
        </w:rPr>
        <w:t xml:space="preserve"> </w:t>
      </w:r>
      <w:r>
        <w:rPr>
          <w:spacing w:val="-5"/>
          <w:sz w:val="16"/>
        </w:rPr>
        <w:t>MCC</w:t>
      </w:r>
      <w:ins w:id="27" w:author="Cynthia Fu" w:date="2026-04-01T23:06:00Z" w16du:dateUtc="2026-04-01T22:06:00Z">
        <w:r w:rsidR="00A80772">
          <w:rPr>
            <w:spacing w:val="-2"/>
            <w:sz w:val="16"/>
          </w:rPr>
          <w:t xml:space="preserve"> </w:t>
        </w:r>
      </w:ins>
      <w:r>
        <w:rPr>
          <w:spacing w:val="-2"/>
          <w:sz w:val="16"/>
        </w:rPr>
        <w:t>0.571</w:t>
      </w:r>
      <w:r>
        <w:rPr>
          <w:spacing w:val="1"/>
          <w:sz w:val="16"/>
        </w:rPr>
        <w:t xml:space="preserve"> </w:t>
      </w:r>
      <w:r>
        <w:rPr>
          <w:spacing w:val="-2"/>
          <w:sz w:val="16"/>
        </w:rPr>
        <w:t>over</w:t>
      </w:r>
      <w:r>
        <w:rPr>
          <w:spacing w:val="1"/>
          <w:sz w:val="16"/>
        </w:rPr>
        <w:t xml:space="preserve"> </w:t>
      </w:r>
      <w:r>
        <w:rPr>
          <w:spacing w:val="-2"/>
          <w:sz w:val="16"/>
        </w:rPr>
        <w:t>21</w:t>
      </w:r>
      <w:r>
        <w:rPr>
          <w:spacing w:val="1"/>
          <w:sz w:val="16"/>
        </w:rPr>
        <w:t xml:space="preserve"> </w:t>
      </w:r>
      <w:r>
        <w:rPr>
          <w:spacing w:val="-2"/>
          <w:sz w:val="16"/>
        </w:rPr>
        <w:t>held-out</w:t>
      </w:r>
      <w:r>
        <w:rPr>
          <w:spacing w:val="1"/>
          <w:sz w:val="16"/>
        </w:rPr>
        <w:t xml:space="preserve"> </w:t>
      </w:r>
      <w:r>
        <w:rPr>
          <w:spacing w:val="-2"/>
          <w:sz w:val="16"/>
        </w:rPr>
        <w:t>participants.</w:t>
      </w:r>
      <w:r>
        <w:rPr>
          <w:spacing w:val="1"/>
          <w:sz w:val="16"/>
        </w:rPr>
        <w:t xml:space="preserve"> </w:t>
      </w:r>
      <w:r>
        <w:rPr>
          <w:spacing w:val="-2"/>
          <w:sz w:val="16"/>
        </w:rPr>
        <w:t>The</w:t>
      </w:r>
      <w:r>
        <w:rPr>
          <w:spacing w:val="2"/>
          <w:sz w:val="16"/>
        </w:rPr>
        <w:t xml:space="preserve"> </w:t>
      </w:r>
      <w:r>
        <w:rPr>
          <w:spacing w:val="-2"/>
          <w:sz w:val="16"/>
        </w:rPr>
        <w:t>best</w:t>
      </w:r>
      <w:r>
        <w:rPr>
          <w:spacing w:val="1"/>
          <w:sz w:val="16"/>
        </w:rPr>
        <w:t xml:space="preserve"> </w:t>
      </w:r>
      <w:r>
        <w:rPr>
          <w:spacing w:val="-2"/>
          <w:sz w:val="16"/>
        </w:rPr>
        <w:t>SVM</w:t>
      </w:r>
      <w:r>
        <w:rPr>
          <w:spacing w:val="1"/>
          <w:sz w:val="16"/>
        </w:rPr>
        <w:t xml:space="preserve"> </w:t>
      </w:r>
      <w:r>
        <w:rPr>
          <w:spacing w:val="-2"/>
          <w:sz w:val="16"/>
        </w:rPr>
        <w:t>configuration</w:t>
      </w:r>
      <w:r>
        <w:rPr>
          <w:spacing w:val="1"/>
          <w:sz w:val="16"/>
        </w:rPr>
        <w:t xml:space="preserve"> </w:t>
      </w:r>
      <w:r>
        <w:rPr>
          <w:spacing w:val="-2"/>
          <w:sz w:val="16"/>
        </w:rPr>
        <w:t>(8</w:t>
      </w:r>
      <w:r>
        <w:rPr>
          <w:spacing w:val="1"/>
          <w:sz w:val="16"/>
        </w:rPr>
        <w:t xml:space="preserve"> </w:t>
      </w:r>
      <w:r>
        <w:rPr>
          <w:spacing w:val="-2"/>
          <w:sz w:val="16"/>
        </w:rPr>
        <w:t>s,</w:t>
      </w:r>
      <w:r>
        <w:rPr>
          <w:spacing w:val="2"/>
          <w:sz w:val="16"/>
        </w:rPr>
        <w:t xml:space="preserve"> </w:t>
      </w:r>
      <w:r>
        <w:rPr>
          <w:rFonts w:ascii="BIZ UDGothic"/>
          <w:spacing w:val="-2"/>
          <w:sz w:val="13"/>
        </w:rPr>
        <w:t>inner-k=30</w:t>
      </w:r>
      <w:r>
        <w:rPr>
          <w:spacing w:val="-2"/>
          <w:sz w:val="16"/>
        </w:rPr>
        <w:t>)</w:t>
      </w:r>
      <w:r>
        <w:rPr>
          <w:spacing w:val="1"/>
          <w:sz w:val="16"/>
        </w:rPr>
        <w:t xml:space="preserve"> </w:t>
      </w:r>
      <w:r>
        <w:rPr>
          <w:spacing w:val="-2"/>
          <w:sz w:val="16"/>
        </w:rPr>
        <w:t>reached</w:t>
      </w:r>
      <w:r>
        <w:rPr>
          <w:spacing w:val="1"/>
          <w:sz w:val="16"/>
        </w:rPr>
        <w:t xml:space="preserve"> </w:t>
      </w:r>
      <w:r>
        <w:rPr>
          <w:spacing w:val="-2"/>
          <w:sz w:val="16"/>
        </w:rPr>
        <w:t>ROC-</w:t>
      </w:r>
      <w:r>
        <w:rPr>
          <w:spacing w:val="-5"/>
          <w:sz w:val="16"/>
        </w:rPr>
        <w:t>AUC</w:t>
      </w:r>
      <w:r w:rsidR="00E50DBA">
        <w:rPr>
          <w:spacing w:val="-5"/>
          <w:sz w:val="16"/>
        </w:rPr>
        <w:t xml:space="preserve"> </w:t>
      </w:r>
      <w:r>
        <w:rPr>
          <w:sz w:val="16"/>
        </w:rPr>
        <w:t xml:space="preserve">0.510 and MCC 0.277. </w:t>
      </w:r>
      <w:ins w:id="28" w:author="Cynthia Fu" w:date="2026-04-01T23:07:00Z" w16du:dateUtc="2026-04-01T22:07:00Z">
        <w:r w:rsidR="00E50DBA">
          <w:rPr>
            <w:sz w:val="16"/>
          </w:rPr>
          <w:t>Notably, this performance was obta</w:t>
        </w:r>
      </w:ins>
      <w:ins w:id="29" w:author="Cynthia Fu" w:date="2026-04-01T23:08:00Z" w16du:dateUtc="2026-04-01T22:08:00Z">
        <w:r w:rsidR="00E50DBA">
          <w:rPr>
            <w:sz w:val="16"/>
          </w:rPr>
          <w:t xml:space="preserve">ined with sparsity, </w:t>
        </w:r>
      </w:ins>
      <w:del w:id="30" w:author="Cynthia Fu" w:date="2026-04-01T23:08:00Z" w16du:dateUtc="2026-04-01T22:08:00Z">
        <w:r w:rsidDel="00E50DBA">
          <w:rPr>
            <w:sz w:val="16"/>
          </w:rPr>
          <w:delText>The hybrid winner</w:delText>
        </w:r>
      </w:del>
      <w:r>
        <w:rPr>
          <w:sz w:val="16"/>
        </w:rPr>
        <w:t xml:space="preserve"> select</w:t>
      </w:r>
      <w:ins w:id="31" w:author="Cynthia Fu" w:date="2026-04-01T23:08:00Z" w16du:dateUtc="2026-04-01T22:08:00Z">
        <w:r w:rsidR="00E50DBA">
          <w:rPr>
            <w:sz w:val="16"/>
          </w:rPr>
          <w:t>ing</w:t>
        </w:r>
      </w:ins>
      <w:del w:id="32" w:author="Cynthia Fu" w:date="2026-04-01T23:08:00Z" w16du:dateUtc="2026-04-01T22:08:00Z">
        <w:r w:rsidDel="00E50DBA">
          <w:rPr>
            <w:sz w:val="16"/>
          </w:rPr>
          <w:delText>ed</w:delText>
        </w:r>
      </w:del>
      <w:r>
        <w:rPr>
          <w:sz w:val="16"/>
        </w:rPr>
        <w:t xml:space="preserve"> 1 feature per fold and </w:t>
      </w:r>
      <w:ins w:id="33" w:author="Cynthia Fu" w:date="2026-04-01T23:08:00Z" w16du:dateUtc="2026-04-01T22:08:00Z">
        <w:r w:rsidR="00E50DBA">
          <w:rPr>
            <w:sz w:val="16"/>
          </w:rPr>
          <w:t xml:space="preserve">yielding </w:t>
        </w:r>
      </w:ins>
      <w:r>
        <w:rPr>
          <w:sz w:val="16"/>
        </w:rPr>
        <w:t>only 7 unique recurrent</w:t>
      </w:r>
      <w:r>
        <w:rPr>
          <w:spacing w:val="40"/>
          <w:sz w:val="16"/>
        </w:rPr>
        <w:t xml:space="preserve"> </w:t>
      </w:r>
      <w:r>
        <w:rPr>
          <w:sz w:val="16"/>
        </w:rPr>
        <w:t>features</w:t>
      </w:r>
      <w:r>
        <w:rPr>
          <w:spacing w:val="-3"/>
          <w:sz w:val="16"/>
        </w:rPr>
        <w:t xml:space="preserve"> </w:t>
      </w:r>
      <w:r>
        <w:rPr>
          <w:sz w:val="16"/>
        </w:rPr>
        <w:t>overall,</w:t>
      </w:r>
      <w:r>
        <w:rPr>
          <w:spacing w:val="-3"/>
          <w:sz w:val="16"/>
        </w:rPr>
        <w:t xml:space="preserve"> </w:t>
      </w:r>
      <w:r>
        <w:rPr>
          <w:sz w:val="16"/>
        </w:rPr>
        <w:t>with</w:t>
      </w:r>
      <w:r>
        <w:rPr>
          <w:spacing w:val="-3"/>
          <w:sz w:val="16"/>
        </w:rPr>
        <w:t xml:space="preserve"> </w:t>
      </w:r>
      <w:r>
        <w:rPr>
          <w:sz w:val="16"/>
        </w:rPr>
        <w:t>a</w:t>
      </w:r>
      <w:r>
        <w:rPr>
          <w:spacing w:val="-3"/>
          <w:sz w:val="16"/>
        </w:rPr>
        <w:t xml:space="preserve"> </w:t>
      </w:r>
      <w:r>
        <w:rPr>
          <w:sz w:val="16"/>
        </w:rPr>
        <w:t>permutation-tested</w:t>
      </w:r>
      <w:r>
        <w:rPr>
          <w:spacing w:val="-3"/>
          <w:sz w:val="16"/>
        </w:rPr>
        <w:t xml:space="preserve"> </w:t>
      </w:r>
      <w:r>
        <w:rPr>
          <w:sz w:val="16"/>
        </w:rPr>
        <w:t>ROC-AUC</w:t>
      </w:r>
      <w:r>
        <w:rPr>
          <w:spacing w:val="-3"/>
          <w:sz w:val="16"/>
        </w:rPr>
        <w:t xml:space="preserve"> </w:t>
      </w:r>
      <w:r>
        <w:rPr>
          <w:sz w:val="16"/>
        </w:rPr>
        <w:t>advantage</w:t>
      </w:r>
      <w:r>
        <w:rPr>
          <w:spacing w:val="-3"/>
          <w:sz w:val="16"/>
        </w:rPr>
        <w:t xml:space="preserve"> </w:t>
      </w:r>
      <w:r>
        <w:rPr>
          <w:sz w:val="16"/>
        </w:rPr>
        <w:t>over</w:t>
      </w:r>
      <w:r>
        <w:rPr>
          <w:spacing w:val="-3"/>
          <w:sz w:val="16"/>
        </w:rPr>
        <w:t xml:space="preserve"> </w:t>
      </w:r>
      <w:r>
        <w:rPr>
          <w:sz w:val="16"/>
        </w:rPr>
        <w:t>chance</w:t>
      </w:r>
      <w:r>
        <w:rPr>
          <w:spacing w:val="-3"/>
          <w:sz w:val="16"/>
        </w:rPr>
        <w:t xml:space="preserve"> </w:t>
      </w:r>
      <w:r>
        <w:rPr>
          <w:sz w:val="16"/>
        </w:rPr>
        <w:t>(</w:t>
      </w:r>
      <w:r>
        <w:rPr>
          <w:rFonts w:ascii="Cambria" w:eastAsia="Cambria"/>
          <w:sz w:val="16"/>
        </w:rPr>
        <w:t>𝑝 = 0.008</w:t>
      </w:r>
      <w:r>
        <w:rPr>
          <w:sz w:val="16"/>
        </w:rPr>
        <w:t>).</w:t>
      </w:r>
      <w:r>
        <w:rPr>
          <w:spacing w:val="-3"/>
          <w:sz w:val="16"/>
        </w:rPr>
        <w:t xml:space="preserve"> </w:t>
      </w:r>
      <w:r>
        <w:rPr>
          <w:sz w:val="16"/>
        </w:rPr>
        <w:t>Hard-set</w:t>
      </w:r>
      <w:r>
        <w:rPr>
          <w:spacing w:val="40"/>
          <w:sz w:val="16"/>
        </w:rPr>
        <w:t xml:space="preserve"> </w:t>
      </w:r>
      <w:r>
        <w:rPr>
          <w:sz w:val="16"/>
        </w:rPr>
        <w:t>overlap across folds was modest (mean pairwise Jaccard 0.190; Kuncheva index 0.187), while</w:t>
      </w:r>
      <w:r>
        <w:rPr>
          <w:spacing w:val="40"/>
          <w:sz w:val="16"/>
        </w:rPr>
        <w:t xml:space="preserve"> </w:t>
      </w:r>
      <w:r>
        <w:rPr>
          <w:sz w:val="16"/>
        </w:rPr>
        <w:t>recurrent features showed perfect mean effect-direction consistency.</w:t>
      </w:r>
    </w:p>
    <w:p w14:paraId="02CE1C71" w14:textId="0124F3D5" w:rsidR="004E7388" w:rsidRPr="005916B1" w:rsidRDefault="00000000" w:rsidP="005916B1">
      <w:pPr>
        <w:spacing w:before="3" w:line="247" w:lineRule="auto"/>
        <w:ind w:left="34" w:right="32" w:firstLine="239"/>
        <w:jc w:val="both"/>
        <w:rPr>
          <w:spacing w:val="-10"/>
          <w:sz w:val="16"/>
        </w:rPr>
        <w:sectPr w:rsidR="004E7388" w:rsidRPr="005916B1">
          <w:type w:val="continuous"/>
          <w:pgSz w:w="11910" w:h="15880"/>
          <w:pgMar w:top="980" w:right="992" w:bottom="700" w:left="992" w:header="0" w:footer="517" w:gutter="0"/>
          <w:cols w:num="2" w:space="720" w:equalWidth="0">
            <w:col w:w="2431" w:space="1017"/>
            <w:col w:w="6478"/>
          </w:cols>
        </w:sectPr>
      </w:pPr>
      <w:r>
        <w:rPr>
          <w:sz w:val="16"/>
        </w:rPr>
        <w:t>These</w:t>
      </w:r>
      <w:r>
        <w:rPr>
          <w:spacing w:val="-10"/>
          <w:sz w:val="16"/>
        </w:rPr>
        <w:t xml:space="preserve"> </w:t>
      </w:r>
      <w:r>
        <w:rPr>
          <w:sz w:val="16"/>
        </w:rPr>
        <w:t>findings</w:t>
      </w:r>
      <w:r>
        <w:rPr>
          <w:spacing w:val="-10"/>
          <w:sz w:val="16"/>
        </w:rPr>
        <w:t xml:space="preserve"> </w:t>
      </w:r>
      <w:r>
        <w:rPr>
          <w:sz w:val="16"/>
        </w:rPr>
        <w:t>show</w:t>
      </w:r>
      <w:r>
        <w:rPr>
          <w:spacing w:val="-10"/>
          <w:sz w:val="16"/>
        </w:rPr>
        <w:t xml:space="preserve"> </w:t>
      </w:r>
      <w:r>
        <w:rPr>
          <w:sz w:val="16"/>
        </w:rPr>
        <w:t>that</w:t>
      </w:r>
      <w:r>
        <w:rPr>
          <w:spacing w:val="-10"/>
          <w:sz w:val="16"/>
        </w:rPr>
        <w:t xml:space="preserve"> </w:t>
      </w:r>
      <w:ins w:id="34" w:author="Cynthia Fu" w:date="2026-04-01T23:08:00Z" w16du:dateUtc="2026-04-01T22:08:00Z">
        <w:r w:rsidR="00685351">
          <w:rPr>
            <w:spacing w:val="-10"/>
            <w:sz w:val="16"/>
          </w:rPr>
          <w:t xml:space="preserve">clinically relevant </w:t>
        </w:r>
      </w:ins>
      <w:del w:id="35" w:author="Cynthia Fu" w:date="2026-04-01T23:08:00Z" w16du:dateUtc="2026-04-01T22:08:00Z">
        <w:r w:rsidDel="00685351">
          <w:rPr>
            <w:sz w:val="16"/>
          </w:rPr>
          <w:delText>strong</w:delText>
        </w:r>
      </w:del>
      <w:r>
        <w:rPr>
          <w:spacing w:val="-10"/>
          <w:sz w:val="16"/>
        </w:rPr>
        <w:t xml:space="preserve"> </w:t>
      </w:r>
      <w:r>
        <w:rPr>
          <w:sz w:val="16"/>
        </w:rPr>
        <w:t>patient-level</w:t>
      </w:r>
      <w:r>
        <w:rPr>
          <w:spacing w:val="-10"/>
          <w:sz w:val="16"/>
        </w:rPr>
        <w:t xml:space="preserve"> </w:t>
      </w:r>
      <w:r>
        <w:rPr>
          <w:sz w:val="16"/>
        </w:rPr>
        <w:t>discrimination</w:t>
      </w:r>
      <w:r>
        <w:rPr>
          <w:spacing w:val="-10"/>
          <w:sz w:val="16"/>
        </w:rPr>
        <w:t xml:space="preserve"> </w:t>
      </w:r>
      <w:r>
        <w:rPr>
          <w:sz w:val="16"/>
        </w:rPr>
        <w:t>can</w:t>
      </w:r>
      <w:r>
        <w:rPr>
          <w:spacing w:val="-10"/>
          <w:sz w:val="16"/>
        </w:rPr>
        <w:t xml:space="preserve"> </w:t>
      </w:r>
      <w:r>
        <w:rPr>
          <w:sz w:val="16"/>
        </w:rPr>
        <w:t>emerge</w:t>
      </w:r>
      <w:r>
        <w:rPr>
          <w:spacing w:val="-10"/>
          <w:sz w:val="16"/>
        </w:rPr>
        <w:t xml:space="preserve"> </w:t>
      </w:r>
      <w:r>
        <w:rPr>
          <w:sz w:val="16"/>
        </w:rPr>
        <w:t>from</w:t>
      </w:r>
      <w:r>
        <w:rPr>
          <w:spacing w:val="-10"/>
          <w:sz w:val="16"/>
        </w:rPr>
        <w:t xml:space="preserve"> </w:t>
      </w:r>
      <w:del w:id="36" w:author="Cynthia Fu" w:date="2026-04-01T23:09:00Z" w16du:dateUtc="2026-04-01T22:09:00Z">
        <w:r w:rsidDel="00685351">
          <w:rPr>
            <w:sz w:val="16"/>
          </w:rPr>
          <w:delText>an</w:delText>
        </w:r>
      </w:del>
      <w:r>
        <w:rPr>
          <w:spacing w:val="-10"/>
          <w:sz w:val="16"/>
        </w:rPr>
        <w:t xml:space="preserve"> </w:t>
      </w:r>
      <w:del w:id="37" w:author="Cynthia Fu" w:date="2026-04-01T23:09:00Z" w16du:dateUtc="2026-04-01T22:09:00Z">
        <w:r w:rsidDel="00685351">
          <w:rPr>
            <w:sz w:val="16"/>
          </w:rPr>
          <w:delText>extremely</w:delText>
        </w:r>
        <w:r w:rsidDel="00685351">
          <w:rPr>
            <w:spacing w:val="-10"/>
            <w:sz w:val="16"/>
          </w:rPr>
          <w:delText xml:space="preserve"> </w:delText>
        </w:r>
      </w:del>
      <w:ins w:id="38" w:author="Cynthia Fu" w:date="2026-04-01T23:09:00Z" w16du:dateUtc="2026-04-01T22:09:00Z">
        <w:r w:rsidR="00685351">
          <w:rPr>
            <w:sz w:val="16"/>
          </w:rPr>
          <w:t>highly</w:t>
        </w:r>
        <w:r w:rsidR="00685351">
          <w:rPr>
            <w:spacing w:val="-10"/>
            <w:sz w:val="16"/>
          </w:rPr>
          <w:t xml:space="preserve"> </w:t>
        </w:r>
      </w:ins>
      <w:r>
        <w:rPr>
          <w:sz w:val="16"/>
        </w:rPr>
        <w:t>sparse</w:t>
      </w:r>
      <w:ins w:id="39" w:author="Cynthia Fu" w:date="2026-04-01T23:09:00Z" w16du:dateUtc="2026-04-01T22:09:00Z">
        <w:r w:rsidR="00685351">
          <w:rPr>
            <w:sz w:val="16"/>
          </w:rPr>
          <w:t xml:space="preserve"> repres</w:t>
        </w:r>
        <w:r w:rsidR="00CA7791">
          <w:rPr>
            <w:sz w:val="16"/>
          </w:rPr>
          <w:t>entations of</w:t>
        </w:r>
      </w:ins>
      <w:r>
        <w:rPr>
          <w:spacing w:val="40"/>
          <w:sz w:val="16"/>
        </w:rPr>
        <w:t xml:space="preserve"> </w:t>
      </w:r>
      <w:r>
        <w:rPr>
          <w:sz w:val="16"/>
        </w:rPr>
        <w:t>low-montage EEG</w:t>
      </w:r>
      <w:del w:id="40" w:author="Cynthia Fu" w:date="2026-04-01T23:09:00Z" w16du:dateUtc="2026-04-01T22:09:00Z">
        <w:r w:rsidDel="00CA7791">
          <w:rPr>
            <w:sz w:val="16"/>
          </w:rPr>
          <w:delText xml:space="preserve"> feature space</w:delText>
        </w:r>
      </w:del>
      <w:r>
        <w:rPr>
          <w:sz w:val="16"/>
        </w:rPr>
        <w:t>. The strongest run concentrated its signal in a small recurrent</w:t>
      </w:r>
      <w:r>
        <w:rPr>
          <w:spacing w:val="40"/>
          <w:sz w:val="16"/>
        </w:rPr>
        <w:t xml:space="preserve"> </w:t>
      </w:r>
      <w:r>
        <w:rPr>
          <w:sz w:val="16"/>
        </w:rPr>
        <w:t>biomarker set centered on temporal spectral entropy and frontal-temporal difference measures</w:t>
      </w:r>
      <w:ins w:id="41" w:author="Cynthia Fu" w:date="2026-04-01T23:09:00Z" w16du:dateUtc="2026-04-01T22:09:00Z">
        <w:r w:rsidR="00CA7791">
          <w:rPr>
            <w:sz w:val="16"/>
          </w:rPr>
          <w:t xml:space="preserve">. </w:t>
        </w:r>
        <w:r w:rsidR="00951776">
          <w:rPr>
            <w:sz w:val="16"/>
          </w:rPr>
          <w:t xml:space="preserve">The </w:t>
        </w:r>
      </w:ins>
      <w:ins w:id="42" w:author="Cynthia Fu" w:date="2026-04-01T23:10:00Z" w16du:dateUtc="2026-04-01T22:10:00Z">
        <w:r w:rsidR="00951776">
          <w:rPr>
            <w:sz w:val="16"/>
          </w:rPr>
          <w:t xml:space="preserve">findings </w:t>
        </w:r>
      </w:ins>
      <w:ins w:id="43" w:author="Cynthia Fu" w:date="2026-04-01T23:12:00Z" w16du:dateUtc="2026-04-01T22:12:00Z">
        <w:r w:rsidR="007B3304">
          <w:rPr>
            <w:sz w:val="16"/>
          </w:rPr>
          <w:t>suggest</w:t>
        </w:r>
      </w:ins>
      <w:ins w:id="44" w:author="Cynthia Fu" w:date="2026-04-01T23:10:00Z" w16du:dateUtc="2026-04-01T22:10:00Z">
        <w:r w:rsidR="00951776">
          <w:rPr>
            <w:sz w:val="16"/>
          </w:rPr>
          <w:t xml:space="preserve"> a compact, interpretable biomarker that converges with p</w:t>
        </w:r>
      </w:ins>
      <w:ins w:id="45" w:author="Cynthia Fu" w:date="2026-04-01T23:11:00Z" w16du:dateUtc="2026-04-01T22:11:00Z">
        <w:r w:rsidR="00411EC0">
          <w:rPr>
            <w:sz w:val="16"/>
          </w:rPr>
          <w:t xml:space="preserve">revious </w:t>
        </w:r>
      </w:ins>
      <w:ins w:id="46" w:author="Cynthia Fu" w:date="2026-04-01T23:10:00Z" w16du:dateUtc="2026-04-01T22:10:00Z">
        <w:r w:rsidR="00951776">
          <w:rPr>
            <w:sz w:val="16"/>
          </w:rPr>
          <w:t>power spectral density</w:t>
        </w:r>
        <w:r w:rsidR="00411EC0">
          <w:rPr>
            <w:sz w:val="16"/>
          </w:rPr>
          <w:t>-based finding</w:t>
        </w:r>
      </w:ins>
      <w:ins w:id="47" w:author="Cynthia Fu" w:date="2026-04-01T23:12:00Z" w16du:dateUtc="2026-04-01T22:12:00Z">
        <w:r w:rsidR="007B3304">
          <w:rPr>
            <w:sz w:val="16"/>
          </w:rPr>
          <w:t>s</w:t>
        </w:r>
      </w:ins>
      <w:r>
        <w:rPr>
          <w:sz w:val="16"/>
        </w:rPr>
        <w:t>,</w:t>
      </w:r>
      <w:r>
        <w:rPr>
          <w:spacing w:val="40"/>
          <w:sz w:val="16"/>
        </w:rPr>
        <w:t xml:space="preserve"> </w:t>
      </w:r>
      <w:r>
        <w:rPr>
          <w:spacing w:val="-2"/>
          <w:sz w:val="16"/>
        </w:rPr>
        <w:t xml:space="preserve">supporting low-montage resting-state EEG as a </w:t>
      </w:r>
      <w:del w:id="48" w:author="Cynthia Fu" w:date="2026-04-01T23:12:00Z" w16du:dateUtc="2026-04-01T22:12:00Z">
        <w:r w:rsidDel="005916B1">
          <w:rPr>
            <w:spacing w:val="-2"/>
            <w:sz w:val="16"/>
          </w:rPr>
          <w:delText xml:space="preserve">promising </w:delText>
        </w:r>
      </w:del>
      <w:r>
        <w:rPr>
          <w:spacing w:val="-2"/>
          <w:sz w:val="16"/>
        </w:rPr>
        <w:t>basis for pretreatment stratification</w:t>
      </w:r>
      <w:del w:id="49" w:author="Cynthia Fu" w:date="2026-04-01T23:12:00Z" w16du:dateUtc="2026-04-01T22:12:00Z">
        <w:r w:rsidDel="005916B1">
          <w:rPr>
            <w:spacing w:val="-2"/>
            <w:sz w:val="16"/>
          </w:rPr>
          <w:delText xml:space="preserve"> of tDCS</w:delText>
        </w:r>
        <w:r w:rsidDel="005916B1">
          <w:rPr>
            <w:spacing w:val="40"/>
            <w:sz w:val="16"/>
          </w:rPr>
          <w:delText xml:space="preserve"> </w:delText>
        </w:r>
        <w:r w:rsidDel="005916B1">
          <w:rPr>
            <w:sz w:val="16"/>
          </w:rPr>
          <w:delText>response in major depressive disorder</w:delText>
        </w:r>
      </w:del>
      <w:r>
        <w:rPr>
          <w:sz w:val="16"/>
        </w:rPr>
        <w:t>.</w:t>
      </w:r>
    </w:p>
    <w:p w14:paraId="3825C2C3" w14:textId="77777777" w:rsidR="004E7388" w:rsidRDefault="004E7388">
      <w:pPr>
        <w:pStyle w:val="BodyText"/>
        <w:spacing w:before="84"/>
      </w:pPr>
    </w:p>
    <w:p w14:paraId="1BAD9706" w14:textId="77777777" w:rsidR="004E7388" w:rsidRDefault="00000000">
      <w:pPr>
        <w:spacing w:line="20" w:lineRule="exact"/>
        <w:ind w:left="34" w:right="-29"/>
        <w:rPr>
          <w:sz w:val="2"/>
        </w:rPr>
      </w:pPr>
      <w:r>
        <w:rPr>
          <w:noProof/>
          <w:sz w:val="2"/>
        </w:rPr>
        <mc:AlternateContent>
          <mc:Choice Requires="wpg">
            <w:drawing>
              <wp:inline distT="0" distB="0" distL="0" distR="0" wp14:anchorId="55E978D6" wp14:editId="78CD8A9F">
                <wp:extent cx="6257290" cy="5080"/>
                <wp:effectExtent l="9525" t="0" r="635" b="444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290" cy="5080"/>
                          <a:chOff x="0" y="0"/>
                          <a:chExt cx="6257290" cy="5080"/>
                        </a:xfrm>
                      </wpg:grpSpPr>
                      <wps:wsp>
                        <wps:cNvPr id="9" name="Graphic 9"/>
                        <wps:cNvSpPr/>
                        <wps:spPr>
                          <a:xfrm>
                            <a:off x="0" y="2527"/>
                            <a:ext cx="6257290" cy="1270"/>
                          </a:xfrm>
                          <a:custGeom>
                            <a:avLst/>
                            <a:gdLst/>
                            <a:ahLst/>
                            <a:cxnLst/>
                            <a:rect l="l" t="t" r="r" b="b"/>
                            <a:pathLst>
                              <a:path w="6257290">
                                <a:moveTo>
                                  <a:pt x="0" y="0"/>
                                </a:moveTo>
                                <a:lnTo>
                                  <a:pt x="6256794" y="0"/>
                                </a:lnTo>
                              </a:path>
                            </a:pathLst>
                          </a:custGeom>
                          <a:ln w="5054">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w14:anchorId="1D3539C7" id="Group 8" o:spid="_x0000_s1026" style="width:492.7pt;height:.4pt;mso-position-horizontal-relative:char;mso-position-vertical-relative:line" coordsize="62572,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">
                <v:shape id="Graphic 9" o:spid="_x0000_s1027" style="position:absolute;top:25;width:62572;height:12;visibility:visible;mso-wrap-style:square;v-text-anchor:top" coordsize="62572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" path="m,l6256794,e" filled="f" strokecolor="#7f7f7f" strokeweight=".14039mm">
                  <v:path arrowok="t"/>
                </v:shape>
                <w10:anchorlock/>
              </v:group>
            </w:pict>
          </mc:Fallback>
        </mc:AlternateContent>
      </w:r>
    </w:p>
    <w:p w14:paraId="6D878609" w14:textId="77777777" w:rsidR="004E7388" w:rsidRDefault="004E7388">
      <w:pPr>
        <w:spacing w:line="20" w:lineRule="exact"/>
        <w:rPr>
          <w:sz w:val="2"/>
        </w:rPr>
        <w:sectPr w:rsidR="004E7388">
          <w:type w:val="continuous"/>
          <w:pgSz w:w="11910" w:h="15880"/>
          <w:pgMar w:top="980" w:right="992" w:bottom="700" w:left="992" w:header="0" w:footer="517" w:gutter="0"/>
          <w:cols w:space="720"/>
        </w:sectPr>
      </w:pPr>
    </w:p>
    <w:p w14:paraId="032E04B4" w14:textId="77777777" w:rsidR="004E7388" w:rsidRDefault="00000000">
      <w:pPr>
        <w:pStyle w:val="Heading1"/>
        <w:numPr>
          <w:ilvl w:val="0"/>
          <w:numId w:val="3"/>
        </w:numPr>
        <w:tabs>
          <w:tab w:val="left" w:pos="332"/>
        </w:tabs>
        <w:spacing w:before="78"/>
        <w:ind w:left="332" w:hanging="298"/>
      </w:pPr>
      <w:r>
        <w:rPr>
          <w:spacing w:val="-2"/>
        </w:rPr>
        <w:t>Introduction</w:t>
      </w:r>
    </w:p>
    <w:p w14:paraId="4AD2A438" w14:textId="77777777" w:rsidR="0080606E" w:rsidRDefault="00B9388A">
      <w:pPr>
        <w:pStyle w:val="BodyText"/>
        <w:spacing w:before="81" w:line="249" w:lineRule="auto"/>
        <w:ind w:left="34" w:firstLine="298"/>
        <w:jc w:val="both"/>
        <w:rPr>
          <w:ins w:id="50" w:author="Cynthia Fu" w:date="2026-04-01T23:24:00Z" w16du:dateUtc="2026-04-01T22:24:00Z"/>
          <w:spacing w:val="-2"/>
        </w:rPr>
      </w:pPr>
      <w:ins w:id="51" w:author="Cynthia Fu" w:date="2026-04-01T23:20:00Z" w16du:dateUtc="2026-04-01T22:20:00Z">
        <w:r w:rsidRPr="00B9388A">
          <w:t>Major depressive disorder (MDD) remains a leading cause of global disability and is characterized by marked heterogeneity in clinical presentation, neurobiology, and treatment response. Despite the availability of pharmacological and psychotherapeutic interventions, a substantial proportion of patients fail to achieve remission, motivating increasing interest in neuromodulation approaches such as transcranial direct current stimulation (tDCS)</w:t>
        </w:r>
        <w:r>
          <w:t xml:space="preserve"> (</w:t>
        </w:r>
        <w:commentRangeStart w:id="52"/>
        <w:r>
          <w:t>Woodham et al., 2021</w:t>
        </w:r>
      </w:ins>
      <w:commentRangeEnd w:id="52"/>
      <w:ins w:id="53" w:author="Cynthia Fu" w:date="2026-04-01T23:22:00Z" w16du:dateUtc="2026-04-01T22:22:00Z">
        <w:r w:rsidR="00551F0F">
          <w:rPr>
            <w:rStyle w:val="CommentReference"/>
            <w:sz w:val="20"/>
            <w:szCs w:val="20"/>
          </w:rPr>
          <w:commentReference w:id="52"/>
        </w:r>
      </w:ins>
      <w:ins w:id="54" w:author="Cynthia Fu" w:date="2026-04-01T23:20:00Z" w16du:dateUtc="2026-04-01T22:20:00Z">
        <w:r>
          <w:t>)</w:t>
        </w:r>
        <w:r w:rsidRPr="00B9388A">
          <w:t>. While randomized controlled trials and recent large-scale studies support the feasibility and clinical potential of tDCS</w:t>
        </w:r>
      </w:ins>
      <w:ins w:id="55" w:author="Cynthia Fu" w:date="2026-04-01T23:23:00Z" w16du:dateUtc="2026-04-01T22:23:00Z">
        <w:r w:rsidR="00815070">
          <w:t>, i</w:t>
        </w:r>
      </w:ins>
      <w:ins w:id="56" w:author="Cynthia Fu" w:date="2026-04-01T23:20:00Z" w16du:dateUtc="2026-04-01T22:20:00Z">
        <w:r w:rsidRPr="00B9388A">
          <w:t>ncluding fully remote, home-based delivery</w:t>
        </w:r>
      </w:ins>
      <w:ins w:id="57" w:author="Cynthia Fu" w:date="2026-04-01T23:23:00Z" w16du:dateUtc="2026-04-01T22:23:00Z">
        <w:r w:rsidR="00815070">
          <w:t>, t</w:t>
        </w:r>
      </w:ins>
      <w:ins w:id="58" w:author="Cynthia Fu" w:date="2026-04-01T23:20:00Z" w16du:dateUtc="2026-04-01T22:20:00Z">
        <w:r w:rsidRPr="00B9388A">
          <w:t>reatment outcomes remain variable at the individual level</w:t>
        </w:r>
      </w:ins>
      <w:ins w:id="59" w:author="Cynthia Fu" w:date="2026-04-01T23:21:00Z" w16du:dateUtc="2026-04-01T22:21:00Z">
        <w:r w:rsidR="007738FE">
          <w:t xml:space="preserve"> (</w:t>
        </w:r>
      </w:ins>
      <w:commentRangeStart w:id="60"/>
      <w:ins w:id="61" w:author="Cynthia Fu" w:date="2026-04-01T23:22:00Z" w16du:dateUtc="2026-04-01T22:22:00Z">
        <w:r w:rsidR="00551F0F">
          <w:t>Woodham</w:t>
        </w:r>
      </w:ins>
      <w:commentRangeEnd w:id="60"/>
      <w:ins w:id="62" w:author="Cynthia Fu" w:date="2026-04-01T23:42:00Z" w16du:dateUtc="2026-04-01T22:42:00Z">
        <w:r w:rsidR="00D909F8">
          <w:rPr>
            <w:rStyle w:val="CommentReference"/>
            <w:sz w:val="20"/>
            <w:szCs w:val="20"/>
          </w:rPr>
          <w:commentReference w:id="60"/>
        </w:r>
      </w:ins>
      <w:ins w:id="63" w:author="Cynthia Fu" w:date="2026-04-01T23:22:00Z" w16du:dateUtc="2026-04-01T22:22:00Z">
        <w:r w:rsidR="00551F0F">
          <w:t xml:space="preserve"> et al., 2025</w:t>
        </w:r>
      </w:ins>
      <w:ins w:id="64" w:author="Cynthia Fu" w:date="2026-04-01T23:23:00Z" w16du:dateUtc="2026-04-01T22:23:00Z">
        <w:r w:rsidR="00815070">
          <w:t>, Hampsey et al., 2026)</w:t>
        </w:r>
      </w:ins>
      <w:ins w:id="65" w:author="Cynthia Fu" w:date="2026-04-01T23:20:00Z" w16du:dateUtc="2026-04-01T22:20:00Z">
        <w:r w:rsidRPr="00B9388A">
          <w:t>.</w:t>
        </w:r>
      </w:ins>
      <w:ins w:id="66" w:author="Cynthia Fu" w:date="2026-04-01T23:24:00Z" w16du:dateUtc="2026-04-01T22:24:00Z">
        <w:r w:rsidR="0080606E">
          <w:t xml:space="preserve"> </w:t>
        </w:r>
      </w:ins>
      <w:del w:id="67" w:author="Cynthia Fu" w:date="2026-04-01T23:24:00Z" w16du:dateUtc="2026-04-01T22:24:00Z">
        <w:r w:rsidDel="0080606E">
          <w:delText>Major</w:delText>
        </w:r>
        <w:r w:rsidDel="0080606E">
          <w:rPr>
            <w:spacing w:val="40"/>
          </w:rPr>
          <w:delText xml:space="preserve"> </w:delText>
        </w:r>
        <w:r w:rsidDel="0080606E">
          <w:delText>depressive</w:delText>
        </w:r>
        <w:r w:rsidDel="0080606E">
          <w:rPr>
            <w:spacing w:val="40"/>
          </w:rPr>
          <w:delText xml:space="preserve"> </w:delText>
        </w:r>
        <w:r w:rsidDel="0080606E">
          <w:delText>disorder</w:delText>
        </w:r>
        <w:r w:rsidDel="0080606E">
          <w:rPr>
            <w:spacing w:val="40"/>
          </w:rPr>
          <w:delText xml:space="preserve"> </w:delText>
        </w:r>
        <w:r w:rsidDel="0080606E">
          <w:delText>(MDD)</w:delText>
        </w:r>
        <w:r w:rsidDel="0080606E">
          <w:rPr>
            <w:spacing w:val="40"/>
          </w:rPr>
          <w:delText xml:space="preserve"> </w:delText>
        </w:r>
        <w:r w:rsidDel="0080606E">
          <w:delText>remains</w:delText>
        </w:r>
        <w:r w:rsidDel="0080606E">
          <w:rPr>
            <w:spacing w:val="40"/>
          </w:rPr>
          <w:delText xml:space="preserve"> </w:delText>
        </w:r>
        <w:r w:rsidDel="0080606E">
          <w:delText>difficult to manage, and current clinical guidance continues to</w:delText>
        </w:r>
        <w:r w:rsidDel="0080606E">
          <w:rPr>
            <w:spacing w:val="80"/>
          </w:rPr>
          <w:delText xml:space="preserve"> </w:delText>
        </w:r>
        <w:r w:rsidDel="0080606E">
          <w:delText>place</w:delText>
        </w:r>
        <w:r w:rsidDel="0080606E">
          <w:rPr>
            <w:spacing w:val="40"/>
          </w:rPr>
          <w:delText xml:space="preserve"> </w:delText>
        </w:r>
        <w:r w:rsidDel="0080606E">
          <w:delText>neuromodulation among</w:delText>
        </w:r>
        <w:r w:rsidDel="0080606E">
          <w:rPr>
            <w:spacing w:val="40"/>
          </w:rPr>
          <w:delText xml:space="preserve"> </w:delText>
        </w:r>
        <w:r w:rsidDel="0080606E">
          <w:delText>the options</w:delText>
        </w:r>
        <w:r w:rsidDel="0080606E">
          <w:rPr>
            <w:spacing w:val="40"/>
          </w:rPr>
          <w:delText xml:space="preserve"> </w:delText>
        </w:r>
        <w:r w:rsidDel="0080606E">
          <w:delText>considered after inadequate response to standard treatments [</w:delText>
        </w:r>
        <w:r w:rsidR="004E7388" w:rsidDel="0080606E">
          <w:fldChar w:fldCharType="begin"/>
        </w:r>
        <w:r w:rsidR="004E7388" w:rsidDel="0080606E">
          <w:delInstrText>HYPERLINK \l "_bookmark15"</w:delInstrText>
        </w:r>
        <w:r w:rsidR="004E7388" w:rsidDel="0080606E">
          <w:fldChar w:fldCharType="separate"/>
        </w:r>
        <w:r w:rsidR="004E7388" w:rsidDel="0080606E">
          <w:rPr>
            <w:color w:val="2F4F4F"/>
          </w:rPr>
          <w:delText>1</w:delText>
        </w:r>
        <w:r w:rsidR="004E7388" w:rsidDel="0080606E">
          <w:fldChar w:fldCharType="end"/>
        </w:r>
        <w:r w:rsidDel="0080606E">
          <w:delText>].</w:delText>
        </w:r>
        <w:r w:rsidDel="0080606E">
          <w:rPr>
            <w:spacing w:val="80"/>
          </w:rPr>
          <w:delText xml:space="preserve"> </w:delText>
        </w:r>
        <w:r w:rsidDel="0080606E">
          <w:delText>Meta-analytic evidence has reinforced the broader clinical relevance of non-invasive brain stimulation in depressive illness [</w:delText>
        </w:r>
        <w:r w:rsidR="004E7388" w:rsidDel="0080606E">
          <w:fldChar w:fldCharType="begin"/>
        </w:r>
        <w:r w:rsidR="004E7388" w:rsidDel="0080606E">
          <w:delInstrText>HYPERLINK \l "_bookmark16"</w:delInstrText>
        </w:r>
        <w:r w:rsidR="004E7388" w:rsidDel="0080606E">
          <w:fldChar w:fldCharType="separate"/>
        </w:r>
        <w:r w:rsidR="004E7388" w:rsidDel="0080606E">
          <w:rPr>
            <w:color w:val="2F4F4F"/>
          </w:rPr>
          <w:delText>2</w:delText>
        </w:r>
        <w:r w:rsidR="004E7388" w:rsidDel="0080606E">
          <w:fldChar w:fldCharType="end"/>
        </w:r>
        <w:r w:rsidDel="0080606E">
          <w:delText>], and a tDCS-specific meta-analysis reported antidepressant effects across depressive episodes [</w:delText>
        </w:r>
        <w:r w:rsidR="004E7388" w:rsidDel="0080606E">
          <w:fldChar w:fldCharType="begin"/>
        </w:r>
        <w:r w:rsidR="004E7388" w:rsidDel="0080606E">
          <w:delInstrText>HYPERLINK \l "_bookmark17"</w:delInstrText>
        </w:r>
        <w:r w:rsidR="004E7388" w:rsidDel="0080606E">
          <w:fldChar w:fldCharType="separate"/>
        </w:r>
        <w:r w:rsidR="004E7388" w:rsidDel="0080606E">
          <w:rPr>
            <w:color w:val="2F4F4F"/>
          </w:rPr>
          <w:delText>3</w:delText>
        </w:r>
        <w:r w:rsidR="004E7388" w:rsidDel="0080606E">
          <w:fldChar w:fldCharType="end"/>
        </w:r>
        <w:r w:rsidDel="0080606E">
          <w:delText>]. In major</w:delText>
        </w:r>
        <w:r w:rsidDel="0080606E">
          <w:rPr>
            <w:spacing w:val="-9"/>
          </w:rPr>
          <w:delText xml:space="preserve"> </w:delText>
        </w:r>
        <w:r w:rsidDel="0080606E">
          <w:delText>depression,</w:delText>
        </w:r>
        <w:r w:rsidDel="0080606E">
          <w:rPr>
            <w:spacing w:val="-9"/>
          </w:rPr>
          <w:delText xml:space="preserve"> </w:delText>
        </w:r>
        <w:r w:rsidDel="0080606E">
          <w:delText>early</w:delText>
        </w:r>
        <w:r w:rsidDel="0080606E">
          <w:rPr>
            <w:spacing w:val="-9"/>
          </w:rPr>
          <w:delText xml:space="preserve"> </w:delText>
        </w:r>
        <w:r w:rsidDel="0080606E">
          <w:delText>randomized</w:delText>
        </w:r>
        <w:r w:rsidDel="0080606E">
          <w:rPr>
            <w:spacing w:val="-9"/>
          </w:rPr>
          <w:delText xml:space="preserve"> </w:delText>
        </w:r>
        <w:r w:rsidDel="0080606E">
          <w:delText>evidence</w:delText>
        </w:r>
        <w:r w:rsidDel="0080606E">
          <w:rPr>
            <w:spacing w:val="-9"/>
          </w:rPr>
          <w:delText xml:space="preserve"> </w:delText>
        </w:r>
        <w:r w:rsidDel="0080606E">
          <w:delText>for</w:delText>
        </w:r>
        <w:r w:rsidDel="0080606E">
          <w:rPr>
            <w:spacing w:val="-9"/>
          </w:rPr>
          <w:delText xml:space="preserve"> </w:delText>
        </w:r>
        <w:r w:rsidDel="0080606E">
          <w:delText>tDCS</w:delText>
        </w:r>
        <w:r w:rsidDel="0080606E">
          <w:rPr>
            <w:spacing w:val="-9"/>
          </w:rPr>
          <w:delText xml:space="preserve"> </w:delText>
        </w:r>
        <w:r w:rsidDel="0080606E">
          <w:delText>was reported by Boggio et al. [</w:delText>
        </w:r>
        <w:r w:rsidR="004E7388" w:rsidDel="0080606E">
          <w:fldChar w:fldCharType="begin"/>
        </w:r>
        <w:r w:rsidR="004E7388" w:rsidDel="0080606E">
          <w:delInstrText>HYPERLINK \l "_bookmark18"</w:delInstrText>
        </w:r>
        <w:r w:rsidR="004E7388" w:rsidDel="0080606E">
          <w:fldChar w:fldCharType="separate"/>
        </w:r>
        <w:r w:rsidR="004E7388" w:rsidDel="0080606E">
          <w:rPr>
            <w:color w:val="2F4F4F"/>
          </w:rPr>
          <w:delText>4</w:delText>
        </w:r>
        <w:r w:rsidR="004E7388" w:rsidDel="0080606E">
          <w:fldChar w:fldCharType="end"/>
        </w:r>
        <w:r w:rsidDel="0080606E">
          <w:delText>], and an individual-patient meta-analysis later supported its acute antidepressant efficacy</w:delText>
        </w:r>
        <w:r w:rsidDel="0080606E">
          <w:rPr>
            <w:spacing w:val="-2"/>
          </w:rPr>
          <w:delText xml:space="preserve"> </w:delText>
        </w:r>
        <w:r w:rsidDel="0080606E">
          <w:delText>[</w:delText>
        </w:r>
        <w:r w:rsidR="004E7388" w:rsidDel="0080606E">
          <w:fldChar w:fldCharType="begin"/>
        </w:r>
        <w:r w:rsidR="004E7388" w:rsidDel="0080606E">
          <w:delInstrText>HYPERLINK \l "_bookmark19"</w:delInstrText>
        </w:r>
        <w:r w:rsidR="004E7388" w:rsidDel="0080606E">
          <w:fldChar w:fldCharType="separate"/>
        </w:r>
        <w:r w:rsidR="004E7388" w:rsidDel="0080606E">
          <w:rPr>
            <w:color w:val="2F4F4F"/>
          </w:rPr>
          <w:delText>5</w:delText>
        </w:r>
        <w:r w:rsidR="004E7388" w:rsidDel="0080606E">
          <w:fldChar w:fldCharType="end"/>
        </w:r>
        <w:r w:rsidDel="0080606E">
          <w:delText>].</w:delText>
        </w:r>
        <w:r w:rsidDel="0080606E">
          <w:rPr>
            <w:spacing w:val="-2"/>
          </w:rPr>
          <w:delText xml:space="preserve"> </w:delText>
        </w:r>
      </w:del>
    </w:p>
    <w:p w14:paraId="1777236B" w14:textId="53D5C425" w:rsidR="004E7388" w:rsidRDefault="00000000">
      <w:pPr>
        <w:pStyle w:val="BodyText"/>
        <w:spacing w:before="81" w:line="249" w:lineRule="auto"/>
        <w:ind w:left="34" w:firstLine="298"/>
        <w:jc w:val="both"/>
      </w:pPr>
      <w:r>
        <w:t>Practical</w:t>
      </w:r>
      <w:r>
        <w:rPr>
          <w:spacing w:val="-2"/>
        </w:rPr>
        <w:t xml:space="preserve"> </w:t>
      </w:r>
      <w:r>
        <w:t>design</w:t>
      </w:r>
      <w:r>
        <w:rPr>
          <w:spacing w:val="-2"/>
        </w:rPr>
        <w:t xml:space="preserve"> </w:t>
      </w:r>
      <w:r>
        <w:t>and</w:t>
      </w:r>
      <w:r>
        <w:rPr>
          <w:spacing w:val="-2"/>
        </w:rPr>
        <w:t xml:space="preserve"> </w:t>
      </w:r>
      <w:r>
        <w:t>implementation</w:t>
      </w:r>
      <w:r>
        <w:rPr>
          <w:spacing w:val="-2"/>
        </w:rPr>
        <w:t xml:space="preserve"> </w:t>
      </w:r>
      <w:r>
        <w:t>guidance has also helped standardize how tDCS studies are conducted</w:t>
      </w:r>
      <w:r>
        <w:rPr>
          <w:spacing w:val="-12"/>
        </w:rPr>
        <w:t xml:space="preserve"> </w:t>
      </w:r>
      <w:r>
        <w:t>[</w:t>
      </w:r>
      <w:hyperlink w:anchor="_bookmark20" w:history="1">
        <w:r w:rsidR="004E7388">
          <w:rPr>
            <w:color w:val="2F4F4F"/>
          </w:rPr>
          <w:t>6</w:t>
        </w:r>
      </w:hyperlink>
      <w:r>
        <w:t>],</w:t>
      </w:r>
      <w:r>
        <w:rPr>
          <w:spacing w:val="-12"/>
        </w:rPr>
        <w:t xml:space="preserve"> </w:t>
      </w:r>
      <w:r>
        <w:t>while</w:t>
      </w:r>
      <w:r>
        <w:rPr>
          <w:spacing w:val="-12"/>
        </w:rPr>
        <w:t xml:space="preserve"> </w:t>
      </w:r>
      <w:r>
        <w:t>broader</w:t>
      </w:r>
      <w:r>
        <w:rPr>
          <w:spacing w:val="-12"/>
        </w:rPr>
        <w:t xml:space="preserve"> </w:t>
      </w:r>
      <w:r>
        <w:t>translational</w:t>
      </w:r>
      <w:r>
        <w:rPr>
          <w:spacing w:val="-12"/>
        </w:rPr>
        <w:t xml:space="preserve"> </w:t>
      </w:r>
      <w:r>
        <w:t>neuromodulation work has framed such interventions within a wider neuroplasticity-based clinical agenda [</w:t>
      </w:r>
      <w:hyperlink w:anchor="_bookmark21" w:history="1">
        <w:r w:rsidR="004E7388">
          <w:rPr>
            <w:color w:val="2F4F4F"/>
          </w:rPr>
          <w:t>7</w:t>
        </w:r>
      </w:hyperlink>
      <w:r>
        <w:t>]. More recently, home-based delivery has moved from concept to clinical trial: a fully remote phase 2 randomized sham-controlled study demonstrated home-based tDCS in major depressive disorder [</w:t>
      </w:r>
      <w:hyperlink w:anchor="_bookmark22" w:history="1">
        <w:r w:rsidR="004E7388">
          <w:rPr>
            <w:color w:val="2F4F4F"/>
          </w:rPr>
          <w:t>8</w:t>
        </w:r>
      </w:hyperlink>
      <w:r>
        <w:t>], and qualitative follow-up work found the approach acceptable to participants [</w:t>
      </w:r>
      <w:hyperlink w:anchor="_bookmark23" w:history="1">
        <w:r w:rsidR="004E7388">
          <w:rPr>
            <w:color w:val="2F4F4F"/>
          </w:rPr>
          <w:t>9</w:t>
        </w:r>
      </w:hyperlink>
      <w:r>
        <w:t xml:space="preserve">]. These advances </w:t>
      </w:r>
      <w:r>
        <w:rPr>
          <w:spacing w:val="-2"/>
        </w:rPr>
        <w:t>make</w:t>
      </w:r>
      <w:r>
        <w:rPr>
          <w:spacing w:val="-3"/>
        </w:rPr>
        <w:t xml:space="preserve"> </w:t>
      </w:r>
      <w:r>
        <w:rPr>
          <w:spacing w:val="-2"/>
        </w:rPr>
        <w:t>pretreatment</w:t>
      </w:r>
      <w:r>
        <w:rPr>
          <w:spacing w:val="-4"/>
        </w:rPr>
        <w:t xml:space="preserve"> </w:t>
      </w:r>
      <w:r>
        <w:rPr>
          <w:spacing w:val="-2"/>
        </w:rPr>
        <w:t>stratification a</w:t>
      </w:r>
      <w:r>
        <w:rPr>
          <w:spacing w:val="-4"/>
        </w:rPr>
        <w:t xml:space="preserve"> </w:t>
      </w:r>
      <w:r>
        <w:rPr>
          <w:spacing w:val="-2"/>
        </w:rPr>
        <w:t>practical clinical</w:t>
      </w:r>
      <w:r>
        <w:rPr>
          <w:spacing w:val="-4"/>
        </w:rPr>
        <w:t xml:space="preserve"> </w:t>
      </w:r>
      <w:r>
        <w:rPr>
          <w:spacing w:val="-2"/>
        </w:rPr>
        <w:t>problem.</w:t>
      </w:r>
    </w:p>
    <w:p w14:paraId="509671ED" w14:textId="77777777" w:rsidR="004E7388" w:rsidRDefault="00000000">
      <w:pPr>
        <w:pStyle w:val="BodyText"/>
        <w:spacing w:before="7"/>
        <w:rPr>
          <w:sz w:val="7"/>
        </w:rPr>
      </w:pPr>
      <w:r>
        <w:rPr>
          <w:noProof/>
          <w:sz w:val="7"/>
        </w:rPr>
        <mc:AlternateContent>
          <mc:Choice Requires="wps">
            <w:drawing>
              <wp:anchor distT="0" distB="0" distL="0" distR="0" simplePos="0" relativeHeight="487589888" behindDoc="1" locked="0" layoutInCell="1" allowOverlap="1" wp14:anchorId="004BF0A6" wp14:editId="7C5BBF95">
                <wp:simplePos x="0" y="0"/>
                <wp:positionH relativeFrom="page">
                  <wp:posOffset>651598</wp:posOffset>
                </wp:positionH>
                <wp:positionV relativeFrom="paragraph">
                  <wp:posOffset>71380</wp:posOffset>
                </wp:positionV>
                <wp:extent cx="120586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5865" cy="1270"/>
                        </a:xfrm>
                        <a:custGeom>
                          <a:avLst/>
                          <a:gdLst/>
                          <a:ahLst/>
                          <a:cxnLst/>
                          <a:rect l="l" t="t" r="r" b="b"/>
                          <a:pathLst>
                            <a:path w="1205865">
                              <a:moveTo>
                                <a:pt x="0" y="0"/>
                              </a:moveTo>
                              <a:lnTo>
                                <a:pt x="120578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B60080" id="Graphic 10" o:spid="_x0000_s1026" style="position:absolute;margin-left:51.3pt;margin-top:5.6pt;width:94.9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2058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" path="m,l1205788,e" filled="f" strokeweight=".14039mm">
                <v:path arrowok="t"/>
                <w10:wrap type="topAndBottom" anchorx="page"/>
              </v:shape>
            </w:pict>
          </mc:Fallback>
        </mc:AlternateContent>
      </w:r>
    </w:p>
    <w:p w14:paraId="369D6877" w14:textId="77777777" w:rsidR="004E7388" w:rsidRDefault="00000000">
      <w:pPr>
        <w:spacing w:before="10"/>
        <w:ind w:left="320"/>
        <w:rPr>
          <w:sz w:val="16"/>
        </w:rPr>
      </w:pPr>
      <w:r>
        <w:rPr>
          <w:rFonts w:ascii="Cambria" w:hAnsi="Cambria"/>
          <w:position w:val="6"/>
          <w:sz w:val="12"/>
        </w:rPr>
        <w:t>∗</w:t>
      </w:r>
      <w:r>
        <w:rPr>
          <w:sz w:val="16"/>
        </w:rPr>
        <w:t>Corresponding</w:t>
      </w:r>
      <w:r>
        <w:rPr>
          <w:spacing w:val="5"/>
          <w:sz w:val="16"/>
        </w:rPr>
        <w:t xml:space="preserve"> </w:t>
      </w:r>
      <w:r>
        <w:rPr>
          <w:spacing w:val="-2"/>
          <w:sz w:val="16"/>
        </w:rPr>
        <w:t>author.</w:t>
      </w:r>
    </w:p>
    <w:p w14:paraId="4FBD6F20" w14:textId="77777777" w:rsidR="004E7388" w:rsidRDefault="00000000">
      <w:pPr>
        <w:spacing w:before="22" w:line="247" w:lineRule="auto"/>
        <w:ind w:left="34" w:firstLine="358"/>
        <w:rPr>
          <w:sz w:val="16"/>
        </w:rPr>
      </w:pPr>
      <w:r>
        <w:rPr>
          <w:noProof/>
        </w:rPr>
        <w:drawing>
          <wp:inline distT="0" distB="0" distL="0" distR="0" wp14:anchorId="66D1A892" wp14:editId="143CD16B">
            <wp:extent cx="101212" cy="10121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101212" cy="101212"/>
                    </a:xfrm>
                    <a:prstGeom prst="rect">
                      <a:avLst/>
                    </a:prstGeom>
                  </pic:spPr>
                </pic:pic>
              </a:graphicData>
            </a:graphic>
          </wp:inline>
        </w:drawing>
      </w:r>
      <w:r>
        <w:rPr>
          <w:sz w:val="20"/>
        </w:rPr>
        <w:t xml:space="preserve"> </w:t>
      </w:r>
      <w:hyperlink r:id="rId13">
        <w:r w:rsidR="004E7388">
          <w:rPr>
            <w:rFonts w:ascii="BIZ UDGothic"/>
            <w:sz w:val="13"/>
          </w:rPr>
          <w:t>u2091940@uel.ac.uk</w:t>
        </w:r>
      </w:hyperlink>
      <w:r>
        <w:rPr>
          <w:rFonts w:ascii="BIZ UDGothic"/>
          <w:spacing w:val="-3"/>
          <w:sz w:val="13"/>
        </w:rPr>
        <w:t xml:space="preserve"> </w:t>
      </w:r>
      <w:r>
        <w:rPr>
          <w:sz w:val="16"/>
        </w:rPr>
        <w:t xml:space="preserve">(A.D. Zorto); </w:t>
      </w:r>
      <w:hyperlink r:id="rId14">
        <w:r w:rsidR="004E7388">
          <w:rPr>
            <w:rFonts w:ascii="BIZ UDGothic"/>
            <w:sz w:val="13"/>
          </w:rPr>
          <w:t>J.Chettuthara-moncy@uel.ac.uk</w:t>
        </w:r>
      </w:hyperlink>
      <w:r>
        <w:rPr>
          <w:rFonts w:ascii="BIZ UDGothic"/>
          <w:sz w:val="13"/>
        </w:rPr>
        <w:t xml:space="preserve"> </w:t>
      </w:r>
      <w:r>
        <w:rPr>
          <w:sz w:val="16"/>
        </w:rPr>
        <w:t xml:space="preserve">(J.C. Moncy); </w:t>
      </w:r>
      <w:hyperlink r:id="rId15">
        <w:r w:rsidR="004E7388">
          <w:rPr>
            <w:rFonts w:ascii="BIZ UDGothic"/>
            <w:sz w:val="13"/>
          </w:rPr>
          <w:t>S.Sharif@uel.ac.uk</w:t>
        </w:r>
      </w:hyperlink>
      <w:r>
        <w:rPr>
          <w:rFonts w:ascii="BIZ UDGothic"/>
          <w:spacing w:val="-8"/>
          <w:sz w:val="13"/>
        </w:rPr>
        <w:t xml:space="preserve"> </w:t>
      </w:r>
      <w:r>
        <w:rPr>
          <w:sz w:val="16"/>
        </w:rPr>
        <w:t xml:space="preserve">(M.S. Sharif); </w:t>
      </w:r>
      <w:hyperlink r:id="rId16">
        <w:r w:rsidR="004E7388">
          <w:rPr>
            <w:rFonts w:ascii="BIZ UDGothic"/>
            <w:sz w:val="13"/>
          </w:rPr>
          <w:t>c.fu@uel.ac.uk</w:t>
        </w:r>
      </w:hyperlink>
      <w:r>
        <w:rPr>
          <w:rFonts w:ascii="BIZ UDGothic"/>
          <w:spacing w:val="-8"/>
          <w:sz w:val="13"/>
        </w:rPr>
        <w:t xml:space="preserve"> </w:t>
      </w:r>
      <w:r>
        <w:rPr>
          <w:sz w:val="16"/>
        </w:rPr>
        <w:t>(C.H.Y.</w:t>
      </w:r>
      <w:r>
        <w:rPr>
          <w:spacing w:val="40"/>
          <w:sz w:val="16"/>
        </w:rPr>
        <w:t xml:space="preserve"> </w:t>
      </w:r>
      <w:r>
        <w:rPr>
          <w:spacing w:val="-4"/>
          <w:sz w:val="16"/>
        </w:rPr>
        <w:t>Fu)</w:t>
      </w:r>
    </w:p>
    <w:p w14:paraId="315D0CEC" w14:textId="77777777" w:rsidR="004E7388" w:rsidRDefault="00000000">
      <w:pPr>
        <w:spacing w:line="183" w:lineRule="exact"/>
        <w:ind w:left="392"/>
        <w:rPr>
          <w:sz w:val="16"/>
        </w:rPr>
      </w:pPr>
      <w:r>
        <w:rPr>
          <w:spacing w:val="-2"/>
          <w:w w:val="105"/>
          <w:sz w:val="12"/>
        </w:rPr>
        <w:t>ORCID</w:t>
      </w:r>
      <w:r>
        <w:rPr>
          <w:spacing w:val="-2"/>
          <w:w w:val="105"/>
          <w:sz w:val="16"/>
        </w:rPr>
        <w:t>(s):</w:t>
      </w:r>
    </w:p>
    <w:p w14:paraId="006F1C15" w14:textId="77777777" w:rsidR="008662C9" w:rsidRDefault="00000000" w:rsidP="005F54C8">
      <w:pPr>
        <w:pStyle w:val="BodyText"/>
        <w:spacing w:before="56" w:line="249" w:lineRule="auto"/>
        <w:ind w:left="34" w:right="32"/>
        <w:jc w:val="both"/>
        <w:rPr>
          <w:ins w:id="68" w:author="Cynthia Fu" w:date="2026-04-01T23:25:00Z" w16du:dateUtc="2026-04-01T22:25:00Z"/>
        </w:rPr>
      </w:pPr>
      <w:r>
        <w:br w:type="column"/>
      </w:r>
      <w:ins w:id="69" w:author="Cynthia Fu" w:date="2026-04-01T23:24:00Z" w16du:dateUtc="2026-04-01T22:24:00Z">
        <w:r w:rsidR="008662C9" w:rsidRPr="008662C9">
          <w:lastRenderedPageBreak/>
          <w:t xml:space="preserve">A central challenge </w:t>
        </w:r>
        <w:r w:rsidR="008662C9">
          <w:t>is</w:t>
        </w:r>
        <w:r w:rsidR="008662C9" w:rsidRPr="008662C9">
          <w:t xml:space="preserve"> pretreatment stratification: identifying which patients are more likely to achieve remission before treatment begins. Electroencephalography (EEG) is </w:t>
        </w:r>
      </w:ins>
      <w:ins w:id="70" w:author="Cynthia Fu" w:date="2026-04-01T23:25:00Z" w16du:dateUtc="2026-04-01T22:25:00Z">
        <w:r w:rsidR="008662C9">
          <w:t xml:space="preserve">a potential </w:t>
        </w:r>
      </w:ins>
      <w:ins w:id="71" w:author="Cynthia Fu" w:date="2026-04-01T23:24:00Z" w16du:dateUtc="2026-04-01T22:24:00Z">
        <w:r w:rsidR="008662C9" w:rsidRPr="008662C9">
          <w:t xml:space="preserve">modality for this purpose due to its portability, low cost, and high temporal resolution. </w:t>
        </w:r>
      </w:ins>
    </w:p>
    <w:p w14:paraId="59C57B98" w14:textId="24648C5E" w:rsidR="004E7388" w:rsidDel="000828E6" w:rsidRDefault="00000000" w:rsidP="005F54C8">
      <w:pPr>
        <w:pStyle w:val="BodyText"/>
        <w:spacing w:before="56" w:line="249" w:lineRule="auto"/>
        <w:ind w:left="34" w:right="32"/>
        <w:jc w:val="both"/>
        <w:rPr>
          <w:del w:id="72" w:author="Cynthia Fu" w:date="2026-04-01T23:27:00Z" w16du:dateUtc="2026-04-01T22:27:00Z"/>
        </w:rPr>
      </w:pPr>
      <w:del w:id="73" w:author="Cynthia Fu" w:date="2026-04-01T23:25:00Z" w16du:dateUtc="2026-04-01T22:25:00Z">
        <w:r w:rsidDel="008662C9">
          <w:delText>A useful biomarker pipeline has to identify which patients are</w:delText>
        </w:r>
        <w:r w:rsidDel="008662C9">
          <w:rPr>
            <w:spacing w:val="-10"/>
          </w:rPr>
          <w:delText xml:space="preserve"> </w:delText>
        </w:r>
        <w:r w:rsidDel="008662C9">
          <w:delText>more</w:delText>
        </w:r>
        <w:r w:rsidDel="008662C9">
          <w:rPr>
            <w:spacing w:val="-9"/>
          </w:rPr>
          <w:delText xml:space="preserve"> </w:delText>
        </w:r>
        <w:r w:rsidDel="008662C9">
          <w:delText>or</w:delText>
        </w:r>
        <w:r w:rsidDel="008662C9">
          <w:rPr>
            <w:spacing w:val="-10"/>
          </w:rPr>
          <w:delText xml:space="preserve"> </w:delText>
        </w:r>
        <w:r w:rsidDel="008662C9">
          <w:delText>less</w:delText>
        </w:r>
        <w:r w:rsidDel="008662C9">
          <w:rPr>
            <w:spacing w:val="-10"/>
          </w:rPr>
          <w:delText xml:space="preserve"> </w:delText>
        </w:r>
        <w:r w:rsidDel="008662C9">
          <w:delText>likely</w:delText>
        </w:r>
        <w:r w:rsidDel="008662C9">
          <w:rPr>
            <w:spacing w:val="-10"/>
          </w:rPr>
          <w:delText xml:space="preserve"> </w:delText>
        </w:r>
        <w:r w:rsidDel="008662C9">
          <w:delText>to</w:delText>
        </w:r>
        <w:r w:rsidDel="008662C9">
          <w:rPr>
            <w:spacing w:val="-9"/>
          </w:rPr>
          <w:delText xml:space="preserve"> </w:delText>
        </w:r>
        <w:r w:rsidDel="008662C9">
          <w:delText>respond</w:delText>
        </w:r>
        <w:r w:rsidDel="008662C9">
          <w:rPr>
            <w:spacing w:val="-10"/>
          </w:rPr>
          <w:delText xml:space="preserve"> </w:delText>
        </w:r>
        <w:r w:rsidDel="008662C9">
          <w:delText>before</w:delText>
        </w:r>
        <w:r w:rsidDel="008662C9">
          <w:rPr>
            <w:spacing w:val="-10"/>
          </w:rPr>
          <w:delText xml:space="preserve"> </w:delText>
        </w:r>
        <w:r w:rsidDel="008662C9">
          <w:delText>stimulation</w:delText>
        </w:r>
        <w:r w:rsidDel="008662C9">
          <w:rPr>
            <w:spacing w:val="-9"/>
          </w:rPr>
          <w:delText xml:space="preserve"> </w:delText>
        </w:r>
        <w:r w:rsidDel="008662C9">
          <w:delText>begins. EEG</w:delText>
        </w:r>
        <w:r w:rsidDel="008662C9">
          <w:rPr>
            <w:spacing w:val="40"/>
          </w:rPr>
          <w:delText xml:space="preserve"> </w:delText>
        </w:r>
        <w:r w:rsidDel="008662C9">
          <w:delText>is</w:delText>
        </w:r>
        <w:r w:rsidDel="008662C9">
          <w:rPr>
            <w:spacing w:val="40"/>
          </w:rPr>
          <w:delText xml:space="preserve"> </w:delText>
        </w:r>
        <w:r w:rsidDel="008662C9">
          <w:delText>well</w:delText>
        </w:r>
        <w:r w:rsidDel="008662C9">
          <w:rPr>
            <w:spacing w:val="40"/>
          </w:rPr>
          <w:delText xml:space="preserve"> </w:delText>
        </w:r>
        <w:r w:rsidDel="008662C9">
          <w:delText>suited</w:delText>
        </w:r>
        <w:r w:rsidDel="008662C9">
          <w:rPr>
            <w:spacing w:val="40"/>
          </w:rPr>
          <w:delText xml:space="preserve"> </w:delText>
        </w:r>
        <w:r w:rsidDel="008662C9">
          <w:delText>to</w:delText>
        </w:r>
        <w:r w:rsidDel="008662C9">
          <w:rPr>
            <w:spacing w:val="40"/>
          </w:rPr>
          <w:delText xml:space="preserve"> </w:delText>
        </w:r>
        <w:r w:rsidDel="008662C9">
          <w:delText>that</w:delText>
        </w:r>
        <w:r w:rsidDel="008662C9">
          <w:rPr>
            <w:spacing w:val="40"/>
          </w:rPr>
          <w:delText xml:space="preserve"> </w:delText>
        </w:r>
        <w:r w:rsidDel="008662C9">
          <w:delText>problem</w:delText>
        </w:r>
        <w:r w:rsidDel="008662C9">
          <w:rPr>
            <w:spacing w:val="40"/>
          </w:rPr>
          <w:delText xml:space="preserve"> </w:delText>
        </w:r>
        <w:r w:rsidDel="008662C9">
          <w:delText>because</w:delText>
        </w:r>
        <w:r w:rsidDel="008662C9">
          <w:rPr>
            <w:spacing w:val="40"/>
          </w:rPr>
          <w:delText xml:space="preserve"> </w:delText>
        </w:r>
        <w:r w:rsidDel="008662C9">
          <w:delText>w</w:delText>
        </w:r>
      </w:del>
      <w:ins w:id="74" w:author="Cynthia Fu" w:date="2026-04-01T23:25:00Z" w16du:dateUtc="2026-04-01T22:25:00Z">
        <w:r w:rsidR="008662C9">
          <w:t>W</w:t>
        </w:r>
      </w:ins>
      <w:r>
        <w:t xml:space="preserve">earable </w:t>
      </w:r>
      <w:ins w:id="75" w:author="Cynthia Fu" w:date="2026-04-01T23:25:00Z" w16du:dateUtc="2026-04-01T22:25:00Z">
        <w:r w:rsidR="008662C9">
          <w:t xml:space="preserve">EEG </w:t>
        </w:r>
      </w:ins>
      <w:r>
        <w:t>hardware</w:t>
      </w:r>
      <w:r>
        <w:rPr>
          <w:spacing w:val="40"/>
        </w:rPr>
        <w:t xml:space="preserve"> </w:t>
      </w:r>
      <w:r>
        <w:t>has</w:t>
      </w:r>
      <w:r>
        <w:rPr>
          <w:spacing w:val="40"/>
        </w:rPr>
        <w:t xml:space="preserve"> </w:t>
      </w:r>
      <w:r>
        <w:t>made</w:t>
      </w:r>
      <w:r>
        <w:rPr>
          <w:spacing w:val="40"/>
        </w:rPr>
        <w:t xml:space="preserve"> </w:t>
      </w:r>
      <w:r>
        <w:t>ambulatory</w:t>
      </w:r>
      <w:r>
        <w:rPr>
          <w:spacing w:val="40"/>
        </w:rPr>
        <w:t xml:space="preserve"> </w:t>
      </w:r>
      <w:r>
        <w:t>recording</w:t>
      </w:r>
      <w:r>
        <w:rPr>
          <w:spacing w:val="40"/>
        </w:rPr>
        <w:t xml:space="preserve"> </w:t>
      </w:r>
      <w:r>
        <w:t>increasingly feasible</w:t>
      </w:r>
      <w:r>
        <w:rPr>
          <w:spacing w:val="-13"/>
        </w:rPr>
        <w:t xml:space="preserve"> </w:t>
      </w:r>
      <w:del w:id="76" w:author="Cynthia Fu" w:date="2026-04-01T23:27:00Z" w16du:dateUtc="2026-04-01T22:27:00Z">
        <w:r w:rsidDel="000777CB">
          <w:delText>[</w:delText>
        </w:r>
        <w:r w:rsidR="004E7388" w:rsidDel="000777CB">
          <w:fldChar w:fldCharType="begin"/>
        </w:r>
        <w:r w:rsidR="004E7388" w:rsidDel="000777CB">
          <w:delInstrText>HYPERLINK \l "_bookmark24"</w:delInstrText>
        </w:r>
        <w:r w:rsidR="004E7388" w:rsidDel="000777CB">
          <w:fldChar w:fldCharType="separate"/>
        </w:r>
        <w:r w:rsidR="004E7388" w:rsidDel="000777CB">
          <w:rPr>
            <w:color w:val="2F4F4F"/>
          </w:rPr>
          <w:delText>10</w:delText>
        </w:r>
        <w:r w:rsidR="004E7388" w:rsidDel="000777CB">
          <w:fldChar w:fldCharType="end"/>
        </w:r>
        <w:r w:rsidDel="000777CB">
          <w:delText>]</w:delText>
        </w:r>
      </w:del>
      <w:r>
        <w:t>,</w:t>
      </w:r>
      <w:r>
        <w:rPr>
          <w:spacing w:val="-12"/>
        </w:rPr>
        <w:t xml:space="preserve"> </w:t>
      </w:r>
      <w:r>
        <w:t>broader</w:t>
      </w:r>
      <w:r>
        <w:rPr>
          <w:spacing w:val="-13"/>
        </w:rPr>
        <w:t xml:space="preserve"> </w:t>
      </w:r>
      <w:r>
        <w:t>clinical</w:t>
      </w:r>
      <w:r>
        <w:rPr>
          <w:spacing w:val="-12"/>
        </w:rPr>
        <w:t xml:space="preserve"> </w:t>
      </w:r>
      <w:r>
        <w:t>overviews</w:t>
      </w:r>
      <w:r>
        <w:rPr>
          <w:spacing w:val="-13"/>
        </w:rPr>
        <w:t xml:space="preserve"> </w:t>
      </w:r>
      <w:r>
        <w:t>continue</w:t>
      </w:r>
      <w:r>
        <w:rPr>
          <w:spacing w:val="-12"/>
        </w:rPr>
        <w:t xml:space="preserve"> </w:t>
      </w:r>
      <w:r>
        <w:t>to</w:t>
      </w:r>
      <w:r>
        <w:rPr>
          <w:spacing w:val="-13"/>
        </w:rPr>
        <w:t xml:space="preserve"> </w:t>
      </w:r>
      <w:r>
        <w:t>support diagnostic, prognostic, and therapeutic uses of EEG-based markers</w:t>
      </w:r>
      <w:r>
        <w:rPr>
          <w:spacing w:val="-13"/>
        </w:rPr>
        <w:t xml:space="preserve"> </w:t>
      </w:r>
      <w:r>
        <w:t>[</w:t>
      </w:r>
      <w:hyperlink w:anchor="_bookmark25" w:history="1">
        <w:r w:rsidR="004E7388">
          <w:rPr>
            <w:color w:val="2F4F4F"/>
          </w:rPr>
          <w:t>11</w:t>
        </w:r>
      </w:hyperlink>
      <w:r>
        <w:t>],</w:t>
      </w:r>
      <w:r>
        <w:rPr>
          <w:spacing w:val="-12"/>
        </w:rPr>
        <w:t xml:space="preserve"> </w:t>
      </w:r>
      <w:r>
        <w:t>and</w:t>
      </w:r>
      <w:r>
        <w:rPr>
          <w:spacing w:val="-13"/>
        </w:rPr>
        <w:t xml:space="preserve"> </w:t>
      </w:r>
      <w:r>
        <w:t>recent</w:t>
      </w:r>
      <w:r>
        <w:rPr>
          <w:spacing w:val="-12"/>
        </w:rPr>
        <w:t xml:space="preserve"> </w:t>
      </w:r>
      <w:r>
        <w:t>technical</w:t>
      </w:r>
      <w:r>
        <w:rPr>
          <w:spacing w:val="-13"/>
        </w:rPr>
        <w:t xml:space="preserve"> </w:t>
      </w:r>
      <w:r>
        <w:t>guidance</w:t>
      </w:r>
      <w:r>
        <w:rPr>
          <w:spacing w:val="-12"/>
        </w:rPr>
        <w:t xml:space="preserve"> </w:t>
      </w:r>
      <w:r>
        <w:t>has</w:t>
      </w:r>
      <w:r>
        <w:rPr>
          <w:spacing w:val="-13"/>
        </w:rPr>
        <w:t xml:space="preserve"> </w:t>
      </w:r>
      <w:r>
        <w:t>emphasized both</w:t>
      </w:r>
      <w:r>
        <w:rPr>
          <w:spacing w:val="80"/>
        </w:rPr>
        <w:t xml:space="preserve"> </w:t>
      </w:r>
      <w:r>
        <w:t>the</w:t>
      </w:r>
      <w:r>
        <w:rPr>
          <w:spacing w:val="80"/>
        </w:rPr>
        <w:t xml:space="preserve"> </w:t>
      </w:r>
      <w:r>
        <w:t>promise</w:t>
      </w:r>
      <w:r>
        <w:rPr>
          <w:spacing w:val="80"/>
        </w:rPr>
        <w:t xml:space="preserve"> </w:t>
      </w:r>
      <w:r>
        <w:t>and</w:t>
      </w:r>
      <w:r>
        <w:rPr>
          <w:spacing w:val="80"/>
        </w:rPr>
        <w:t xml:space="preserve"> </w:t>
      </w:r>
      <w:r>
        <w:t>the</w:t>
      </w:r>
      <w:r>
        <w:rPr>
          <w:spacing w:val="80"/>
        </w:rPr>
        <w:t xml:space="preserve"> </w:t>
      </w:r>
      <w:r>
        <w:t>implementation</w:t>
      </w:r>
      <w:r>
        <w:rPr>
          <w:spacing w:val="80"/>
        </w:rPr>
        <w:t xml:space="preserve"> </w:t>
      </w:r>
      <w:r>
        <w:t>challenges of</w:t>
      </w:r>
      <w:r>
        <w:rPr>
          <w:spacing w:val="40"/>
        </w:rPr>
        <w:t xml:space="preserve"> </w:t>
      </w:r>
      <w:r>
        <w:t>EEG</w:t>
      </w:r>
      <w:r>
        <w:rPr>
          <w:spacing w:val="40"/>
        </w:rPr>
        <w:t xml:space="preserve"> </w:t>
      </w:r>
      <w:r>
        <w:t>biomarkers</w:t>
      </w:r>
      <w:r>
        <w:rPr>
          <w:spacing w:val="40"/>
        </w:rPr>
        <w:t xml:space="preserve"> </w:t>
      </w:r>
      <w:r>
        <w:t>in</w:t>
      </w:r>
      <w:r>
        <w:rPr>
          <w:spacing w:val="40"/>
        </w:rPr>
        <w:t xml:space="preserve"> </w:t>
      </w:r>
      <w:r>
        <w:t>major</w:t>
      </w:r>
      <w:r>
        <w:rPr>
          <w:spacing w:val="40"/>
        </w:rPr>
        <w:t xml:space="preserve"> </w:t>
      </w:r>
      <w:r>
        <w:t>depressive</w:t>
      </w:r>
      <w:r>
        <w:rPr>
          <w:spacing w:val="40"/>
        </w:rPr>
        <w:t xml:space="preserve"> </w:t>
      </w:r>
      <w:r>
        <w:t>disorder</w:t>
      </w:r>
      <w:r>
        <w:rPr>
          <w:spacing w:val="40"/>
        </w:rPr>
        <w:t xml:space="preserve"> </w:t>
      </w:r>
      <w:r>
        <w:t>[</w:t>
      </w:r>
      <w:hyperlink w:anchor="_bookmark26" w:history="1">
        <w:r w:rsidR="004E7388">
          <w:rPr>
            <w:color w:val="2F4F4F"/>
          </w:rPr>
          <w:t>12</w:t>
        </w:r>
      </w:hyperlink>
      <w:r>
        <w:t>]. Reduced-channel</w:t>
      </w:r>
      <w:r>
        <w:rPr>
          <w:spacing w:val="40"/>
        </w:rPr>
        <w:t xml:space="preserve"> </w:t>
      </w:r>
      <w:r>
        <w:t>systems</w:t>
      </w:r>
      <w:r>
        <w:rPr>
          <w:spacing w:val="40"/>
        </w:rPr>
        <w:t xml:space="preserve"> </w:t>
      </w:r>
      <w:r>
        <w:t>improve</w:t>
      </w:r>
      <w:r>
        <w:rPr>
          <w:spacing w:val="40"/>
        </w:rPr>
        <w:t xml:space="preserve"> </w:t>
      </w:r>
      <w:r>
        <w:t>portability</w:t>
      </w:r>
      <w:r>
        <w:rPr>
          <w:spacing w:val="40"/>
        </w:rPr>
        <w:t xml:space="preserve"> </w:t>
      </w:r>
      <w:r>
        <w:t>and</w:t>
      </w:r>
      <w:r>
        <w:rPr>
          <w:spacing w:val="40"/>
        </w:rPr>
        <w:t xml:space="preserve"> </w:t>
      </w:r>
      <w:r>
        <w:t>ease of</w:t>
      </w:r>
      <w:r>
        <w:rPr>
          <w:spacing w:val="29"/>
        </w:rPr>
        <w:t xml:space="preserve"> </w:t>
      </w:r>
      <w:r>
        <w:t>deployment</w:t>
      </w:r>
      <w:r>
        <w:rPr>
          <w:spacing w:val="29"/>
        </w:rPr>
        <w:t xml:space="preserve"> </w:t>
      </w:r>
      <w:r>
        <w:t>[</w:t>
      </w:r>
      <w:hyperlink w:anchor="_bookmark27" w:history="1">
        <w:r w:rsidR="004E7388">
          <w:rPr>
            <w:color w:val="2F4F4F"/>
          </w:rPr>
          <w:t>13</w:t>
        </w:r>
      </w:hyperlink>
      <w:r>
        <w:t>],</w:t>
      </w:r>
      <w:r>
        <w:rPr>
          <w:spacing w:val="29"/>
        </w:rPr>
        <w:t xml:space="preserve"> </w:t>
      </w:r>
      <w:r>
        <w:t>whereas</w:t>
      </w:r>
      <w:r>
        <w:rPr>
          <w:spacing w:val="29"/>
        </w:rPr>
        <w:t xml:space="preserve"> </w:t>
      </w:r>
      <w:r>
        <w:t>denser</w:t>
      </w:r>
      <w:r>
        <w:rPr>
          <w:spacing w:val="29"/>
        </w:rPr>
        <w:t xml:space="preserve"> </w:t>
      </w:r>
      <w:r>
        <w:t>acquisitions</w:t>
      </w:r>
      <w:r>
        <w:rPr>
          <w:spacing w:val="29"/>
        </w:rPr>
        <w:t xml:space="preserve"> </w:t>
      </w:r>
      <w:r>
        <w:t>provide richer</w:t>
      </w:r>
      <w:r>
        <w:rPr>
          <w:spacing w:val="-2"/>
        </w:rPr>
        <w:t xml:space="preserve"> </w:t>
      </w:r>
      <w:r>
        <w:t>spatial</w:t>
      </w:r>
      <w:r>
        <w:rPr>
          <w:spacing w:val="-1"/>
        </w:rPr>
        <w:t xml:space="preserve"> </w:t>
      </w:r>
      <w:r>
        <w:t>detail</w:t>
      </w:r>
      <w:r>
        <w:rPr>
          <w:spacing w:val="-1"/>
        </w:rPr>
        <w:t xml:space="preserve"> </w:t>
      </w:r>
      <w:r>
        <w:t>at</w:t>
      </w:r>
      <w:r>
        <w:rPr>
          <w:spacing w:val="-1"/>
        </w:rPr>
        <w:t xml:space="preserve"> </w:t>
      </w:r>
      <w:r>
        <w:t>the</w:t>
      </w:r>
      <w:r>
        <w:rPr>
          <w:spacing w:val="-2"/>
        </w:rPr>
        <w:t xml:space="preserve"> </w:t>
      </w:r>
      <w:r>
        <w:t>cost</w:t>
      </w:r>
      <w:r>
        <w:rPr>
          <w:spacing w:val="-1"/>
        </w:rPr>
        <w:t xml:space="preserve"> </w:t>
      </w:r>
      <w:r>
        <w:t>of</w:t>
      </w:r>
      <w:r>
        <w:rPr>
          <w:spacing w:val="-1"/>
        </w:rPr>
        <w:t xml:space="preserve"> </w:t>
      </w:r>
      <w:r>
        <w:t>greater</w:t>
      </w:r>
      <w:r>
        <w:rPr>
          <w:spacing w:val="-1"/>
        </w:rPr>
        <w:t xml:space="preserve"> </w:t>
      </w:r>
      <w:r>
        <w:t>setup</w:t>
      </w:r>
      <w:r>
        <w:rPr>
          <w:spacing w:val="-2"/>
        </w:rPr>
        <w:t xml:space="preserve"> </w:t>
      </w:r>
      <w:r>
        <w:t>burden</w:t>
      </w:r>
      <w:r>
        <w:rPr>
          <w:spacing w:val="-1"/>
        </w:rPr>
        <w:t xml:space="preserve"> </w:t>
      </w:r>
      <w:r>
        <w:rPr>
          <w:spacing w:val="-4"/>
        </w:rPr>
        <w:t>[</w:t>
      </w:r>
      <w:hyperlink w:anchor="_bookmark28" w:history="1">
        <w:r w:rsidR="004E7388">
          <w:rPr>
            <w:color w:val="2F4F4F"/>
            <w:spacing w:val="-4"/>
          </w:rPr>
          <w:t>14</w:t>
        </w:r>
      </w:hyperlink>
      <w:r>
        <w:rPr>
          <w:spacing w:val="-4"/>
        </w:rPr>
        <w:t>].</w:t>
      </w:r>
      <w:ins w:id="77" w:author="Cynthia Fu" w:date="2026-04-01T23:27:00Z" w16du:dateUtc="2026-04-01T22:27:00Z">
        <w:r w:rsidR="000828E6">
          <w:rPr>
            <w:spacing w:val="-4"/>
          </w:rPr>
          <w:t xml:space="preserve"> </w:t>
        </w:r>
      </w:ins>
    </w:p>
    <w:p w14:paraId="08236976" w14:textId="77777777" w:rsidR="004E7388" w:rsidRDefault="00000000">
      <w:pPr>
        <w:pStyle w:val="BodyText"/>
        <w:spacing w:before="56" w:line="249" w:lineRule="auto"/>
        <w:ind w:left="34" w:right="32"/>
        <w:jc w:val="both"/>
        <w:pPrChange w:id="78" w:author="Cynthia Fu" w:date="2026-04-01T23:27:00Z" w16du:dateUtc="2026-04-01T22:27:00Z">
          <w:pPr>
            <w:pStyle w:val="BodyText"/>
            <w:spacing w:line="249" w:lineRule="auto"/>
            <w:ind w:left="34" w:right="32"/>
            <w:jc w:val="both"/>
          </w:pPr>
        </w:pPrChange>
      </w:pPr>
      <w:r>
        <w:t>Standard recording practice therefore remains important even in low-montage settings [</w:t>
      </w:r>
      <w:r w:rsidR="004E7388">
        <w:fldChar w:fldCharType="begin"/>
      </w:r>
      <w:r w:rsidR="004E7388">
        <w:instrText>HYPERLINK \l "_bookmark29"</w:instrText>
      </w:r>
      <w:r w:rsidR="004E7388">
        <w:fldChar w:fldCharType="separate"/>
      </w:r>
      <w:r w:rsidR="004E7388">
        <w:rPr>
          <w:color w:val="2F4F4F"/>
        </w:rPr>
        <w:t>15</w:t>
      </w:r>
      <w:r w:rsidR="004E7388">
        <w:fldChar w:fldCharType="end"/>
      </w:r>
      <w:r>
        <w:t>].</w:t>
      </w:r>
    </w:p>
    <w:p w14:paraId="51919547" w14:textId="407A673F" w:rsidR="004E7388" w:rsidRDefault="00000000">
      <w:pPr>
        <w:pStyle w:val="BodyText"/>
        <w:spacing w:line="249" w:lineRule="auto"/>
        <w:ind w:left="34" w:right="32" w:firstLine="298"/>
        <w:jc w:val="both"/>
      </w:pPr>
      <w:r>
        <w:t xml:space="preserve">The literature on EEG biomarkers in major depressive disorder is encouraging </w:t>
      </w:r>
      <w:del w:id="79" w:author="Cynthia Fu" w:date="2026-04-01T23:28:00Z" w16du:dateUtc="2026-04-01T22:28:00Z">
        <w:r w:rsidDel="00AE4909">
          <w:delText xml:space="preserve">and </w:delText>
        </w:r>
      </w:del>
      <w:ins w:id="80" w:author="Cynthia Fu" w:date="2026-04-01T23:28:00Z" w16du:dateUtc="2026-04-01T22:28:00Z">
        <w:r w:rsidR="00AE4909">
          <w:t xml:space="preserve">though </w:t>
        </w:r>
      </w:ins>
      <w:r>
        <w:t>methodologically uneven. Reviews and biomarker overviews have repeatedly highlighted spectral, asymmetry, vigilance, entropy, and complexity signatures as potentially informative marker families</w:t>
      </w:r>
      <w:r>
        <w:rPr>
          <w:spacing w:val="-1"/>
        </w:rPr>
        <w:t xml:space="preserve"> </w:t>
      </w:r>
      <w:r>
        <w:t>[</w:t>
      </w:r>
      <w:hyperlink w:anchor="_bookmark30" w:history="1">
        <w:r w:rsidR="004E7388">
          <w:rPr>
            <w:color w:val="2F4F4F"/>
          </w:rPr>
          <w:t>16</w:t>
        </w:r>
      </w:hyperlink>
      <w:r>
        <w:t>–</w:t>
      </w:r>
      <w:hyperlink w:anchor="_bookmark32" w:history="1">
        <w:r w:rsidR="004E7388">
          <w:rPr>
            <w:color w:val="2F4F4F"/>
          </w:rPr>
          <w:t>18</w:t>
        </w:r>
      </w:hyperlink>
      <w:r>
        <w:t>].</w:t>
      </w:r>
      <w:r>
        <w:rPr>
          <w:spacing w:val="-1"/>
        </w:rPr>
        <w:t xml:space="preserve"> </w:t>
      </w:r>
      <w:r>
        <w:t>Related</w:t>
      </w:r>
      <w:r>
        <w:rPr>
          <w:spacing w:val="-1"/>
        </w:rPr>
        <w:t xml:space="preserve"> </w:t>
      </w:r>
      <w:r>
        <w:t>discussions</w:t>
      </w:r>
      <w:r>
        <w:rPr>
          <w:spacing w:val="-1"/>
        </w:rPr>
        <w:t xml:space="preserve"> </w:t>
      </w:r>
      <w:r>
        <w:t>of</w:t>
      </w:r>
      <w:r>
        <w:rPr>
          <w:spacing w:val="-1"/>
        </w:rPr>
        <w:t xml:space="preserve"> </w:t>
      </w:r>
      <w:r>
        <w:t>neuroimaging</w:t>
      </w:r>
      <w:r>
        <w:rPr>
          <w:spacing w:val="-1"/>
        </w:rPr>
        <w:t xml:space="preserve"> </w:t>
      </w:r>
      <w:r>
        <w:t>and EEG</w:t>
      </w:r>
      <w:r>
        <w:rPr>
          <w:spacing w:val="-3"/>
        </w:rPr>
        <w:t xml:space="preserve"> </w:t>
      </w:r>
      <w:r>
        <w:t>biomarkers</w:t>
      </w:r>
      <w:r>
        <w:rPr>
          <w:spacing w:val="-3"/>
        </w:rPr>
        <w:t xml:space="preserve"> </w:t>
      </w:r>
      <w:r>
        <w:t>have</w:t>
      </w:r>
      <w:r>
        <w:rPr>
          <w:spacing w:val="-3"/>
        </w:rPr>
        <w:t xml:space="preserve"> </w:t>
      </w:r>
      <w:r>
        <w:t>emphasized</w:t>
      </w:r>
      <w:r>
        <w:rPr>
          <w:spacing w:val="-3"/>
        </w:rPr>
        <w:t xml:space="preserve"> </w:t>
      </w:r>
      <w:r>
        <w:t>the</w:t>
      </w:r>
      <w:r>
        <w:rPr>
          <w:spacing w:val="-3"/>
        </w:rPr>
        <w:t xml:space="preserve"> </w:t>
      </w:r>
      <w:r>
        <w:t>clinical</w:t>
      </w:r>
      <w:r>
        <w:rPr>
          <w:spacing w:val="-3"/>
        </w:rPr>
        <w:t xml:space="preserve"> </w:t>
      </w:r>
      <w:r>
        <w:t>opportunity, but also the need for more robust treatment-response models and better translational discipline [</w:t>
      </w:r>
      <w:hyperlink w:anchor="_bookmark33" w:history="1">
        <w:r w:rsidR="004E7388">
          <w:rPr>
            <w:color w:val="2F4F4F"/>
          </w:rPr>
          <w:t>19</w:t>
        </w:r>
      </w:hyperlink>
      <w:r>
        <w:t>–</w:t>
      </w:r>
      <w:hyperlink w:anchor="_bookmark35" w:history="1">
        <w:r w:rsidR="004E7388">
          <w:rPr>
            <w:color w:val="2F4F4F"/>
          </w:rPr>
          <w:t>21</w:t>
        </w:r>
      </w:hyperlink>
      <w:r>
        <w:t>]. More recent meta-analytic work on EEG-based treatment prediction reaches a similar conclusion: useful signal is present, but translation depends on stronger methodology and standardization [</w:t>
      </w:r>
      <w:hyperlink w:anchor="_bookmark26" w:history="1">
        <w:r w:rsidR="004E7388">
          <w:rPr>
            <w:color w:val="2F4F4F"/>
          </w:rPr>
          <w:t>12</w:t>
        </w:r>
      </w:hyperlink>
      <w:r>
        <w:t xml:space="preserve">, </w:t>
      </w:r>
      <w:hyperlink w:anchor="_bookmark36" w:history="1">
        <w:r w:rsidR="004E7388">
          <w:rPr>
            <w:color w:val="2F4F4F"/>
          </w:rPr>
          <w:t>22</w:t>
        </w:r>
      </w:hyperlink>
      <w:r>
        <w:t xml:space="preserve">, </w:t>
      </w:r>
      <w:hyperlink w:anchor="_bookmark37" w:history="1">
        <w:r w:rsidR="004E7388">
          <w:rPr>
            <w:color w:val="2F4F4F"/>
          </w:rPr>
          <w:t>23</w:t>
        </w:r>
      </w:hyperlink>
      <w:r>
        <w:t>]. Machine learning studies have extended this literature into antidepressant, placebo, and neuromodulation response prediction, while also exposing</w:t>
      </w:r>
      <w:r>
        <w:rPr>
          <w:spacing w:val="10"/>
        </w:rPr>
        <w:t xml:space="preserve"> </w:t>
      </w:r>
      <w:r>
        <w:t>recurrent</w:t>
      </w:r>
      <w:r>
        <w:rPr>
          <w:spacing w:val="11"/>
        </w:rPr>
        <w:t xml:space="preserve"> </w:t>
      </w:r>
      <w:r>
        <w:t>concerns</w:t>
      </w:r>
      <w:r>
        <w:rPr>
          <w:spacing w:val="11"/>
        </w:rPr>
        <w:t xml:space="preserve"> </w:t>
      </w:r>
      <w:r>
        <w:t>about</w:t>
      </w:r>
      <w:r>
        <w:rPr>
          <w:spacing w:val="10"/>
        </w:rPr>
        <w:t xml:space="preserve"> </w:t>
      </w:r>
      <w:r>
        <w:t>external</w:t>
      </w:r>
      <w:r>
        <w:rPr>
          <w:spacing w:val="11"/>
        </w:rPr>
        <w:t xml:space="preserve"> </w:t>
      </w:r>
      <w:r>
        <w:rPr>
          <w:spacing w:val="-2"/>
        </w:rPr>
        <w:t>generalization,</w:t>
      </w:r>
    </w:p>
    <w:p w14:paraId="5918B496" w14:textId="77777777" w:rsidR="004E7388" w:rsidRDefault="004E7388">
      <w:pPr>
        <w:pStyle w:val="BodyText"/>
        <w:spacing w:line="249" w:lineRule="auto"/>
        <w:jc w:val="both"/>
        <w:sectPr w:rsidR="004E7388">
          <w:type w:val="continuous"/>
          <w:pgSz w:w="11910" w:h="15880"/>
          <w:pgMar w:top="980" w:right="992" w:bottom="700" w:left="992" w:header="0" w:footer="517" w:gutter="0"/>
          <w:cols w:num="2" w:space="720" w:equalWidth="0">
            <w:col w:w="4782" w:space="324"/>
            <w:col w:w="4820"/>
          </w:cols>
        </w:sectPr>
      </w:pPr>
    </w:p>
    <w:p w14:paraId="23D4B8A2" w14:textId="77777777" w:rsidR="004E7388" w:rsidRDefault="004E7388">
      <w:pPr>
        <w:pStyle w:val="BodyText"/>
        <w:spacing w:before="2"/>
        <w:rPr>
          <w:sz w:val="11"/>
        </w:rPr>
      </w:pPr>
    </w:p>
    <w:p w14:paraId="32BBE609" w14:textId="77777777" w:rsidR="004E7388" w:rsidRDefault="004E7388">
      <w:pPr>
        <w:pStyle w:val="BodyText"/>
        <w:rPr>
          <w:sz w:val="11"/>
        </w:rPr>
        <w:sectPr w:rsidR="004E7388">
          <w:headerReference w:type="default" r:id="rId17"/>
          <w:footerReference w:type="default" r:id="rId18"/>
          <w:pgSz w:w="11910" w:h="15880"/>
          <w:pgMar w:top="920" w:right="992" w:bottom="700" w:left="992" w:header="702" w:footer="517" w:gutter="0"/>
          <w:cols w:space="720"/>
        </w:sectPr>
      </w:pPr>
    </w:p>
    <w:p w14:paraId="6D74B02C" w14:textId="77777777" w:rsidR="004E7388" w:rsidRDefault="00000000">
      <w:pPr>
        <w:pStyle w:val="BodyText"/>
        <w:spacing w:before="68" w:line="249" w:lineRule="auto"/>
        <w:ind w:left="34"/>
        <w:jc w:val="both"/>
      </w:pPr>
      <w:r>
        <w:t>feature</w:t>
      </w:r>
      <w:r>
        <w:rPr>
          <w:spacing w:val="-6"/>
        </w:rPr>
        <w:t xml:space="preserve"> </w:t>
      </w:r>
      <w:r>
        <w:t>stability,</w:t>
      </w:r>
      <w:r>
        <w:rPr>
          <w:spacing w:val="-6"/>
        </w:rPr>
        <w:t xml:space="preserve"> </w:t>
      </w:r>
      <w:r>
        <w:t>leakage-safe</w:t>
      </w:r>
      <w:r>
        <w:rPr>
          <w:spacing w:val="-6"/>
        </w:rPr>
        <w:t xml:space="preserve"> </w:t>
      </w:r>
      <w:r>
        <w:t>selection,</w:t>
      </w:r>
      <w:r>
        <w:rPr>
          <w:spacing w:val="-6"/>
        </w:rPr>
        <w:t xml:space="preserve"> </w:t>
      </w:r>
      <w:r>
        <w:t>and</w:t>
      </w:r>
      <w:r>
        <w:rPr>
          <w:spacing w:val="-6"/>
        </w:rPr>
        <w:t xml:space="preserve"> </w:t>
      </w:r>
      <w:r>
        <w:t>interpretability [</w:t>
      </w:r>
      <w:hyperlink w:anchor="_bookmark38" w:history="1">
        <w:r w:rsidR="004E7388">
          <w:rPr>
            <w:color w:val="2F4F4F"/>
          </w:rPr>
          <w:t>24</w:t>
        </w:r>
      </w:hyperlink>
      <w:r>
        <w:t>–</w:t>
      </w:r>
      <w:hyperlink w:anchor="_bookmark39" w:history="1">
        <w:r w:rsidR="004E7388">
          <w:rPr>
            <w:color w:val="2F4F4F"/>
          </w:rPr>
          <w:t>26</w:t>
        </w:r>
      </w:hyperlink>
      <w:r>
        <w:t>]. Related nonlinear and entropy-oriented studies point</w:t>
      </w:r>
      <w:r>
        <w:rPr>
          <w:spacing w:val="40"/>
        </w:rPr>
        <w:t xml:space="preserve"> </w:t>
      </w:r>
      <w:r>
        <w:t>to</w:t>
      </w:r>
      <w:r>
        <w:rPr>
          <w:spacing w:val="40"/>
        </w:rPr>
        <w:t xml:space="preserve"> </w:t>
      </w:r>
      <w:r>
        <w:t>the</w:t>
      </w:r>
      <w:r>
        <w:rPr>
          <w:spacing w:val="40"/>
        </w:rPr>
        <w:t xml:space="preserve"> </w:t>
      </w:r>
      <w:r>
        <w:t>same</w:t>
      </w:r>
      <w:r>
        <w:rPr>
          <w:spacing w:val="40"/>
        </w:rPr>
        <w:t xml:space="preserve"> </w:t>
      </w:r>
      <w:r>
        <w:t>caution</w:t>
      </w:r>
      <w:r>
        <w:rPr>
          <w:spacing w:val="40"/>
        </w:rPr>
        <w:t xml:space="preserve"> </w:t>
      </w:r>
      <w:r>
        <w:t>about</w:t>
      </w:r>
      <w:r>
        <w:rPr>
          <w:spacing w:val="40"/>
        </w:rPr>
        <w:t xml:space="preserve"> </w:t>
      </w:r>
      <w:r>
        <w:t>dimensionality</w:t>
      </w:r>
      <w:r>
        <w:rPr>
          <w:spacing w:val="40"/>
        </w:rPr>
        <w:t xml:space="preserve"> </w:t>
      </w:r>
      <w:r>
        <w:t>and signal instability [</w:t>
      </w:r>
      <w:hyperlink w:anchor="_bookmark40" w:history="1">
        <w:r w:rsidR="004E7388">
          <w:rPr>
            <w:color w:val="2F4F4F"/>
          </w:rPr>
          <w:t>27</w:t>
        </w:r>
      </w:hyperlink>
      <w:r>
        <w:t>–</w:t>
      </w:r>
      <w:hyperlink w:anchor="_bookmark41" w:history="1">
        <w:r w:rsidR="004E7388">
          <w:rPr>
            <w:color w:val="2F4F4F"/>
          </w:rPr>
          <w:t>29</w:t>
        </w:r>
      </w:hyperlink>
      <w:r>
        <w:t>]. Entropy-focused EEG work has reinforced the relevance of complexity measures [</w:t>
      </w:r>
      <w:hyperlink w:anchor="_bookmark42" w:history="1">
        <w:r w:rsidR="004E7388">
          <w:rPr>
            <w:color w:val="2F4F4F"/>
          </w:rPr>
          <w:t>30</w:t>
        </w:r>
      </w:hyperlink>
      <w:r>
        <w:t>–</w:t>
      </w:r>
      <w:hyperlink w:anchor="_bookmark44" w:history="1">
        <w:r w:rsidR="004E7388">
          <w:rPr>
            <w:color w:val="2F4F4F"/>
          </w:rPr>
          <w:t>32</w:t>
        </w:r>
      </w:hyperlink>
      <w:r>
        <w:t>]. Leakage-specific and data-centric critiques make the underlying design problem explicit [</w:t>
      </w:r>
      <w:hyperlink w:anchor="_bookmark45" w:history="1">
        <w:r w:rsidR="004E7388">
          <w:rPr>
            <w:color w:val="2F4F4F"/>
          </w:rPr>
          <w:t>33</w:t>
        </w:r>
      </w:hyperlink>
      <w:r>
        <w:t xml:space="preserve">, </w:t>
      </w:r>
      <w:hyperlink w:anchor="_bookmark46" w:history="1">
        <w:r w:rsidR="004E7388">
          <w:rPr>
            <w:color w:val="2F4F4F"/>
          </w:rPr>
          <w:t>34</w:t>
        </w:r>
      </w:hyperlink>
      <w:r>
        <w:t>].</w:t>
      </w:r>
    </w:p>
    <w:p w14:paraId="1A33A130" w14:textId="77777777" w:rsidR="00AE4909" w:rsidRDefault="00000000">
      <w:pPr>
        <w:pStyle w:val="BodyText"/>
        <w:spacing w:line="249" w:lineRule="auto"/>
        <w:ind w:left="34" w:firstLine="298"/>
        <w:jc w:val="both"/>
        <w:rPr>
          <w:ins w:id="81" w:author="Cynthia Fu" w:date="2026-04-01T23:29:00Z" w16du:dateUtc="2026-04-01T22:29:00Z"/>
          <w:spacing w:val="40"/>
        </w:rPr>
      </w:pPr>
      <w:r>
        <w:t>That tension is especially sharp in relatively small neuromodulation studies. Rich models can improve representation learning, but relatively small cohorts also increase the risk of unstable feature selection, inflated performance estimates, and overly confident biomarker claims. Nested evaluation and within-fold processing are therefore central design issues rather than implementation details in this literature [</w:t>
      </w:r>
      <w:hyperlink w:anchor="_bookmark35" w:history="1">
        <w:r w:rsidR="004E7388">
          <w:rPr>
            <w:color w:val="2F4F4F"/>
          </w:rPr>
          <w:t>21</w:t>
        </w:r>
      </w:hyperlink>
      <w:r>
        <w:t xml:space="preserve">, </w:t>
      </w:r>
      <w:hyperlink w:anchor="_bookmark45" w:history="1">
        <w:r w:rsidR="004E7388">
          <w:rPr>
            <w:color w:val="2F4F4F"/>
          </w:rPr>
          <w:t>33</w:t>
        </w:r>
      </w:hyperlink>
      <w:r>
        <w:t>]. Clinically deployable</w:t>
      </w:r>
      <w:r>
        <w:rPr>
          <w:spacing w:val="40"/>
        </w:rPr>
        <w:t xml:space="preserve"> </w:t>
      </w:r>
      <w:r>
        <w:t>EEG</w:t>
      </w:r>
      <w:r>
        <w:rPr>
          <w:spacing w:val="-1"/>
        </w:rPr>
        <w:t xml:space="preserve"> </w:t>
      </w:r>
      <w:r>
        <w:t>biomarkers</w:t>
      </w:r>
      <w:r>
        <w:rPr>
          <w:spacing w:val="-1"/>
        </w:rPr>
        <w:t xml:space="preserve"> </w:t>
      </w:r>
      <w:r>
        <w:t>also</w:t>
      </w:r>
      <w:r>
        <w:rPr>
          <w:spacing w:val="-1"/>
        </w:rPr>
        <w:t xml:space="preserve"> </w:t>
      </w:r>
      <w:r>
        <w:t>need</w:t>
      </w:r>
      <w:r>
        <w:rPr>
          <w:spacing w:val="-1"/>
        </w:rPr>
        <w:t xml:space="preserve"> </w:t>
      </w:r>
      <w:r>
        <w:t>interpretability</w:t>
      </w:r>
      <w:r>
        <w:rPr>
          <w:spacing w:val="-1"/>
        </w:rPr>
        <w:t xml:space="preserve"> </w:t>
      </w:r>
      <w:r>
        <w:t>and</w:t>
      </w:r>
      <w:r>
        <w:rPr>
          <w:spacing w:val="-1"/>
        </w:rPr>
        <w:t xml:space="preserve"> </w:t>
      </w:r>
      <w:r>
        <w:t>low-density feasibility,</w:t>
      </w:r>
      <w:r>
        <w:rPr>
          <w:spacing w:val="-6"/>
        </w:rPr>
        <w:t xml:space="preserve"> </w:t>
      </w:r>
      <w:r>
        <w:t>and</w:t>
      </w:r>
      <w:r>
        <w:rPr>
          <w:spacing w:val="-5"/>
        </w:rPr>
        <w:t xml:space="preserve"> </w:t>
      </w:r>
      <w:r>
        <w:t>recent</w:t>
      </w:r>
      <w:r>
        <w:rPr>
          <w:spacing w:val="-6"/>
        </w:rPr>
        <w:t xml:space="preserve"> </w:t>
      </w:r>
      <w:r>
        <w:t>data-centric</w:t>
      </w:r>
      <w:r>
        <w:rPr>
          <w:spacing w:val="-5"/>
        </w:rPr>
        <w:t xml:space="preserve"> </w:t>
      </w:r>
      <w:r>
        <w:t>frameworks</w:t>
      </w:r>
      <w:r>
        <w:rPr>
          <w:spacing w:val="-6"/>
        </w:rPr>
        <w:t xml:space="preserve"> </w:t>
      </w:r>
      <w:r>
        <w:t>have</w:t>
      </w:r>
      <w:r>
        <w:rPr>
          <w:spacing w:val="-6"/>
        </w:rPr>
        <w:t xml:space="preserve"> </w:t>
      </w:r>
      <w:r>
        <w:t xml:space="preserve">started </w:t>
      </w:r>
      <w:r>
        <w:rPr>
          <w:spacing w:val="-2"/>
        </w:rPr>
        <w:t>to</w:t>
      </w:r>
      <w:r>
        <w:rPr>
          <w:spacing w:val="-8"/>
        </w:rPr>
        <w:t xml:space="preserve"> </w:t>
      </w:r>
      <w:r>
        <w:rPr>
          <w:spacing w:val="-2"/>
        </w:rPr>
        <w:t>move</w:t>
      </w:r>
      <w:r>
        <w:rPr>
          <w:spacing w:val="-8"/>
        </w:rPr>
        <w:t xml:space="preserve"> </w:t>
      </w:r>
      <w:r>
        <w:rPr>
          <w:spacing w:val="-2"/>
        </w:rPr>
        <w:t>in</w:t>
      </w:r>
      <w:r>
        <w:rPr>
          <w:spacing w:val="-8"/>
        </w:rPr>
        <w:t xml:space="preserve"> </w:t>
      </w:r>
      <w:r>
        <w:rPr>
          <w:spacing w:val="-2"/>
        </w:rPr>
        <w:t>that</w:t>
      </w:r>
      <w:r>
        <w:rPr>
          <w:spacing w:val="-8"/>
        </w:rPr>
        <w:t xml:space="preserve"> </w:t>
      </w:r>
      <w:r>
        <w:rPr>
          <w:spacing w:val="-2"/>
        </w:rPr>
        <w:t>direction</w:t>
      </w:r>
      <w:r>
        <w:rPr>
          <w:spacing w:val="-8"/>
        </w:rPr>
        <w:t xml:space="preserve"> </w:t>
      </w:r>
      <w:r>
        <w:rPr>
          <w:spacing w:val="-2"/>
        </w:rPr>
        <w:t>[</w:t>
      </w:r>
      <w:hyperlink w:anchor="_bookmark46" w:history="1">
        <w:r w:rsidR="004E7388">
          <w:rPr>
            <w:color w:val="2F4F4F"/>
            <w:spacing w:val="-2"/>
          </w:rPr>
          <w:t>34</w:t>
        </w:r>
      </w:hyperlink>
      <w:r>
        <w:rPr>
          <w:spacing w:val="-2"/>
        </w:rPr>
        <w:t>].</w:t>
      </w:r>
      <w:r>
        <w:rPr>
          <w:spacing w:val="-8"/>
        </w:rPr>
        <w:t xml:space="preserve"> </w:t>
      </w:r>
      <w:r>
        <w:rPr>
          <w:spacing w:val="-2"/>
        </w:rPr>
        <w:t>Emerging</w:t>
      </w:r>
      <w:r>
        <w:rPr>
          <w:spacing w:val="-8"/>
        </w:rPr>
        <w:t xml:space="preserve"> </w:t>
      </w:r>
      <w:r>
        <w:rPr>
          <w:spacing w:val="-2"/>
        </w:rPr>
        <w:t xml:space="preserve">response-prediction </w:t>
      </w:r>
      <w:r>
        <w:t>studies in depression and related neuromodulation settings show substantial promise [</w:t>
      </w:r>
      <w:hyperlink w:anchor="_bookmark47" w:history="1">
        <w:r w:rsidR="004E7388">
          <w:rPr>
            <w:color w:val="2F4F4F"/>
          </w:rPr>
          <w:t>35</w:t>
        </w:r>
      </w:hyperlink>
      <w:r>
        <w:t>–</w:t>
      </w:r>
      <w:hyperlink w:anchor="_bookmark49" w:history="1">
        <w:r w:rsidR="004E7388">
          <w:rPr>
            <w:color w:val="2F4F4F"/>
          </w:rPr>
          <w:t>37</w:t>
        </w:r>
      </w:hyperlink>
      <w:r>
        <w:t>]. Related reviews and pilot studies also make the methodological fragility clear [</w:t>
      </w:r>
      <w:hyperlink w:anchor="_bookmark50" w:history="1">
        <w:r w:rsidR="004E7388">
          <w:rPr>
            <w:color w:val="2F4F4F"/>
          </w:rPr>
          <w:t>38</w:t>
        </w:r>
      </w:hyperlink>
      <w:r>
        <w:t>–</w:t>
      </w:r>
      <w:hyperlink w:anchor="_bookmark51" w:history="1">
        <w:r w:rsidR="004E7388">
          <w:rPr>
            <w:color w:val="2F4F4F"/>
          </w:rPr>
          <w:t>40</w:t>
        </w:r>
      </w:hyperlink>
      <w:r>
        <w:t>]. More recent response-oriented studies continue that pattern [</w:t>
      </w:r>
      <w:hyperlink w:anchor="_bookmark52" w:history="1">
        <w:r w:rsidR="004E7388">
          <w:rPr>
            <w:color w:val="2F4F4F"/>
          </w:rPr>
          <w:t>41</w:t>
        </w:r>
      </w:hyperlink>
      <w:r>
        <w:t>–</w:t>
      </w:r>
      <w:hyperlink w:anchor="_bookmark53" w:history="1">
        <w:r w:rsidR="004E7388">
          <w:rPr>
            <w:color w:val="2F4F4F"/>
          </w:rPr>
          <w:t>43</w:t>
        </w:r>
      </w:hyperlink>
      <w:r>
        <w:t>]. A recent systematic review of EEG connectivity changes in depression treatment reaches a similar</w:t>
      </w:r>
      <w:r>
        <w:rPr>
          <w:spacing w:val="40"/>
        </w:rPr>
        <w:t xml:space="preserve"> </w:t>
      </w:r>
      <w:r>
        <w:t>conclusion</w:t>
      </w:r>
      <w:r>
        <w:rPr>
          <w:spacing w:val="40"/>
        </w:rPr>
        <w:t xml:space="preserve"> </w:t>
      </w:r>
      <w:r>
        <w:t>[</w:t>
      </w:r>
      <w:hyperlink w:anchor="_bookmark54" w:history="1">
        <w:r w:rsidR="004E7388">
          <w:rPr>
            <w:color w:val="2F4F4F"/>
          </w:rPr>
          <w:t>44</w:t>
        </w:r>
      </w:hyperlink>
      <w:r>
        <w:t>].</w:t>
      </w:r>
      <w:r>
        <w:rPr>
          <w:spacing w:val="40"/>
        </w:rPr>
        <w:t xml:space="preserve"> </w:t>
      </w:r>
    </w:p>
    <w:p w14:paraId="30977E13" w14:textId="3756E415" w:rsidR="004E7388" w:rsidRDefault="00000000">
      <w:pPr>
        <w:pStyle w:val="BodyText"/>
        <w:spacing w:line="249" w:lineRule="auto"/>
        <w:ind w:left="34" w:firstLine="298"/>
        <w:jc w:val="both"/>
      </w:pPr>
      <w:r>
        <w:t>Within</w:t>
      </w:r>
      <w:r>
        <w:rPr>
          <w:spacing w:val="40"/>
        </w:rPr>
        <w:t xml:space="preserve"> </w:t>
      </w:r>
      <w:r>
        <w:t>the</w:t>
      </w:r>
      <w:r>
        <w:rPr>
          <w:spacing w:val="40"/>
        </w:rPr>
        <w:t xml:space="preserve"> </w:t>
      </w:r>
      <w:r>
        <w:t>same</w:t>
      </w:r>
      <w:r>
        <w:rPr>
          <w:spacing w:val="40"/>
        </w:rPr>
        <w:t xml:space="preserve"> </w:t>
      </w:r>
      <w:r>
        <w:t>home-based</w:t>
      </w:r>
      <w:r>
        <w:rPr>
          <w:spacing w:val="80"/>
        </w:rPr>
        <w:t xml:space="preserve"> </w:t>
      </w:r>
      <w:r>
        <w:t xml:space="preserve">4-channel MDD program </w:t>
      </w:r>
      <w:ins w:id="82" w:author="Cynthia Fu" w:date="2026-04-01T23:29:00Z" w16du:dateUtc="2026-04-01T22:29:00Z">
        <w:r w:rsidR="00CE7822">
          <w:t>analysed</w:t>
        </w:r>
      </w:ins>
      <w:del w:id="83" w:author="Cynthia Fu" w:date="2026-04-01T23:29:00Z" w16du:dateUtc="2026-04-01T22:29:00Z">
        <w:r w:rsidDel="00CE7822">
          <w:delText xml:space="preserve">studied </w:delText>
        </w:r>
      </w:del>
      <w:ins w:id="84" w:author="Cynthia Fu" w:date="2026-04-01T23:29:00Z" w16du:dateUtc="2026-04-01T22:29:00Z">
        <w:r w:rsidR="00CE7822">
          <w:t xml:space="preserve"> </w:t>
        </w:r>
      </w:ins>
      <w:r>
        <w:t xml:space="preserve">here, </w:t>
      </w:r>
      <w:del w:id="85" w:author="Cynthia Fu" w:date="2026-04-01T23:30:00Z" w16du:dateUtc="2026-04-01T22:30:00Z">
        <w:r w:rsidDel="0026058D">
          <w:delText>recent</w:delText>
        </w:r>
      </w:del>
      <w:ins w:id="86" w:author="Cynthia Fu" w:date="2026-04-01T23:30:00Z" w16du:dateUtc="2026-04-01T22:30:00Z">
        <w:r w:rsidR="0026058D">
          <w:t>power spectral density (</w:t>
        </w:r>
      </w:ins>
      <w:del w:id="87" w:author="Cynthia Fu" w:date="2026-04-01T23:30:00Z" w16du:dateUtc="2026-04-01T22:30:00Z">
        <w:r w:rsidDel="0026058D">
          <w:delText xml:space="preserve"> </w:delText>
        </w:r>
      </w:del>
      <w:r>
        <w:t>PSD</w:t>
      </w:r>
      <w:ins w:id="88" w:author="Cynthia Fu" w:date="2026-04-01T23:30:00Z" w16du:dateUtc="2026-04-01T22:30:00Z">
        <w:r w:rsidR="0026058D">
          <w:t>)</w:t>
        </w:r>
      </w:ins>
      <w:r>
        <w:t xml:space="preserve">-based and PLV-based analyses have </w:t>
      </w:r>
      <w:del w:id="89" w:author="Cynthia Fu" w:date="2026-04-01T23:31:00Z" w16du:dateUtc="2026-04-01T22:31:00Z">
        <w:r w:rsidDel="003F521F">
          <w:delText>already shown</w:delText>
        </w:r>
      </w:del>
      <w:ins w:id="90" w:author="Cynthia Fu" w:date="2026-04-01T23:31:00Z" w16du:dateUtc="2026-04-01T22:31:00Z">
        <w:r w:rsidR="003F521F">
          <w:t>observed</w:t>
        </w:r>
      </w:ins>
      <w:r>
        <w:t xml:space="preserve"> that the baseline</w:t>
      </w:r>
      <w:r>
        <w:rPr>
          <w:spacing w:val="-13"/>
        </w:rPr>
        <w:t xml:space="preserve"> </w:t>
      </w:r>
      <w:r>
        <w:t>EEG</w:t>
      </w:r>
      <w:r>
        <w:rPr>
          <w:spacing w:val="-12"/>
        </w:rPr>
        <w:t xml:space="preserve"> </w:t>
      </w:r>
      <w:r>
        <w:t>carries</w:t>
      </w:r>
      <w:r>
        <w:rPr>
          <w:spacing w:val="-13"/>
        </w:rPr>
        <w:t xml:space="preserve"> </w:t>
      </w:r>
      <w:r>
        <w:t>treatment-response</w:t>
      </w:r>
      <w:r>
        <w:rPr>
          <w:spacing w:val="-12"/>
        </w:rPr>
        <w:t xml:space="preserve"> </w:t>
      </w:r>
      <w:r>
        <w:t>information</w:t>
      </w:r>
      <w:r>
        <w:rPr>
          <w:spacing w:val="-13"/>
        </w:rPr>
        <w:t xml:space="preserve"> </w:t>
      </w:r>
      <w:r>
        <w:t>across multiple signal representations [</w:t>
      </w:r>
      <w:hyperlink w:anchor="_bookmark55" w:history="1">
        <w:r w:rsidR="004E7388">
          <w:rPr>
            <w:color w:val="2F4F4F"/>
          </w:rPr>
          <w:t>45</w:t>
        </w:r>
      </w:hyperlink>
      <w:r>
        <w:t xml:space="preserve">, </w:t>
      </w:r>
      <w:hyperlink w:anchor="_bookmark56" w:history="1">
        <w:r w:rsidR="004E7388">
          <w:rPr>
            <w:color w:val="2F4F4F"/>
          </w:rPr>
          <w:t>46</w:t>
        </w:r>
      </w:hyperlink>
      <w:r>
        <w:t xml:space="preserve">]. </w:t>
      </w:r>
      <w:ins w:id="91" w:author="Cynthia Fu" w:date="2026-04-01T23:31:00Z" w16du:dateUtc="2026-04-01T22:31:00Z">
        <w:r w:rsidR="005D12D4">
          <w:rPr>
            <w:color w:val="000000"/>
          </w:rPr>
          <w:t>PSD-based deep learning approaches identified temporoparietal spectral features (notably TP10 theta–alpha power) as informative for treatment outcome prediction [45], while connectivity-based analyses highlighted frontal–temporal and temporoparietal network patterns [46]. Together, these findings suggest that response-related signal is present and reproducible across feature families, but remains poorly characterized in terms of</w:t>
        </w:r>
        <w:r w:rsidR="005D12D4">
          <w:rPr>
            <w:rStyle w:val="apple-converted-space"/>
            <w:color w:val="000000"/>
          </w:rPr>
          <w:t> </w:t>
        </w:r>
        <w:r w:rsidR="005D12D4" w:rsidRPr="005D12D4">
          <w:rPr>
            <w:rStyle w:val="Strong"/>
            <w:b w:val="0"/>
            <w:bCs w:val="0"/>
            <w:color w:val="000000"/>
            <w:rPrChange w:id="92" w:author="Cynthia Fu" w:date="2026-04-01T23:32:00Z" w16du:dateUtc="2026-04-01T22:32:00Z">
              <w:rPr>
                <w:rStyle w:val="Strong"/>
                <w:color w:val="000000"/>
              </w:rPr>
            </w:rPrChange>
          </w:rPr>
          <w:t>interpretability, stability, and minimal feature representation</w:t>
        </w:r>
        <w:r w:rsidR="005D12D4" w:rsidRPr="005D12D4">
          <w:rPr>
            <w:b/>
            <w:color w:val="000000"/>
            <w:rPrChange w:id="93" w:author="Cynthia Fu" w:date="2026-04-01T23:32:00Z" w16du:dateUtc="2026-04-01T22:32:00Z">
              <w:rPr>
                <w:color w:val="000000"/>
              </w:rPr>
            </w:rPrChange>
          </w:rPr>
          <w:t>.</w:t>
        </w:r>
      </w:ins>
      <w:ins w:id="94" w:author="Cynthia Fu" w:date="2026-04-01T23:32:00Z" w16du:dateUtc="2026-04-01T22:32:00Z">
        <w:r w:rsidR="005D12D4">
          <w:rPr>
            <w:color w:val="000000"/>
          </w:rPr>
          <w:t xml:space="preserve"> </w:t>
        </w:r>
      </w:ins>
      <w:del w:id="95" w:author="Cynthia Fu" w:date="2026-04-01T23:32:00Z" w16du:dateUtc="2026-04-01T22:32:00Z">
        <w:r w:rsidDel="005D12D4">
          <w:delText>That background makes this cohort a useful setting for testing whether a sparse</w:delText>
        </w:r>
        <w:r w:rsidDel="005D12D4">
          <w:rPr>
            <w:spacing w:val="-13"/>
          </w:rPr>
          <w:delText xml:space="preserve"> </w:delText>
        </w:r>
        <w:r w:rsidDel="005D12D4">
          <w:delText>interpretable</w:delText>
        </w:r>
        <w:r w:rsidDel="005D12D4">
          <w:rPr>
            <w:spacing w:val="-12"/>
          </w:rPr>
          <w:delText xml:space="preserve"> </w:delText>
        </w:r>
        <w:r w:rsidDel="005D12D4">
          <w:delText>feature-selection</w:delText>
        </w:r>
        <w:r w:rsidDel="005D12D4">
          <w:rPr>
            <w:spacing w:val="-13"/>
          </w:rPr>
          <w:delText xml:space="preserve"> </w:delText>
        </w:r>
        <w:r w:rsidDel="005D12D4">
          <w:delText>workflow</w:delText>
        </w:r>
        <w:r w:rsidDel="005D12D4">
          <w:rPr>
            <w:spacing w:val="-12"/>
          </w:rPr>
          <w:delText xml:space="preserve"> </w:delText>
        </w:r>
        <w:r w:rsidDel="005D12D4">
          <w:delText>can</w:delText>
        </w:r>
        <w:r w:rsidDel="005D12D4">
          <w:rPr>
            <w:spacing w:val="-13"/>
          </w:rPr>
          <w:delText xml:space="preserve"> </w:delText>
        </w:r>
        <w:r w:rsidDel="005D12D4">
          <w:delText>isolate</w:delText>
        </w:r>
        <w:r w:rsidDel="005D12D4">
          <w:rPr>
            <w:spacing w:val="-12"/>
          </w:rPr>
          <w:delText xml:space="preserve"> </w:delText>
        </w:r>
        <w:r w:rsidDel="005D12D4">
          <w:delText xml:space="preserve">a small recurrent biomarker set under strict participant-level </w:delText>
        </w:r>
        <w:r w:rsidDel="005D12D4">
          <w:rPr>
            <w:spacing w:val="-2"/>
          </w:rPr>
          <w:delText>validation.</w:delText>
        </w:r>
      </w:del>
    </w:p>
    <w:p w14:paraId="3ECC5C92" w14:textId="40AF66AA" w:rsidR="004E7388" w:rsidRDefault="006A7E7C">
      <w:pPr>
        <w:pStyle w:val="BodyText"/>
        <w:spacing w:line="249" w:lineRule="auto"/>
        <w:ind w:left="34" w:firstLine="298"/>
        <w:jc w:val="both"/>
      </w:pPr>
      <w:ins w:id="96" w:author="Cynthia Fu" w:date="2026-04-01T23:32:00Z" w16du:dateUtc="2026-04-01T22:32:00Z">
        <w:r>
          <w:rPr>
            <w:color w:val="000000"/>
          </w:rPr>
          <w:t>The present study builds directly on this context and uses the same baseline EEG cohort as our prior PSD- and connectivity-based analyses</w:t>
        </w:r>
      </w:ins>
      <w:ins w:id="97" w:author="Cynthia Fu" w:date="2026-04-01T23:33:00Z" w16du:dateUtc="2026-04-01T22:33:00Z">
        <w:r>
          <w:rPr>
            <w:color w:val="000000"/>
          </w:rPr>
          <w:t xml:space="preserve"> [45, 46]</w:t>
        </w:r>
      </w:ins>
      <w:ins w:id="98" w:author="Cynthia Fu" w:date="2026-04-01T23:32:00Z" w16du:dateUtc="2026-04-01T22:32:00Z">
        <w:r>
          <w:rPr>
            <w:color w:val="000000"/>
          </w:rPr>
          <w:t>, but addresses a distinct question. Rather than optimising predictive performance within a predefined feature family, we test whether a strictly leakage-controlled, foldwise sparse feature-selection pipeline can identify a</w:t>
        </w:r>
        <w:r>
          <w:rPr>
            <w:rStyle w:val="apple-converted-space"/>
            <w:color w:val="000000"/>
          </w:rPr>
          <w:t> </w:t>
        </w:r>
        <w:r w:rsidRPr="006A7E7C">
          <w:rPr>
            <w:rStyle w:val="Strong"/>
            <w:b w:val="0"/>
            <w:bCs w:val="0"/>
            <w:color w:val="000000"/>
            <w:rPrChange w:id="99" w:author="Cynthia Fu" w:date="2026-04-01T23:33:00Z" w16du:dateUtc="2026-04-01T22:33:00Z">
              <w:rPr>
                <w:rStyle w:val="Strong"/>
                <w:color w:val="000000"/>
              </w:rPr>
            </w:rPrChange>
          </w:rPr>
          <w:t>small, recurrent, and interpretable biomarker set</w:t>
        </w:r>
        <w:r>
          <w:rPr>
            <w:rStyle w:val="apple-converted-space"/>
            <w:color w:val="000000"/>
          </w:rPr>
          <w:t> </w:t>
        </w:r>
        <w:r>
          <w:rPr>
            <w:color w:val="000000"/>
          </w:rPr>
          <w:t>under participant-level validation.</w:t>
        </w:r>
      </w:ins>
      <w:ins w:id="100" w:author="Cynthia Fu" w:date="2026-04-01T23:33:00Z" w16du:dateUtc="2026-04-01T22:33:00Z">
        <w:r>
          <w:rPr>
            <w:color w:val="000000"/>
          </w:rPr>
          <w:t xml:space="preserve"> </w:t>
        </w:r>
      </w:ins>
      <w:r>
        <w:t>We</w:t>
      </w:r>
      <w:r>
        <w:rPr>
          <w:spacing w:val="80"/>
        </w:rPr>
        <w:t xml:space="preserve"> </w:t>
      </w:r>
      <w:r>
        <w:t>compared</w:t>
      </w:r>
      <w:r>
        <w:rPr>
          <w:spacing w:val="80"/>
        </w:rPr>
        <w:t xml:space="preserve"> </w:t>
      </w:r>
      <w:r>
        <w:t>two</w:t>
      </w:r>
      <w:r>
        <w:rPr>
          <w:spacing w:val="80"/>
        </w:rPr>
        <w:t xml:space="preserve"> </w:t>
      </w:r>
      <w:r>
        <w:t>classifiers</w:t>
      </w:r>
      <w:r>
        <w:rPr>
          <w:spacing w:val="80"/>
        </w:rPr>
        <w:t xml:space="preserve"> </w:t>
      </w:r>
      <w:r>
        <w:t>over</w:t>
      </w:r>
      <w:r>
        <w:rPr>
          <w:spacing w:val="80"/>
        </w:rPr>
        <w:t xml:space="preserve"> </w:t>
      </w:r>
      <w:r>
        <w:t>the</w:t>
      </w:r>
      <w:r>
        <w:rPr>
          <w:spacing w:val="80"/>
        </w:rPr>
        <w:t xml:space="preserve"> </w:t>
      </w:r>
      <w:r>
        <w:t>same feature-selection sweep to test whether low-montage resting-state EEG could recover a small recurring set of biomarkers associated with tDCS response in adults with MDD. The analysis prioritized parsimony, biomarker interpretability, and leakage-resistant participant-level validation. Our working hypothesis was that useful</w:t>
      </w:r>
      <w:r>
        <w:rPr>
          <w:spacing w:val="80"/>
        </w:rPr>
        <w:t xml:space="preserve"> </w:t>
      </w:r>
      <w:r>
        <w:t>patient-level</w:t>
      </w:r>
      <w:r>
        <w:rPr>
          <w:spacing w:val="-3"/>
        </w:rPr>
        <w:t xml:space="preserve"> </w:t>
      </w:r>
      <w:r>
        <w:t>discrimination</w:t>
      </w:r>
      <w:r>
        <w:rPr>
          <w:spacing w:val="-3"/>
        </w:rPr>
        <w:t xml:space="preserve"> </w:t>
      </w:r>
      <w:r>
        <w:t>could</w:t>
      </w:r>
      <w:r>
        <w:rPr>
          <w:spacing w:val="-3"/>
        </w:rPr>
        <w:t xml:space="preserve"> </w:t>
      </w:r>
      <w:r>
        <w:t>be</w:t>
      </w:r>
      <w:r>
        <w:rPr>
          <w:spacing w:val="-3"/>
        </w:rPr>
        <w:t xml:space="preserve"> </w:t>
      </w:r>
      <w:r>
        <w:t>achieved</w:t>
      </w:r>
      <w:r>
        <w:rPr>
          <w:spacing w:val="-3"/>
        </w:rPr>
        <w:t xml:space="preserve"> </w:t>
      </w:r>
      <w:r>
        <w:t>with</w:t>
      </w:r>
      <w:r>
        <w:rPr>
          <w:spacing w:val="-3"/>
        </w:rPr>
        <w:t xml:space="preserve"> </w:t>
      </w:r>
      <w:r>
        <w:t>a</w:t>
      </w:r>
      <w:r>
        <w:rPr>
          <w:spacing w:val="-3"/>
        </w:rPr>
        <w:t xml:space="preserve"> </w:t>
      </w:r>
      <w:r>
        <w:t>small per-fold</w:t>
      </w:r>
      <w:r>
        <w:rPr>
          <w:spacing w:val="-2"/>
        </w:rPr>
        <w:t xml:space="preserve"> </w:t>
      </w:r>
      <w:r>
        <w:t>feature</w:t>
      </w:r>
      <w:r>
        <w:rPr>
          <w:spacing w:val="-2"/>
        </w:rPr>
        <w:t xml:space="preserve"> </w:t>
      </w:r>
      <w:r>
        <w:t>budget</w:t>
      </w:r>
      <w:r>
        <w:rPr>
          <w:spacing w:val="-2"/>
        </w:rPr>
        <w:t xml:space="preserve"> </w:t>
      </w:r>
      <w:r>
        <w:t>and</w:t>
      </w:r>
      <w:r>
        <w:rPr>
          <w:spacing w:val="-2"/>
        </w:rPr>
        <w:t xml:space="preserve"> </w:t>
      </w:r>
      <w:r>
        <w:t>that</w:t>
      </w:r>
      <w:r>
        <w:rPr>
          <w:spacing w:val="-2"/>
        </w:rPr>
        <w:t xml:space="preserve"> </w:t>
      </w:r>
      <w:r>
        <w:t>the</w:t>
      </w:r>
      <w:r>
        <w:rPr>
          <w:spacing w:val="-2"/>
        </w:rPr>
        <w:t xml:space="preserve"> </w:t>
      </w:r>
      <w:r>
        <w:t>most</w:t>
      </w:r>
      <w:r>
        <w:rPr>
          <w:spacing w:val="-2"/>
        </w:rPr>
        <w:t xml:space="preserve"> </w:t>
      </w:r>
      <w:r>
        <w:t>recurrent</w:t>
      </w:r>
      <w:r>
        <w:rPr>
          <w:spacing w:val="-2"/>
        </w:rPr>
        <w:t xml:space="preserve"> </w:t>
      </w:r>
      <w:r>
        <w:t>features would show stronger effect-direction consistency than hard-set overlap.</w:t>
      </w:r>
      <w:ins w:id="101" w:author="Cynthia Fu" w:date="2026-04-01T23:34:00Z" w16du:dateUtc="2026-04-01T22:34:00Z">
        <w:r w:rsidR="00141F3F">
          <w:t xml:space="preserve"> </w:t>
        </w:r>
        <w:r w:rsidR="00141F3F">
          <w:rPr>
            <w:color w:val="000000"/>
          </w:rPr>
          <w:t xml:space="preserve">This approach reframes biomarker </w:t>
        </w:r>
        <w:r w:rsidR="00141F3F">
          <w:rPr>
            <w:color w:val="000000"/>
          </w:rPr>
          <w:t>discovery from a high-dimensional modelling problem toward a</w:t>
        </w:r>
        <w:r w:rsidR="00141F3F">
          <w:rPr>
            <w:rStyle w:val="apple-converted-space"/>
            <w:color w:val="000000"/>
          </w:rPr>
          <w:t> </w:t>
        </w:r>
        <w:r w:rsidR="00141F3F" w:rsidRPr="00141F3F">
          <w:rPr>
            <w:rStyle w:val="Strong"/>
            <w:b w:val="0"/>
            <w:bCs w:val="0"/>
            <w:color w:val="000000"/>
            <w:rPrChange w:id="102" w:author="Cynthia Fu" w:date="2026-04-01T23:34:00Z" w16du:dateUtc="2026-04-01T22:34:00Z">
              <w:rPr>
                <w:rStyle w:val="Strong"/>
                <w:color w:val="000000"/>
              </w:rPr>
            </w:rPrChange>
          </w:rPr>
          <w:t>minimal, interpretable signal identification problem</w:t>
        </w:r>
        <w:r w:rsidR="00141F3F" w:rsidRPr="00141F3F">
          <w:rPr>
            <w:b/>
            <w:color w:val="000000"/>
            <w:rPrChange w:id="103" w:author="Cynthia Fu" w:date="2026-04-01T23:34:00Z" w16du:dateUtc="2026-04-01T22:34:00Z">
              <w:rPr>
                <w:color w:val="000000"/>
              </w:rPr>
            </w:rPrChange>
          </w:rPr>
          <w:t>.</w:t>
        </w:r>
      </w:ins>
    </w:p>
    <w:p w14:paraId="41081352" w14:textId="77777777" w:rsidR="004E7388" w:rsidRDefault="004E7388">
      <w:pPr>
        <w:pStyle w:val="BodyText"/>
        <w:spacing w:before="110"/>
      </w:pPr>
    </w:p>
    <w:p w14:paraId="6DDA1929" w14:textId="77777777" w:rsidR="004E7388" w:rsidRDefault="00000000">
      <w:pPr>
        <w:pStyle w:val="Heading1"/>
        <w:numPr>
          <w:ilvl w:val="0"/>
          <w:numId w:val="3"/>
        </w:numPr>
        <w:tabs>
          <w:tab w:val="left" w:pos="332"/>
        </w:tabs>
        <w:ind w:left="332" w:hanging="298"/>
        <w:jc w:val="both"/>
      </w:pPr>
      <w:r>
        <w:rPr>
          <w:spacing w:val="-2"/>
        </w:rPr>
        <w:t>Methods</w:t>
      </w:r>
    </w:p>
    <w:p w14:paraId="63043B12" w14:textId="77777777" w:rsidR="004E7388" w:rsidRDefault="00000000">
      <w:pPr>
        <w:pStyle w:val="Heading2"/>
        <w:numPr>
          <w:ilvl w:val="1"/>
          <w:numId w:val="3"/>
        </w:numPr>
        <w:tabs>
          <w:tab w:val="left" w:pos="471"/>
        </w:tabs>
        <w:ind w:left="471" w:hanging="437"/>
      </w:pPr>
      <w:r>
        <w:t>Dataset</w:t>
      </w:r>
      <w:r>
        <w:rPr>
          <w:spacing w:val="-7"/>
        </w:rPr>
        <w:t xml:space="preserve"> </w:t>
      </w:r>
      <w:r>
        <w:t>and</w:t>
      </w:r>
      <w:r>
        <w:rPr>
          <w:spacing w:val="-7"/>
        </w:rPr>
        <w:t xml:space="preserve"> </w:t>
      </w:r>
      <w:r>
        <w:rPr>
          <w:spacing w:val="-2"/>
        </w:rPr>
        <w:t>preprocessing</w:t>
      </w:r>
    </w:p>
    <w:p w14:paraId="345B0113" w14:textId="77777777" w:rsidR="004E7388" w:rsidRDefault="00000000">
      <w:pPr>
        <w:pStyle w:val="BodyText"/>
        <w:spacing w:before="7" w:line="249" w:lineRule="auto"/>
        <w:ind w:left="34" w:firstLine="298"/>
        <w:jc w:val="both"/>
      </w:pPr>
      <w:r>
        <w:t>The analysis used pretreatment EEG from 21 adults with major depressive disorder enrolled in a fully remote, multisite, double-blind, randomized sham-controlled</w:t>
      </w:r>
      <w:r>
        <w:rPr>
          <w:spacing w:val="40"/>
        </w:rPr>
        <w:t xml:space="preserve"> </w:t>
      </w:r>
      <w:r>
        <w:t>home-based</w:t>
      </w:r>
      <w:r>
        <w:rPr>
          <w:spacing w:val="6"/>
        </w:rPr>
        <w:t xml:space="preserve"> </w:t>
      </w:r>
      <w:r>
        <w:t>tDCS</w:t>
      </w:r>
      <w:r>
        <w:rPr>
          <w:spacing w:val="6"/>
        </w:rPr>
        <w:t xml:space="preserve"> </w:t>
      </w:r>
      <w:r>
        <w:t>trial</w:t>
      </w:r>
      <w:r>
        <w:rPr>
          <w:spacing w:val="6"/>
        </w:rPr>
        <w:t xml:space="preserve"> </w:t>
      </w:r>
      <w:r>
        <w:t>[</w:t>
      </w:r>
      <w:hyperlink w:anchor="_bookmark22" w:history="1">
        <w:r w:rsidR="004E7388">
          <w:rPr>
            <w:color w:val="2F4F4F"/>
          </w:rPr>
          <w:t>8</w:t>
        </w:r>
      </w:hyperlink>
      <w:r>
        <w:t>].</w:t>
      </w:r>
      <w:r>
        <w:rPr>
          <w:spacing w:val="6"/>
        </w:rPr>
        <w:t xml:space="preserve"> </w:t>
      </w:r>
      <w:r>
        <w:t>The</w:t>
      </w:r>
      <w:r>
        <w:rPr>
          <w:spacing w:val="7"/>
        </w:rPr>
        <w:t xml:space="preserve"> </w:t>
      </w:r>
      <w:r>
        <w:t>analyzed</w:t>
      </w:r>
      <w:r>
        <w:rPr>
          <w:spacing w:val="6"/>
        </w:rPr>
        <w:t xml:space="preserve"> </w:t>
      </w:r>
      <w:r>
        <w:t>cohort</w:t>
      </w:r>
      <w:r>
        <w:rPr>
          <w:spacing w:val="6"/>
        </w:rPr>
        <w:t xml:space="preserve"> </w:t>
      </w:r>
      <w:r>
        <w:rPr>
          <w:spacing w:val="-2"/>
        </w:rPr>
        <w:t>contained</w:t>
      </w:r>
    </w:p>
    <w:p w14:paraId="22450015" w14:textId="77777777" w:rsidR="004E7388" w:rsidRDefault="00000000">
      <w:pPr>
        <w:pStyle w:val="BodyText"/>
        <w:spacing w:line="247" w:lineRule="auto"/>
        <w:ind w:left="34"/>
        <w:jc w:val="both"/>
      </w:pPr>
      <w:r>
        <w:t>7 remission cases and 14 non-remission cases in the patient-level outcome labels, with 18 female participants and</w:t>
      </w:r>
      <w:r>
        <w:rPr>
          <w:spacing w:val="-8"/>
        </w:rPr>
        <w:t xml:space="preserve"> </w:t>
      </w:r>
      <w:r>
        <w:t>a</w:t>
      </w:r>
      <w:r>
        <w:rPr>
          <w:spacing w:val="-8"/>
        </w:rPr>
        <w:t xml:space="preserve"> </w:t>
      </w:r>
      <w:r>
        <w:t>mean</w:t>
      </w:r>
      <w:r>
        <w:rPr>
          <w:spacing w:val="-8"/>
        </w:rPr>
        <w:t xml:space="preserve"> </w:t>
      </w:r>
      <w:r>
        <w:t>age</w:t>
      </w:r>
      <w:r>
        <w:rPr>
          <w:spacing w:val="-8"/>
        </w:rPr>
        <w:t xml:space="preserve"> </w:t>
      </w:r>
      <w:r>
        <w:t>of</w:t>
      </w:r>
      <w:r>
        <w:rPr>
          <w:spacing w:val="-8"/>
        </w:rPr>
        <w:t xml:space="preserve"> </w:t>
      </w:r>
      <w:r>
        <w:t>37.1</w:t>
      </w:r>
      <w:r>
        <w:rPr>
          <w:spacing w:val="-8"/>
        </w:rPr>
        <w:t xml:space="preserve"> </w:t>
      </w:r>
      <w:r>
        <w:rPr>
          <w:rFonts w:ascii="Cambria" w:hAnsi="Cambria"/>
        </w:rPr>
        <w:t>±</w:t>
      </w:r>
      <w:r>
        <w:rPr>
          <w:rFonts w:ascii="Cambria" w:hAnsi="Cambria"/>
          <w:spacing w:val="-2"/>
        </w:rPr>
        <w:t xml:space="preserve"> </w:t>
      </w:r>
      <w:r>
        <w:t>9.7</w:t>
      </w:r>
      <w:r>
        <w:rPr>
          <w:spacing w:val="-8"/>
        </w:rPr>
        <w:t xml:space="preserve"> </w:t>
      </w:r>
      <w:r>
        <w:t>years.</w:t>
      </w:r>
      <w:r>
        <w:rPr>
          <w:spacing w:val="-8"/>
        </w:rPr>
        <w:t xml:space="preserve"> </w:t>
      </w:r>
      <w:r>
        <w:t>Table</w:t>
      </w:r>
      <w:r>
        <w:rPr>
          <w:spacing w:val="-8"/>
        </w:rPr>
        <w:t xml:space="preserve"> </w:t>
      </w:r>
      <w:hyperlink w:anchor="_bookmark1" w:history="1">
        <w:r w:rsidR="004E7388">
          <w:rPr>
            <w:color w:val="2F4F4F"/>
          </w:rPr>
          <w:t>1</w:t>
        </w:r>
      </w:hyperlink>
      <w:r>
        <w:rPr>
          <w:color w:val="2F4F4F"/>
          <w:spacing w:val="-8"/>
        </w:rPr>
        <w:t xml:space="preserve"> </w:t>
      </w:r>
      <w:r>
        <w:t>summarizes</w:t>
      </w:r>
      <w:r>
        <w:rPr>
          <w:spacing w:val="-8"/>
        </w:rPr>
        <w:t xml:space="preserve"> </w:t>
      </w:r>
      <w:r>
        <w:t>the cohort, acquisition, and sweep configuration.</w:t>
      </w:r>
    </w:p>
    <w:p w14:paraId="4C20F8B9" w14:textId="77777777" w:rsidR="004E7388" w:rsidRDefault="00000000">
      <w:pPr>
        <w:pStyle w:val="BodyText"/>
        <w:spacing w:before="68" w:line="249" w:lineRule="auto"/>
        <w:ind w:left="34" w:right="32" w:firstLine="298"/>
        <w:jc w:val="both"/>
      </w:pPr>
      <w:r>
        <w:br w:type="column"/>
      </w:r>
      <w:r>
        <w:lastRenderedPageBreak/>
        <w:t>Baseline recordings were collected during eyes-closed rest</w:t>
      </w:r>
      <w:r>
        <w:rPr>
          <w:spacing w:val="-1"/>
        </w:rPr>
        <w:t xml:space="preserve"> </w:t>
      </w:r>
      <w:r>
        <w:t>with</w:t>
      </w:r>
      <w:r>
        <w:rPr>
          <w:spacing w:val="-1"/>
        </w:rPr>
        <w:t xml:space="preserve"> </w:t>
      </w:r>
      <w:r>
        <w:t>a</w:t>
      </w:r>
      <w:r>
        <w:rPr>
          <w:spacing w:val="-1"/>
        </w:rPr>
        <w:t xml:space="preserve"> </w:t>
      </w:r>
      <w:r>
        <w:t>4-channel</w:t>
      </w:r>
      <w:r>
        <w:rPr>
          <w:spacing w:val="-1"/>
        </w:rPr>
        <w:t xml:space="preserve"> </w:t>
      </w:r>
      <w:r>
        <w:t>montage</w:t>
      </w:r>
      <w:r>
        <w:rPr>
          <w:spacing w:val="-1"/>
        </w:rPr>
        <w:t xml:space="preserve"> </w:t>
      </w:r>
      <w:r>
        <w:t>(</w:t>
      </w:r>
      <w:r>
        <w:rPr>
          <w:rFonts w:ascii="BIZ UDGothic"/>
          <w:sz w:val="17"/>
        </w:rPr>
        <w:t>AF7</w:t>
      </w:r>
      <w:r>
        <w:t>,</w:t>
      </w:r>
      <w:r>
        <w:rPr>
          <w:spacing w:val="-1"/>
        </w:rPr>
        <w:t xml:space="preserve"> </w:t>
      </w:r>
      <w:r>
        <w:rPr>
          <w:rFonts w:ascii="BIZ UDGothic"/>
          <w:sz w:val="17"/>
        </w:rPr>
        <w:t>AF8</w:t>
      </w:r>
      <w:r>
        <w:t>,</w:t>
      </w:r>
      <w:r>
        <w:rPr>
          <w:spacing w:val="-1"/>
        </w:rPr>
        <w:t xml:space="preserve"> </w:t>
      </w:r>
      <w:r>
        <w:rPr>
          <w:rFonts w:ascii="BIZ UDGothic"/>
          <w:sz w:val="17"/>
        </w:rPr>
        <w:t>TP9</w:t>
      </w:r>
      <w:r>
        <w:t>,</w:t>
      </w:r>
      <w:r>
        <w:rPr>
          <w:spacing w:val="-1"/>
        </w:rPr>
        <w:t xml:space="preserve"> </w:t>
      </w:r>
      <w:r>
        <w:rPr>
          <w:rFonts w:ascii="BIZ UDGothic"/>
          <w:sz w:val="17"/>
        </w:rPr>
        <w:t>TP10</w:t>
      </w:r>
      <w:r>
        <w:t>)</w:t>
      </w:r>
      <w:r>
        <w:rPr>
          <w:spacing w:val="-1"/>
        </w:rPr>
        <w:t xml:space="preserve"> </w:t>
      </w:r>
      <w:r>
        <w:t xml:space="preserve">sampled at 256 Hz. Figure </w:t>
      </w:r>
      <w:hyperlink w:anchor="_bookmark0" w:history="1">
        <w:r w:rsidR="004E7388">
          <w:rPr>
            <w:color w:val="2F4F4F"/>
          </w:rPr>
          <w:t>1</w:t>
        </w:r>
      </w:hyperlink>
      <w:r>
        <w:rPr>
          <w:color w:val="2F4F4F"/>
        </w:rPr>
        <w:t xml:space="preserve"> </w:t>
      </w:r>
      <w:r>
        <w:t>shows the recording sites together</w:t>
      </w:r>
      <w:r>
        <w:rPr>
          <w:spacing w:val="80"/>
        </w:rPr>
        <w:t xml:space="preserve"> </w:t>
      </w:r>
      <w:r>
        <w:t>with the corresponding headset placement. The available study</w:t>
      </w:r>
      <w:r>
        <w:rPr>
          <w:spacing w:val="-2"/>
        </w:rPr>
        <w:t xml:space="preserve"> </w:t>
      </w:r>
      <w:r>
        <w:t>exports</w:t>
      </w:r>
      <w:r>
        <w:rPr>
          <w:spacing w:val="-2"/>
        </w:rPr>
        <w:t xml:space="preserve"> </w:t>
      </w:r>
      <w:r>
        <w:t>comprised</w:t>
      </w:r>
      <w:r>
        <w:rPr>
          <w:spacing w:val="-2"/>
        </w:rPr>
        <w:t xml:space="preserve"> </w:t>
      </w:r>
      <w:r>
        <w:t>10</w:t>
      </w:r>
      <w:r>
        <w:rPr>
          <w:spacing w:val="-2"/>
        </w:rPr>
        <w:t xml:space="preserve"> </w:t>
      </w:r>
      <w:r>
        <w:t>s</w:t>
      </w:r>
      <w:r>
        <w:rPr>
          <w:spacing w:val="-2"/>
        </w:rPr>
        <w:t xml:space="preserve"> </w:t>
      </w:r>
      <w:r>
        <w:t>segments</w:t>
      </w:r>
      <w:r>
        <w:rPr>
          <w:spacing w:val="-2"/>
        </w:rPr>
        <w:t xml:space="preserve"> </w:t>
      </w:r>
      <w:r>
        <w:t>with</w:t>
      </w:r>
      <w:r>
        <w:rPr>
          <w:spacing w:val="-2"/>
        </w:rPr>
        <w:t xml:space="preserve"> </w:t>
      </w:r>
      <w:r>
        <w:t>2,560</w:t>
      </w:r>
      <w:r>
        <w:rPr>
          <w:spacing w:val="-2"/>
        </w:rPr>
        <w:t xml:space="preserve"> </w:t>
      </w:r>
      <w:r>
        <w:t>samples per channel, and the underlying recording sessions were stored either as a single 10 min file or as two 5 min files depending on participant. Across the cohort, the export set contained</w:t>
      </w:r>
      <w:r>
        <w:rPr>
          <w:spacing w:val="-3"/>
        </w:rPr>
        <w:t xml:space="preserve"> </w:t>
      </w:r>
      <w:r>
        <w:t>1,203</w:t>
      </w:r>
      <w:r>
        <w:rPr>
          <w:spacing w:val="-3"/>
        </w:rPr>
        <w:t xml:space="preserve"> </w:t>
      </w:r>
      <w:r>
        <w:t>windows,</w:t>
      </w:r>
      <w:r>
        <w:rPr>
          <w:spacing w:val="-3"/>
        </w:rPr>
        <w:t xml:space="preserve"> </w:t>
      </w:r>
      <w:r>
        <w:t>including</w:t>
      </w:r>
      <w:r>
        <w:rPr>
          <w:spacing w:val="-3"/>
        </w:rPr>
        <w:t xml:space="preserve"> </w:t>
      </w:r>
      <w:r>
        <w:t>393</w:t>
      </w:r>
      <w:r>
        <w:rPr>
          <w:spacing w:val="-3"/>
        </w:rPr>
        <w:t xml:space="preserve"> </w:t>
      </w:r>
      <w:r>
        <w:t>remission-labeled and 810 non-remission-labeled windows. This acquisition setup uses a limited frontal-temporal montage with clear portable-deployment</w:t>
      </w:r>
      <w:r>
        <w:rPr>
          <w:spacing w:val="40"/>
        </w:rPr>
        <w:t xml:space="preserve"> </w:t>
      </w:r>
      <w:r>
        <w:t>relevance</w:t>
      </w:r>
      <w:r>
        <w:rPr>
          <w:spacing w:val="40"/>
        </w:rPr>
        <w:t xml:space="preserve"> </w:t>
      </w:r>
      <w:r>
        <w:t>[</w:t>
      </w:r>
      <w:hyperlink w:anchor="_bookmark24" w:history="1">
        <w:r w:rsidR="004E7388">
          <w:rPr>
            <w:color w:val="2F4F4F"/>
          </w:rPr>
          <w:t>10</w:t>
        </w:r>
      </w:hyperlink>
      <w:r>
        <w:t>,</w:t>
      </w:r>
      <w:r>
        <w:rPr>
          <w:spacing w:val="40"/>
        </w:rPr>
        <w:t xml:space="preserve"> </w:t>
      </w:r>
      <w:hyperlink w:anchor="_bookmark28" w:history="1">
        <w:r w:rsidR="004E7388">
          <w:rPr>
            <w:color w:val="2F4F4F"/>
          </w:rPr>
          <w:t>14</w:t>
        </w:r>
      </w:hyperlink>
      <w:r>
        <w:t>].</w:t>
      </w:r>
      <w:r>
        <w:rPr>
          <w:spacing w:val="40"/>
        </w:rPr>
        <w:t xml:space="preserve"> </w:t>
      </w:r>
      <w:r>
        <w:t>The</w:t>
      </w:r>
      <w:r>
        <w:rPr>
          <w:spacing w:val="40"/>
        </w:rPr>
        <w:t xml:space="preserve"> </w:t>
      </w:r>
      <w:r>
        <w:t>montage also constrained the downstream feature space toward frontal, temporal, cross-hemispheric, and frontal-temporal interaction measures.</w:t>
      </w:r>
    </w:p>
    <w:p w14:paraId="27F2BBE8" w14:textId="77777777" w:rsidR="004E7388" w:rsidRDefault="00000000">
      <w:pPr>
        <w:pStyle w:val="BodyText"/>
        <w:spacing w:line="249" w:lineRule="auto"/>
        <w:ind w:left="34" w:right="32" w:firstLine="298"/>
        <w:jc w:val="both"/>
      </w:pPr>
      <w:r>
        <w:t>For the present sweep, the processing configuration applied participant-level per-channel demeaning before upsampling,</w:t>
      </w:r>
      <w:r>
        <w:rPr>
          <w:spacing w:val="40"/>
        </w:rPr>
        <w:t xml:space="preserve"> </w:t>
      </w:r>
      <w:r>
        <w:t>followed</w:t>
      </w:r>
      <w:r>
        <w:rPr>
          <w:spacing w:val="40"/>
        </w:rPr>
        <w:t xml:space="preserve"> </w:t>
      </w:r>
      <w:r>
        <w:t>by</w:t>
      </w:r>
      <w:r>
        <w:rPr>
          <w:spacing w:val="40"/>
        </w:rPr>
        <w:t xml:space="preserve"> </w:t>
      </w:r>
      <w:r>
        <w:t>a</w:t>
      </w:r>
      <w:r>
        <w:rPr>
          <w:spacing w:val="40"/>
        </w:rPr>
        <w:t xml:space="preserve"> </w:t>
      </w:r>
      <w:r>
        <w:t>fourth-order</w:t>
      </w:r>
      <w:r>
        <w:rPr>
          <w:spacing w:val="40"/>
        </w:rPr>
        <w:t xml:space="preserve"> </w:t>
      </w:r>
      <w:r>
        <w:t>Butterworth</w:t>
      </w:r>
      <w:r>
        <w:rPr>
          <w:spacing w:val="40"/>
        </w:rPr>
        <w:t xml:space="preserve"> </w:t>
      </w:r>
      <w:r>
        <w:t>low-pass filter at 60 Hz, a downsampling step back to 256 Hz, and zero-overlap window slicing. The sweep then compared non-overlapping analysis windows of 2, 4, 6, 8, and</w:t>
      </w:r>
      <w:r>
        <w:rPr>
          <w:spacing w:val="14"/>
        </w:rPr>
        <w:t xml:space="preserve"> </w:t>
      </w:r>
      <w:r>
        <w:t>10</w:t>
      </w:r>
      <w:r>
        <w:rPr>
          <w:spacing w:val="14"/>
        </w:rPr>
        <w:t xml:space="preserve"> </w:t>
      </w:r>
      <w:r>
        <w:t>s,</w:t>
      </w:r>
      <w:r>
        <w:rPr>
          <w:spacing w:val="14"/>
        </w:rPr>
        <w:t xml:space="preserve"> </w:t>
      </w:r>
      <w:r>
        <w:t>so</w:t>
      </w:r>
      <w:r>
        <w:rPr>
          <w:spacing w:val="15"/>
        </w:rPr>
        <w:t xml:space="preserve"> </w:t>
      </w:r>
      <w:r>
        <w:t>the</w:t>
      </w:r>
      <w:r>
        <w:rPr>
          <w:spacing w:val="14"/>
        </w:rPr>
        <w:t xml:space="preserve"> </w:t>
      </w:r>
      <w:r>
        <w:t>model</w:t>
      </w:r>
      <w:r>
        <w:rPr>
          <w:spacing w:val="14"/>
        </w:rPr>
        <w:t xml:space="preserve"> </w:t>
      </w:r>
      <w:r>
        <w:t>inputs</w:t>
      </w:r>
      <w:r>
        <w:rPr>
          <w:spacing w:val="14"/>
        </w:rPr>
        <w:t xml:space="preserve"> </w:t>
      </w:r>
      <w:r>
        <w:t>included</w:t>
      </w:r>
      <w:r>
        <w:rPr>
          <w:spacing w:val="14"/>
        </w:rPr>
        <w:t xml:space="preserve"> </w:t>
      </w:r>
      <w:r>
        <w:t>both</w:t>
      </w:r>
      <w:r>
        <w:rPr>
          <w:spacing w:val="14"/>
        </w:rPr>
        <w:t xml:space="preserve"> </w:t>
      </w:r>
      <w:r>
        <w:t>the</w:t>
      </w:r>
      <w:r>
        <w:rPr>
          <w:spacing w:val="14"/>
        </w:rPr>
        <w:t xml:space="preserve"> </w:t>
      </w:r>
      <w:r>
        <w:t>native</w:t>
      </w:r>
      <w:r>
        <w:rPr>
          <w:spacing w:val="15"/>
        </w:rPr>
        <w:t xml:space="preserve"> </w:t>
      </w:r>
      <w:r>
        <w:t>10 s exports and shorter subdivisions derived from the same recordings. These choices materially affect downstream EEG feature distributions, especially in low-density or portable pipelines [</w:t>
      </w:r>
      <w:hyperlink w:anchor="_bookmark25" w:history="1">
        <w:r w:rsidR="004E7388">
          <w:rPr>
            <w:color w:val="2F4F4F"/>
          </w:rPr>
          <w:t>11</w:t>
        </w:r>
      </w:hyperlink>
      <w:r>
        <w:t xml:space="preserve">, </w:t>
      </w:r>
      <w:hyperlink w:anchor="_bookmark27" w:history="1">
        <w:r w:rsidR="004E7388">
          <w:rPr>
            <w:color w:val="2F4F4F"/>
          </w:rPr>
          <w:t>13</w:t>
        </w:r>
      </w:hyperlink>
      <w:r>
        <w:t xml:space="preserve">, </w:t>
      </w:r>
      <w:hyperlink w:anchor="_bookmark58" w:history="1">
        <w:r w:rsidR="004E7388">
          <w:rPr>
            <w:color w:val="2F4F4F"/>
          </w:rPr>
          <w:t>48</w:t>
        </w:r>
      </w:hyperlink>
      <w:r>
        <w:t>]. They also intersect with standardization and signal-quality concerns in wearable EEG settings [</w:t>
      </w:r>
      <w:hyperlink w:anchor="_bookmark26" w:history="1">
        <w:r w:rsidR="004E7388">
          <w:rPr>
            <w:color w:val="2F4F4F"/>
          </w:rPr>
          <w:t>12</w:t>
        </w:r>
      </w:hyperlink>
      <w:r>
        <w:t xml:space="preserve">, </w:t>
      </w:r>
      <w:hyperlink w:anchor="_bookmark29" w:history="1">
        <w:r w:rsidR="004E7388">
          <w:rPr>
            <w:color w:val="2F4F4F"/>
          </w:rPr>
          <w:t>15</w:t>
        </w:r>
      </w:hyperlink>
      <w:r>
        <w:t>].</w:t>
      </w:r>
    </w:p>
    <w:p w14:paraId="261F7FEF" w14:textId="77777777" w:rsidR="004E7388" w:rsidRDefault="00000000">
      <w:pPr>
        <w:pStyle w:val="Heading2"/>
        <w:numPr>
          <w:ilvl w:val="1"/>
          <w:numId w:val="3"/>
        </w:numPr>
        <w:tabs>
          <w:tab w:val="left" w:pos="471"/>
        </w:tabs>
        <w:spacing w:before="198"/>
        <w:ind w:left="471" w:hanging="437"/>
      </w:pPr>
      <w:r>
        <w:rPr>
          <w:spacing w:val="-2"/>
        </w:rPr>
        <w:t>Feature</w:t>
      </w:r>
      <w:r>
        <w:rPr>
          <w:spacing w:val="-8"/>
        </w:rPr>
        <w:t xml:space="preserve"> </w:t>
      </w:r>
      <w:r>
        <w:rPr>
          <w:spacing w:val="-2"/>
        </w:rPr>
        <w:t>extraction</w:t>
      </w:r>
    </w:p>
    <w:p w14:paraId="217BC6B2" w14:textId="77777777" w:rsidR="004E7388" w:rsidRDefault="00000000">
      <w:pPr>
        <w:pStyle w:val="BodyText"/>
        <w:spacing w:before="7" w:line="249" w:lineRule="auto"/>
        <w:ind w:left="34" w:right="32" w:firstLine="298"/>
        <w:jc w:val="both"/>
      </w:pPr>
      <w:r>
        <w:t>Feature</w:t>
      </w:r>
      <w:r>
        <w:rPr>
          <w:spacing w:val="-7"/>
        </w:rPr>
        <w:t xml:space="preserve"> </w:t>
      </w:r>
      <w:r>
        <w:t>extraction</w:t>
      </w:r>
      <w:r>
        <w:rPr>
          <w:spacing w:val="-7"/>
        </w:rPr>
        <w:t xml:space="preserve"> </w:t>
      </w:r>
      <w:r>
        <w:t>was</w:t>
      </w:r>
      <w:r>
        <w:rPr>
          <w:spacing w:val="-7"/>
        </w:rPr>
        <w:t xml:space="preserve"> </w:t>
      </w:r>
      <w:r>
        <w:t>performed</w:t>
      </w:r>
      <w:r>
        <w:rPr>
          <w:spacing w:val="-7"/>
        </w:rPr>
        <w:t xml:space="preserve"> </w:t>
      </w:r>
      <w:r>
        <w:t>on</w:t>
      </w:r>
      <w:r>
        <w:rPr>
          <w:spacing w:val="-7"/>
        </w:rPr>
        <w:t xml:space="preserve"> </w:t>
      </w:r>
      <w:r>
        <w:t>each</w:t>
      </w:r>
      <w:r>
        <w:rPr>
          <w:spacing w:val="-7"/>
        </w:rPr>
        <w:t xml:space="preserve"> </w:t>
      </w:r>
      <w:r>
        <w:t>preprocessed window. With all four channels available, the extractor generated 247 EEG-derived measures per window spanning channel-local descriptors, regional asymmetry terms, frontal-temporal interaction terms, synchrony summaries, and a small set of TP10-specific derived measures. Each channel contributed 39 local measures, comprising 21 spectral descriptors, 12 time-domain and Hjorth descriptors, and 6 entropy or nonlinear complexity descriptors,</w:t>
      </w:r>
      <w:r>
        <w:rPr>
          <w:spacing w:val="80"/>
        </w:rPr>
        <w:t xml:space="preserve"> </w:t>
      </w:r>
      <w:r>
        <w:t>for</w:t>
      </w:r>
      <w:r>
        <w:rPr>
          <w:spacing w:val="80"/>
        </w:rPr>
        <w:t xml:space="preserve"> </w:t>
      </w:r>
      <w:r>
        <w:t>156</w:t>
      </w:r>
      <w:r>
        <w:rPr>
          <w:spacing w:val="80"/>
        </w:rPr>
        <w:t xml:space="preserve"> </w:t>
      </w:r>
      <w:r>
        <w:t>channel-local</w:t>
      </w:r>
      <w:r>
        <w:rPr>
          <w:spacing w:val="80"/>
        </w:rPr>
        <w:t xml:space="preserve"> </w:t>
      </w:r>
      <w:r>
        <w:t>measures</w:t>
      </w:r>
      <w:r>
        <w:rPr>
          <w:spacing w:val="80"/>
        </w:rPr>
        <w:t xml:space="preserve"> </w:t>
      </w:r>
      <w:r>
        <w:t>overall. The remaining 91 measures summarized asymmetry, frontal-temporal balance, cross-channel synchrony, and TP10-focused derived</w:t>
      </w:r>
      <w:r>
        <w:rPr>
          <w:spacing w:val="-1"/>
        </w:rPr>
        <w:t xml:space="preserve"> </w:t>
      </w:r>
      <w:r>
        <w:t>descriptors. This</w:t>
      </w:r>
      <w:r>
        <w:rPr>
          <w:spacing w:val="-1"/>
        </w:rPr>
        <w:t xml:space="preserve"> </w:t>
      </w:r>
      <w:r>
        <w:t>broad feature</w:t>
      </w:r>
      <w:r>
        <w:rPr>
          <w:spacing w:val="-1"/>
        </w:rPr>
        <w:t xml:space="preserve"> </w:t>
      </w:r>
      <w:r>
        <w:t>basis allowed multiple interpretable feature families to be tested within a leakage-safe sparse-selection framework rather than pre-committing the analysis to a single biomarker hypothesis [</w:t>
      </w:r>
      <w:hyperlink w:anchor="_bookmark46" w:history="1">
        <w:r w:rsidR="004E7388">
          <w:rPr>
            <w:color w:val="2F4F4F"/>
          </w:rPr>
          <w:t>34</w:t>
        </w:r>
      </w:hyperlink>
      <w:r>
        <w:t xml:space="preserve">, </w:t>
      </w:r>
      <w:hyperlink w:anchor="_bookmark59" w:history="1">
        <w:r w:rsidR="004E7388">
          <w:rPr>
            <w:color w:val="2F4F4F"/>
          </w:rPr>
          <w:t>49</w:t>
        </w:r>
      </w:hyperlink>
      <w:r>
        <w:t xml:space="preserve">]. Table </w:t>
      </w:r>
      <w:hyperlink w:anchor="_bookmark2" w:history="1">
        <w:r w:rsidR="004E7388">
          <w:rPr>
            <w:color w:val="2F4F4F"/>
          </w:rPr>
          <w:t>2</w:t>
        </w:r>
      </w:hyperlink>
      <w:r>
        <w:rPr>
          <w:color w:val="2F4F4F"/>
        </w:rPr>
        <w:t xml:space="preserve"> </w:t>
      </w:r>
      <w:r>
        <w:t>summarizes the extracted feature families and their computational rationale.</w:t>
      </w:r>
    </w:p>
    <w:p w14:paraId="24827075" w14:textId="77777777" w:rsidR="004E7388" w:rsidRDefault="00000000">
      <w:pPr>
        <w:pStyle w:val="BodyText"/>
        <w:spacing w:line="249" w:lineRule="auto"/>
        <w:ind w:left="34" w:right="32" w:firstLine="298"/>
        <w:jc w:val="both"/>
      </w:pPr>
      <w:r>
        <w:t xml:space="preserve">For each of </w:t>
      </w:r>
      <w:r>
        <w:rPr>
          <w:rFonts w:ascii="BIZ UDGothic"/>
          <w:sz w:val="17"/>
        </w:rPr>
        <w:t>AF7</w:t>
      </w:r>
      <w:r>
        <w:t xml:space="preserve">, </w:t>
      </w:r>
      <w:r>
        <w:rPr>
          <w:rFonts w:ascii="BIZ UDGothic"/>
          <w:sz w:val="17"/>
        </w:rPr>
        <w:t>AF8</w:t>
      </w:r>
      <w:r>
        <w:t xml:space="preserve">, </w:t>
      </w:r>
      <w:r>
        <w:rPr>
          <w:rFonts w:ascii="BIZ UDGothic"/>
          <w:sz w:val="17"/>
        </w:rPr>
        <w:t>TP9</w:t>
      </w:r>
      <w:r>
        <w:t xml:space="preserve">, and </w:t>
      </w:r>
      <w:r>
        <w:rPr>
          <w:rFonts w:ascii="BIZ UDGothic"/>
          <w:sz w:val="17"/>
        </w:rPr>
        <w:t>TP10</w:t>
      </w:r>
      <w:r>
        <w:t>, we computed 39 channel-local features. Spectral features were estimated from Welch power spectral densities [</w:t>
      </w:r>
      <w:hyperlink w:anchor="_bookmark60" w:history="1">
        <w:r w:rsidR="004E7388">
          <w:rPr>
            <w:color w:val="2F4F4F"/>
          </w:rPr>
          <w:t>50</w:t>
        </w:r>
      </w:hyperlink>
      <w:r>
        <w:t>] and included absolute band power in the delta, theta, alpha, beta, and gamma</w:t>
      </w:r>
      <w:r>
        <w:rPr>
          <w:spacing w:val="-13"/>
        </w:rPr>
        <w:t xml:space="preserve"> </w:t>
      </w:r>
      <w:r>
        <w:t>ranges,</w:t>
      </w:r>
      <w:r>
        <w:rPr>
          <w:spacing w:val="-12"/>
        </w:rPr>
        <w:t xml:space="preserve"> </w:t>
      </w:r>
      <w:r>
        <w:t>total</w:t>
      </w:r>
      <w:r>
        <w:rPr>
          <w:spacing w:val="-13"/>
        </w:rPr>
        <w:t xml:space="preserve"> </w:t>
      </w:r>
      <w:r>
        <w:t>power,</w:t>
      </w:r>
      <w:r>
        <w:rPr>
          <w:spacing w:val="-12"/>
        </w:rPr>
        <w:t xml:space="preserve"> </w:t>
      </w:r>
      <w:r>
        <w:t>relative</w:t>
      </w:r>
      <w:r>
        <w:rPr>
          <w:spacing w:val="-13"/>
        </w:rPr>
        <w:t xml:space="preserve"> </w:t>
      </w:r>
      <w:r>
        <w:t>band</w:t>
      </w:r>
      <w:r>
        <w:rPr>
          <w:spacing w:val="-12"/>
        </w:rPr>
        <w:t xml:space="preserve"> </w:t>
      </w:r>
      <w:r>
        <w:t>power</w:t>
      </w:r>
      <w:r>
        <w:rPr>
          <w:spacing w:val="-13"/>
        </w:rPr>
        <w:t xml:space="preserve"> </w:t>
      </w:r>
      <w:r>
        <w:t>normalized by total power, frequency-weighted power, spectral edge frequencies at 90% and 95%, and PSD summary statistics (mean, standard deviation, maximum, minimum, median, skewness,</w:t>
      </w:r>
      <w:r>
        <w:rPr>
          <w:spacing w:val="-12"/>
        </w:rPr>
        <w:t xml:space="preserve"> </w:t>
      </w:r>
      <w:r>
        <w:t>kurtosis).</w:t>
      </w:r>
      <w:r>
        <w:rPr>
          <w:spacing w:val="-12"/>
        </w:rPr>
        <w:t xml:space="preserve"> </w:t>
      </w:r>
      <w:r>
        <w:t>These</w:t>
      </w:r>
      <w:r>
        <w:rPr>
          <w:spacing w:val="-12"/>
        </w:rPr>
        <w:t xml:space="preserve"> </w:t>
      </w:r>
      <w:r>
        <w:t>measures</w:t>
      </w:r>
      <w:r>
        <w:rPr>
          <w:spacing w:val="-12"/>
        </w:rPr>
        <w:t xml:space="preserve"> </w:t>
      </w:r>
      <w:r>
        <w:t>were</w:t>
      </w:r>
      <w:r>
        <w:rPr>
          <w:spacing w:val="-11"/>
        </w:rPr>
        <w:t xml:space="preserve"> </w:t>
      </w:r>
      <w:r>
        <w:t>included</w:t>
      </w:r>
      <w:r>
        <w:rPr>
          <w:spacing w:val="-12"/>
        </w:rPr>
        <w:t xml:space="preserve"> </w:t>
      </w:r>
      <w:r>
        <w:rPr>
          <w:spacing w:val="-2"/>
        </w:rPr>
        <w:t>because</w:t>
      </w:r>
    </w:p>
    <w:p w14:paraId="3B211185" w14:textId="77777777" w:rsidR="004E7388" w:rsidRDefault="004E7388">
      <w:pPr>
        <w:pStyle w:val="BodyText"/>
        <w:spacing w:line="249" w:lineRule="auto"/>
        <w:jc w:val="both"/>
        <w:sectPr w:rsidR="004E7388">
          <w:type w:val="continuous"/>
          <w:pgSz w:w="11910" w:h="15880"/>
          <w:pgMar w:top="980" w:right="992" w:bottom="700" w:left="992" w:header="702" w:footer="517" w:gutter="0"/>
          <w:cols w:num="2" w:space="720" w:equalWidth="0">
            <w:col w:w="4782" w:space="324"/>
            <w:col w:w="4820"/>
          </w:cols>
        </w:sectPr>
      </w:pPr>
    </w:p>
    <w:p w14:paraId="7EA9ED0F" w14:textId="77777777" w:rsidR="004E7388" w:rsidRDefault="004E7388">
      <w:pPr>
        <w:pStyle w:val="BodyText"/>
        <w:spacing w:before="11"/>
        <w:rPr>
          <w:sz w:val="15"/>
        </w:rPr>
      </w:pPr>
    </w:p>
    <w:p w14:paraId="57F85F2B" w14:textId="77777777" w:rsidR="004E7388" w:rsidRDefault="00000000">
      <w:pPr>
        <w:ind w:left="428"/>
        <w:rPr>
          <w:sz w:val="20"/>
        </w:rPr>
      </w:pPr>
      <w:r>
        <w:rPr>
          <w:noProof/>
          <w:sz w:val="20"/>
        </w:rPr>
        <w:drawing>
          <wp:inline distT="0" distB="0" distL="0" distR="0" wp14:anchorId="7C3AAA51" wp14:editId="71A4EB52">
            <wp:extent cx="5694045" cy="308800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694045" cy="3088004"/>
                    </a:xfrm>
                    <a:prstGeom prst="rect">
                      <a:avLst/>
                    </a:prstGeom>
                  </pic:spPr>
                </pic:pic>
              </a:graphicData>
            </a:graphic>
          </wp:inline>
        </w:drawing>
      </w:r>
    </w:p>
    <w:p w14:paraId="6E67E516" w14:textId="77777777" w:rsidR="004E7388" w:rsidRDefault="00000000">
      <w:pPr>
        <w:spacing w:before="151"/>
        <w:ind w:left="34"/>
        <w:rPr>
          <w:rFonts w:ascii="Calibri"/>
          <w:sz w:val="18"/>
        </w:rPr>
      </w:pPr>
      <w:r>
        <w:rPr>
          <w:rFonts w:ascii="Calibri"/>
          <w:b/>
          <w:sz w:val="18"/>
        </w:rPr>
        <w:t>Figure</w:t>
      </w:r>
      <w:r>
        <w:rPr>
          <w:rFonts w:ascii="Calibri"/>
          <w:b/>
          <w:spacing w:val="28"/>
          <w:sz w:val="18"/>
        </w:rPr>
        <w:t xml:space="preserve"> </w:t>
      </w:r>
      <w:r>
        <w:rPr>
          <w:rFonts w:ascii="Calibri"/>
          <w:b/>
          <w:sz w:val="18"/>
        </w:rPr>
        <w:t>1:</w:t>
      </w:r>
      <w:r>
        <w:rPr>
          <w:rFonts w:ascii="Calibri"/>
          <w:b/>
          <w:spacing w:val="18"/>
          <w:sz w:val="18"/>
        </w:rPr>
        <w:t xml:space="preserve"> </w:t>
      </w:r>
      <w:bookmarkStart w:id="104" w:name="_bookmark0"/>
      <w:bookmarkEnd w:id="104"/>
      <w:r>
        <w:rPr>
          <w:rFonts w:ascii="Calibri"/>
          <w:sz w:val="18"/>
        </w:rPr>
        <w:t>Four-channel</w:t>
      </w:r>
      <w:r>
        <w:rPr>
          <w:rFonts w:ascii="Calibri"/>
          <w:spacing w:val="26"/>
          <w:sz w:val="18"/>
        </w:rPr>
        <w:t xml:space="preserve"> </w:t>
      </w:r>
      <w:r>
        <w:rPr>
          <w:rFonts w:ascii="Calibri"/>
          <w:sz w:val="18"/>
        </w:rPr>
        <w:t>low-montage</w:t>
      </w:r>
      <w:r>
        <w:rPr>
          <w:rFonts w:ascii="Calibri"/>
          <w:spacing w:val="26"/>
          <w:sz w:val="18"/>
        </w:rPr>
        <w:t xml:space="preserve"> </w:t>
      </w:r>
      <w:r>
        <w:rPr>
          <w:rFonts w:ascii="Calibri"/>
          <w:sz w:val="18"/>
        </w:rPr>
        <w:t>EEG</w:t>
      </w:r>
      <w:r>
        <w:rPr>
          <w:rFonts w:ascii="Calibri"/>
          <w:spacing w:val="26"/>
          <w:sz w:val="18"/>
        </w:rPr>
        <w:t xml:space="preserve"> </w:t>
      </w:r>
      <w:r>
        <w:rPr>
          <w:rFonts w:ascii="Calibri"/>
          <w:sz w:val="18"/>
        </w:rPr>
        <w:t>setup</w:t>
      </w:r>
      <w:r>
        <w:rPr>
          <w:rFonts w:ascii="Calibri"/>
          <w:spacing w:val="26"/>
          <w:sz w:val="18"/>
        </w:rPr>
        <w:t xml:space="preserve"> </w:t>
      </w:r>
      <w:r>
        <w:rPr>
          <w:rFonts w:ascii="Calibri"/>
          <w:sz w:val="18"/>
        </w:rPr>
        <w:t>corresponding</w:t>
      </w:r>
      <w:r>
        <w:rPr>
          <w:rFonts w:ascii="Calibri"/>
          <w:spacing w:val="26"/>
          <w:sz w:val="18"/>
        </w:rPr>
        <w:t xml:space="preserve"> </w:t>
      </w:r>
      <w:r>
        <w:rPr>
          <w:rFonts w:ascii="Calibri"/>
          <w:sz w:val="18"/>
        </w:rPr>
        <w:t>to</w:t>
      </w:r>
      <w:r>
        <w:rPr>
          <w:rFonts w:ascii="Calibri"/>
          <w:spacing w:val="26"/>
          <w:sz w:val="18"/>
        </w:rPr>
        <w:t xml:space="preserve"> </w:t>
      </w:r>
      <w:r>
        <w:rPr>
          <w:rFonts w:ascii="Calibri"/>
          <w:sz w:val="18"/>
        </w:rPr>
        <w:t>the</w:t>
      </w:r>
      <w:r>
        <w:rPr>
          <w:rFonts w:ascii="Calibri"/>
          <w:spacing w:val="26"/>
          <w:sz w:val="18"/>
        </w:rPr>
        <w:t xml:space="preserve"> </w:t>
      </w:r>
      <w:r>
        <w:rPr>
          <w:rFonts w:ascii="Calibri"/>
          <w:sz w:val="18"/>
        </w:rPr>
        <w:t>recording</w:t>
      </w:r>
      <w:r>
        <w:rPr>
          <w:rFonts w:ascii="Calibri"/>
          <w:spacing w:val="26"/>
          <w:sz w:val="18"/>
        </w:rPr>
        <w:t xml:space="preserve"> </w:t>
      </w:r>
      <w:r>
        <w:rPr>
          <w:rFonts w:ascii="Calibri"/>
          <w:sz w:val="18"/>
        </w:rPr>
        <w:t>configuration</w:t>
      </w:r>
      <w:r>
        <w:rPr>
          <w:rFonts w:ascii="Calibri"/>
          <w:spacing w:val="26"/>
          <w:sz w:val="18"/>
        </w:rPr>
        <w:t xml:space="preserve"> </w:t>
      </w:r>
      <w:r>
        <w:rPr>
          <w:rFonts w:ascii="Calibri"/>
          <w:sz w:val="18"/>
        </w:rPr>
        <w:t>used</w:t>
      </w:r>
      <w:r>
        <w:rPr>
          <w:rFonts w:ascii="Calibri"/>
          <w:spacing w:val="26"/>
          <w:sz w:val="18"/>
        </w:rPr>
        <w:t xml:space="preserve"> </w:t>
      </w:r>
      <w:r>
        <w:rPr>
          <w:rFonts w:ascii="Calibri"/>
          <w:sz w:val="18"/>
        </w:rPr>
        <w:t>in</w:t>
      </w:r>
      <w:r>
        <w:rPr>
          <w:rFonts w:ascii="Calibri"/>
          <w:spacing w:val="26"/>
          <w:sz w:val="18"/>
        </w:rPr>
        <w:t xml:space="preserve"> </w:t>
      </w:r>
      <w:r>
        <w:rPr>
          <w:rFonts w:ascii="Calibri"/>
          <w:sz w:val="18"/>
        </w:rPr>
        <w:t>the</w:t>
      </w:r>
      <w:r>
        <w:rPr>
          <w:rFonts w:ascii="Calibri"/>
          <w:spacing w:val="26"/>
          <w:sz w:val="18"/>
        </w:rPr>
        <w:t xml:space="preserve"> </w:t>
      </w:r>
      <w:r>
        <w:rPr>
          <w:rFonts w:ascii="Calibri"/>
          <w:sz w:val="18"/>
        </w:rPr>
        <w:t>study,</w:t>
      </w:r>
      <w:r>
        <w:rPr>
          <w:rFonts w:ascii="Calibri"/>
          <w:spacing w:val="26"/>
          <w:sz w:val="18"/>
        </w:rPr>
        <w:t xml:space="preserve"> </w:t>
      </w:r>
      <w:r>
        <w:rPr>
          <w:rFonts w:ascii="Calibri"/>
          <w:sz w:val="18"/>
        </w:rPr>
        <w:t>showing</w:t>
      </w:r>
      <w:r>
        <w:rPr>
          <w:rFonts w:ascii="Calibri"/>
          <w:spacing w:val="26"/>
          <w:sz w:val="18"/>
        </w:rPr>
        <w:t xml:space="preserve"> </w:t>
      </w:r>
      <w:r>
        <w:rPr>
          <w:rFonts w:ascii="Calibri"/>
          <w:sz w:val="18"/>
        </w:rPr>
        <w:t>the</w:t>
      </w:r>
      <w:r>
        <w:rPr>
          <w:rFonts w:ascii="Calibri"/>
          <w:spacing w:val="26"/>
          <w:sz w:val="18"/>
        </w:rPr>
        <w:t xml:space="preserve"> </w:t>
      </w:r>
      <w:r>
        <w:rPr>
          <w:rFonts w:ascii="BIZ UDGothic"/>
          <w:sz w:val="15"/>
        </w:rPr>
        <w:t>AF7</w:t>
      </w:r>
      <w:r>
        <w:rPr>
          <w:rFonts w:ascii="Calibri"/>
          <w:sz w:val="18"/>
        </w:rPr>
        <w:t xml:space="preserve">, </w:t>
      </w:r>
      <w:r>
        <w:rPr>
          <w:rFonts w:ascii="BIZ UDGothic"/>
          <w:sz w:val="15"/>
        </w:rPr>
        <w:t>AF8</w:t>
      </w:r>
      <w:r>
        <w:rPr>
          <w:rFonts w:ascii="Calibri"/>
          <w:sz w:val="18"/>
        </w:rPr>
        <w:t>,</w:t>
      </w:r>
      <w:r>
        <w:rPr>
          <w:rFonts w:ascii="Calibri"/>
          <w:spacing w:val="35"/>
          <w:sz w:val="18"/>
        </w:rPr>
        <w:t xml:space="preserve"> </w:t>
      </w:r>
      <w:r>
        <w:rPr>
          <w:rFonts w:ascii="BIZ UDGothic"/>
          <w:sz w:val="15"/>
        </w:rPr>
        <w:t>TP9</w:t>
      </w:r>
      <w:r>
        <w:rPr>
          <w:rFonts w:ascii="Calibri"/>
          <w:sz w:val="18"/>
        </w:rPr>
        <w:t>,</w:t>
      </w:r>
      <w:r>
        <w:rPr>
          <w:rFonts w:ascii="Calibri"/>
          <w:spacing w:val="35"/>
          <w:sz w:val="18"/>
        </w:rPr>
        <w:t xml:space="preserve"> </w:t>
      </w:r>
      <w:r>
        <w:rPr>
          <w:rFonts w:ascii="Calibri"/>
          <w:sz w:val="18"/>
        </w:rPr>
        <w:t>and</w:t>
      </w:r>
      <w:r>
        <w:rPr>
          <w:rFonts w:ascii="Calibri"/>
          <w:spacing w:val="34"/>
          <w:sz w:val="18"/>
        </w:rPr>
        <w:t xml:space="preserve"> </w:t>
      </w:r>
      <w:r>
        <w:rPr>
          <w:rFonts w:ascii="BIZ UDGothic"/>
          <w:sz w:val="15"/>
        </w:rPr>
        <w:t xml:space="preserve">TP10 </w:t>
      </w:r>
      <w:r>
        <w:rPr>
          <w:rFonts w:ascii="Calibri"/>
          <w:sz w:val="18"/>
        </w:rPr>
        <w:t>recording</w:t>
      </w:r>
      <w:r>
        <w:rPr>
          <w:rFonts w:ascii="Calibri"/>
          <w:spacing w:val="35"/>
          <w:sz w:val="18"/>
        </w:rPr>
        <w:t xml:space="preserve"> </w:t>
      </w:r>
      <w:r>
        <w:rPr>
          <w:rFonts w:ascii="Calibri"/>
          <w:sz w:val="18"/>
        </w:rPr>
        <w:t>sites</w:t>
      </w:r>
      <w:r>
        <w:rPr>
          <w:rFonts w:ascii="Calibri"/>
          <w:spacing w:val="34"/>
          <w:sz w:val="18"/>
        </w:rPr>
        <w:t xml:space="preserve"> </w:t>
      </w:r>
      <w:r>
        <w:rPr>
          <w:rFonts w:ascii="Calibri"/>
          <w:sz w:val="18"/>
        </w:rPr>
        <w:t>together</w:t>
      </w:r>
      <w:r>
        <w:rPr>
          <w:rFonts w:ascii="Calibri"/>
          <w:spacing w:val="35"/>
          <w:sz w:val="18"/>
        </w:rPr>
        <w:t xml:space="preserve"> </w:t>
      </w:r>
      <w:r>
        <w:rPr>
          <w:rFonts w:ascii="Calibri"/>
          <w:sz w:val="18"/>
        </w:rPr>
        <w:t>with</w:t>
      </w:r>
      <w:r>
        <w:rPr>
          <w:rFonts w:ascii="Calibri"/>
          <w:spacing w:val="34"/>
          <w:sz w:val="18"/>
        </w:rPr>
        <w:t xml:space="preserve"> </w:t>
      </w:r>
      <w:r>
        <w:rPr>
          <w:rFonts w:ascii="Calibri"/>
          <w:sz w:val="18"/>
        </w:rPr>
        <w:t>the</w:t>
      </w:r>
      <w:r>
        <w:rPr>
          <w:rFonts w:ascii="Calibri"/>
          <w:spacing w:val="35"/>
          <w:sz w:val="18"/>
        </w:rPr>
        <w:t xml:space="preserve"> </w:t>
      </w:r>
      <w:r>
        <w:rPr>
          <w:rFonts w:ascii="Calibri"/>
          <w:sz w:val="18"/>
        </w:rPr>
        <w:t>corresponding</w:t>
      </w:r>
      <w:r>
        <w:rPr>
          <w:rFonts w:ascii="Calibri"/>
          <w:spacing w:val="34"/>
          <w:sz w:val="18"/>
        </w:rPr>
        <w:t xml:space="preserve"> </w:t>
      </w:r>
      <w:r>
        <w:rPr>
          <w:rFonts w:ascii="Calibri"/>
          <w:sz w:val="18"/>
        </w:rPr>
        <w:t>headset</w:t>
      </w:r>
      <w:r>
        <w:rPr>
          <w:rFonts w:ascii="Calibri"/>
          <w:spacing w:val="35"/>
          <w:sz w:val="18"/>
        </w:rPr>
        <w:t xml:space="preserve"> </w:t>
      </w:r>
      <w:r>
        <w:rPr>
          <w:rFonts w:ascii="Calibri"/>
          <w:sz w:val="18"/>
        </w:rPr>
        <w:t>placement</w:t>
      </w:r>
      <w:r>
        <w:rPr>
          <w:rFonts w:ascii="Calibri"/>
          <w:spacing w:val="34"/>
          <w:sz w:val="18"/>
        </w:rPr>
        <w:t xml:space="preserve"> </w:t>
      </w:r>
      <w:r>
        <w:rPr>
          <w:rFonts w:ascii="Calibri"/>
          <w:sz w:val="18"/>
        </w:rPr>
        <w:t>[</w:t>
      </w:r>
      <w:hyperlink w:anchor="_bookmark57" w:history="1">
        <w:r w:rsidR="004E7388">
          <w:rPr>
            <w:rFonts w:ascii="Calibri"/>
            <w:color w:val="2F4F4F"/>
            <w:sz w:val="18"/>
          </w:rPr>
          <w:t>47</w:t>
        </w:r>
      </w:hyperlink>
      <w:r>
        <w:rPr>
          <w:rFonts w:ascii="Calibri"/>
          <w:sz w:val="18"/>
        </w:rPr>
        <w:t>].</w:t>
      </w:r>
    </w:p>
    <w:p w14:paraId="22CC6F7C" w14:textId="7D0F14BB" w:rsidR="004E7388" w:rsidRDefault="004E7388">
      <w:pPr>
        <w:pStyle w:val="BodyText"/>
        <w:spacing w:before="214"/>
        <w:rPr>
          <w:rFonts w:ascii="Calibri"/>
        </w:rPr>
      </w:pPr>
    </w:p>
    <w:p w14:paraId="17DDB081" w14:textId="77777777" w:rsidR="004E7388" w:rsidRDefault="004E7388">
      <w:pPr>
        <w:pStyle w:val="BodyText"/>
        <w:rPr>
          <w:rFonts w:ascii="Calibri"/>
        </w:rPr>
        <w:sectPr w:rsidR="004E7388">
          <w:pgSz w:w="11910" w:h="15880"/>
          <w:pgMar w:top="920" w:right="992" w:bottom="700" w:left="992" w:header="702" w:footer="517" w:gutter="0"/>
          <w:cols w:space="720"/>
        </w:sectPr>
      </w:pPr>
    </w:p>
    <w:p w14:paraId="2EC91124" w14:textId="77777777" w:rsidR="004E7388" w:rsidRDefault="00000000">
      <w:pPr>
        <w:pStyle w:val="BodyText"/>
        <w:spacing w:before="68" w:line="249" w:lineRule="auto"/>
        <w:ind w:left="34"/>
        <w:jc w:val="both"/>
      </w:pPr>
      <w:r>
        <w:t>spectral content remains one of the most widely used and interpretable</w:t>
      </w:r>
      <w:r>
        <w:rPr>
          <w:spacing w:val="40"/>
        </w:rPr>
        <w:t xml:space="preserve"> </w:t>
      </w:r>
      <w:r>
        <w:t>feature</w:t>
      </w:r>
      <w:r>
        <w:rPr>
          <w:spacing w:val="40"/>
        </w:rPr>
        <w:t xml:space="preserve"> </w:t>
      </w:r>
      <w:r>
        <w:t>families</w:t>
      </w:r>
      <w:r>
        <w:rPr>
          <w:spacing w:val="40"/>
        </w:rPr>
        <w:t xml:space="preserve"> </w:t>
      </w:r>
      <w:r>
        <w:t>in</w:t>
      </w:r>
      <w:r>
        <w:rPr>
          <w:spacing w:val="40"/>
        </w:rPr>
        <w:t xml:space="preserve"> </w:t>
      </w:r>
      <w:r>
        <w:t>depression</w:t>
      </w:r>
      <w:r>
        <w:rPr>
          <w:spacing w:val="40"/>
        </w:rPr>
        <w:t xml:space="preserve"> </w:t>
      </w:r>
      <w:r>
        <w:t>EEG</w:t>
      </w:r>
      <w:r>
        <w:rPr>
          <w:spacing w:val="40"/>
        </w:rPr>
        <w:t xml:space="preserve"> </w:t>
      </w:r>
      <w:r>
        <w:t>work [</w:t>
      </w:r>
      <w:hyperlink w:anchor="_bookmark30" w:history="1">
        <w:r w:rsidR="004E7388">
          <w:rPr>
            <w:color w:val="2F4F4F"/>
          </w:rPr>
          <w:t>16</w:t>
        </w:r>
      </w:hyperlink>
      <w:r>
        <w:t xml:space="preserve">, </w:t>
      </w:r>
      <w:hyperlink w:anchor="_bookmark58" w:history="1">
        <w:r w:rsidR="004E7388">
          <w:rPr>
            <w:color w:val="2F4F4F"/>
          </w:rPr>
          <w:t>48</w:t>
        </w:r>
      </w:hyperlink>
      <w:r>
        <w:t xml:space="preserve">, </w:t>
      </w:r>
      <w:hyperlink w:anchor="_bookmark61" w:history="1">
        <w:r w:rsidR="004E7388">
          <w:rPr>
            <w:color w:val="2F4F4F"/>
          </w:rPr>
          <w:t>51</w:t>
        </w:r>
      </w:hyperlink>
      <w:r>
        <w:t>]. Temporal-channel spectral content has also appeared repeatedly in pretreatment response studies [</w:t>
      </w:r>
      <w:hyperlink w:anchor="_bookmark62" w:history="1">
        <w:r w:rsidR="004E7388">
          <w:rPr>
            <w:color w:val="2F4F4F"/>
          </w:rPr>
          <w:t>52</w:t>
        </w:r>
      </w:hyperlink>
      <w:r>
        <w:t>].</w:t>
      </w:r>
    </w:p>
    <w:p w14:paraId="72A36878" w14:textId="77777777" w:rsidR="004E7388" w:rsidRDefault="00000000">
      <w:pPr>
        <w:pStyle w:val="BodyText"/>
        <w:spacing w:line="249" w:lineRule="auto"/>
        <w:ind w:left="34" w:firstLine="298"/>
        <w:jc w:val="both"/>
      </w:pPr>
      <w:r>
        <w:t>Time-domain</w:t>
      </w:r>
      <w:r>
        <w:rPr>
          <w:spacing w:val="40"/>
        </w:rPr>
        <w:t xml:space="preserve"> </w:t>
      </w:r>
      <w:r>
        <w:t>descriptors</w:t>
      </w:r>
      <w:r>
        <w:rPr>
          <w:spacing w:val="40"/>
        </w:rPr>
        <w:t xml:space="preserve"> </w:t>
      </w:r>
      <w:r>
        <w:t>were</w:t>
      </w:r>
      <w:r>
        <w:rPr>
          <w:spacing w:val="40"/>
        </w:rPr>
        <w:t xml:space="preserve"> </w:t>
      </w:r>
      <w:r>
        <w:t>also</w:t>
      </w:r>
      <w:r>
        <w:rPr>
          <w:spacing w:val="40"/>
        </w:rPr>
        <w:t xml:space="preserve"> </w:t>
      </w:r>
      <w:r>
        <w:t>computed</w:t>
      </w:r>
      <w:r>
        <w:rPr>
          <w:spacing w:val="40"/>
        </w:rPr>
        <w:t xml:space="preserve"> </w:t>
      </w:r>
      <w:r>
        <w:t>for each channel. These included mean, standard deviation, variance, skewness, kurtosis, root-mean-square amplitude, peak-to-peak range, zero crossings, and mean absolute deviation, together with Hjorth activity, mobility, and complexity [</w:t>
      </w:r>
      <w:hyperlink w:anchor="_bookmark59" w:history="1">
        <w:r w:rsidR="004E7388">
          <w:rPr>
            <w:color w:val="2F4F4F"/>
          </w:rPr>
          <w:t>49</w:t>
        </w:r>
      </w:hyperlink>
      <w:r>
        <w:t xml:space="preserve">, </w:t>
      </w:r>
      <w:hyperlink w:anchor="_bookmark63" w:history="1">
        <w:r w:rsidR="004E7388">
          <w:rPr>
            <w:color w:val="2F4F4F"/>
          </w:rPr>
          <w:t>53</w:t>
        </w:r>
      </w:hyperlink>
      <w:r>
        <w:t>]. These features summarize amplitude dispersion, local oscillatory rate, signal roughness, and short-window</w:t>
      </w:r>
      <w:r>
        <w:rPr>
          <w:spacing w:val="-1"/>
        </w:rPr>
        <w:t xml:space="preserve"> </w:t>
      </w:r>
      <w:r>
        <w:t>morphology.</w:t>
      </w:r>
      <w:r>
        <w:rPr>
          <w:spacing w:val="-1"/>
        </w:rPr>
        <w:t xml:space="preserve"> </w:t>
      </w:r>
      <w:r>
        <w:t>They</w:t>
      </w:r>
      <w:r>
        <w:rPr>
          <w:spacing w:val="-1"/>
        </w:rPr>
        <w:t xml:space="preserve"> </w:t>
      </w:r>
      <w:r>
        <w:t>are</w:t>
      </w:r>
      <w:r>
        <w:rPr>
          <w:spacing w:val="-1"/>
        </w:rPr>
        <w:t xml:space="preserve"> </w:t>
      </w:r>
      <w:r>
        <w:t>computationally</w:t>
      </w:r>
      <w:r>
        <w:rPr>
          <w:spacing w:val="-1"/>
        </w:rPr>
        <w:t xml:space="preserve"> </w:t>
      </w:r>
      <w:r>
        <w:t>light and well suited to low-montage resting-state EEG, where clinically useful features must remain interpretable and robust under short windows.</w:t>
      </w:r>
    </w:p>
    <w:p w14:paraId="01EBADFF" w14:textId="77777777" w:rsidR="004E7388" w:rsidRDefault="00000000">
      <w:pPr>
        <w:pStyle w:val="BodyText"/>
        <w:spacing w:line="249" w:lineRule="auto"/>
        <w:ind w:left="34" w:firstLine="298"/>
        <w:jc w:val="both"/>
      </w:pPr>
      <w:r>
        <w:t>Entropy and nonlinear complexity measures were computed</w:t>
      </w:r>
      <w:r>
        <w:rPr>
          <w:spacing w:val="-11"/>
        </w:rPr>
        <w:t xml:space="preserve"> </w:t>
      </w:r>
      <w:r>
        <w:t>per</w:t>
      </w:r>
      <w:r>
        <w:rPr>
          <w:spacing w:val="-11"/>
        </w:rPr>
        <w:t xml:space="preserve"> </w:t>
      </w:r>
      <w:r>
        <w:t>channel</w:t>
      </w:r>
      <w:r>
        <w:rPr>
          <w:spacing w:val="-11"/>
        </w:rPr>
        <w:t xml:space="preserve"> </w:t>
      </w:r>
      <w:r>
        <w:t>to</w:t>
      </w:r>
      <w:r>
        <w:rPr>
          <w:spacing w:val="-11"/>
        </w:rPr>
        <w:t xml:space="preserve"> </w:t>
      </w:r>
      <w:r>
        <w:t>capture</w:t>
      </w:r>
      <w:r>
        <w:rPr>
          <w:spacing w:val="-11"/>
        </w:rPr>
        <w:t xml:space="preserve"> </w:t>
      </w:r>
      <w:r>
        <w:t>irregularity</w:t>
      </w:r>
      <w:r>
        <w:rPr>
          <w:spacing w:val="-11"/>
        </w:rPr>
        <w:t xml:space="preserve"> </w:t>
      </w:r>
      <w:r>
        <w:t>beyond</w:t>
      </w:r>
      <w:r>
        <w:rPr>
          <w:spacing w:val="-11"/>
        </w:rPr>
        <w:t xml:space="preserve"> </w:t>
      </w:r>
      <w:r>
        <w:t>simple power summaries. The extractor included sample entropy, spectral entropy, correlation dimension, Hurst exponent, Lyapunov exponent, and detrended fluctuation analysis. Complexity measures were calculated on a demeaned, standardized version of each signal, with long windows subsampled for numerical stability. These descriptors</w:t>
      </w:r>
      <w:r>
        <w:rPr>
          <w:spacing w:val="80"/>
        </w:rPr>
        <w:t xml:space="preserve"> </w:t>
      </w:r>
      <w:r>
        <w:t>were retained because depression EEG studies have repeatedly implicated entropy, variability, and broader complexity</w:t>
      </w:r>
      <w:r>
        <w:rPr>
          <w:spacing w:val="-4"/>
        </w:rPr>
        <w:t xml:space="preserve"> </w:t>
      </w:r>
      <w:r>
        <w:t>structure</w:t>
      </w:r>
      <w:r>
        <w:rPr>
          <w:spacing w:val="-5"/>
        </w:rPr>
        <w:t xml:space="preserve"> </w:t>
      </w:r>
      <w:r>
        <w:t>[</w:t>
      </w:r>
      <w:hyperlink w:anchor="_bookmark42" w:history="1">
        <w:r w:rsidR="004E7388">
          <w:rPr>
            <w:color w:val="2F4F4F"/>
          </w:rPr>
          <w:t>30</w:t>
        </w:r>
      </w:hyperlink>
      <w:r>
        <w:t>,</w:t>
      </w:r>
      <w:r>
        <w:rPr>
          <w:spacing w:val="-4"/>
        </w:rPr>
        <w:t xml:space="preserve"> </w:t>
      </w:r>
      <w:hyperlink w:anchor="_bookmark64" w:history="1">
        <w:r w:rsidR="004E7388">
          <w:rPr>
            <w:color w:val="2F4F4F"/>
          </w:rPr>
          <w:t>54</w:t>
        </w:r>
      </w:hyperlink>
      <w:r>
        <w:t>,</w:t>
      </w:r>
      <w:r>
        <w:rPr>
          <w:spacing w:val="-5"/>
        </w:rPr>
        <w:t xml:space="preserve"> </w:t>
      </w:r>
      <w:hyperlink w:anchor="_bookmark65" w:history="1">
        <w:r w:rsidR="004E7388">
          <w:rPr>
            <w:color w:val="2F4F4F"/>
          </w:rPr>
          <w:t>55</w:t>
        </w:r>
      </w:hyperlink>
      <w:r>
        <w:t>].</w:t>
      </w:r>
      <w:r>
        <w:rPr>
          <w:spacing w:val="-4"/>
        </w:rPr>
        <w:t xml:space="preserve"> </w:t>
      </w:r>
      <w:r>
        <w:t>That</w:t>
      </w:r>
      <w:r>
        <w:rPr>
          <w:spacing w:val="-5"/>
        </w:rPr>
        <w:t xml:space="preserve"> </w:t>
      </w:r>
      <w:r>
        <w:t>pattern</w:t>
      </w:r>
      <w:r>
        <w:rPr>
          <w:spacing w:val="-4"/>
        </w:rPr>
        <w:t xml:space="preserve"> </w:t>
      </w:r>
      <w:r>
        <w:t>also</w:t>
      </w:r>
      <w:r>
        <w:rPr>
          <w:spacing w:val="-5"/>
        </w:rPr>
        <w:t xml:space="preserve"> </w:t>
      </w:r>
      <w:r>
        <w:t>appears in pretreatment response and large-scale resting-state evaluations,</w:t>
      </w:r>
      <w:r>
        <w:rPr>
          <w:spacing w:val="-13"/>
        </w:rPr>
        <w:t xml:space="preserve"> </w:t>
      </w:r>
      <w:r>
        <w:t>even</w:t>
      </w:r>
      <w:r>
        <w:rPr>
          <w:spacing w:val="-12"/>
        </w:rPr>
        <w:t xml:space="preserve"> </w:t>
      </w:r>
      <w:r>
        <w:t>when</w:t>
      </w:r>
      <w:r>
        <w:rPr>
          <w:spacing w:val="-13"/>
        </w:rPr>
        <w:t xml:space="preserve"> </w:t>
      </w:r>
      <w:r>
        <w:t>the</w:t>
      </w:r>
      <w:r>
        <w:rPr>
          <w:spacing w:val="-12"/>
        </w:rPr>
        <w:t xml:space="preserve"> </w:t>
      </w:r>
      <w:r>
        <w:t>exact</w:t>
      </w:r>
      <w:r>
        <w:rPr>
          <w:spacing w:val="-13"/>
        </w:rPr>
        <w:t xml:space="preserve"> </w:t>
      </w:r>
      <w:r>
        <w:t>direction</w:t>
      </w:r>
      <w:r>
        <w:rPr>
          <w:spacing w:val="-12"/>
        </w:rPr>
        <w:t xml:space="preserve"> </w:t>
      </w:r>
      <w:r>
        <w:t>of</w:t>
      </w:r>
      <w:r>
        <w:rPr>
          <w:spacing w:val="-13"/>
        </w:rPr>
        <w:t xml:space="preserve"> </w:t>
      </w:r>
      <w:r>
        <w:t>effect</w:t>
      </w:r>
      <w:r>
        <w:rPr>
          <w:spacing w:val="-12"/>
        </w:rPr>
        <w:t xml:space="preserve"> </w:t>
      </w:r>
      <w:r>
        <w:t>depends on cohort, montage, and temporal scale [</w:t>
      </w:r>
      <w:hyperlink w:anchor="_bookmark44" w:history="1">
        <w:r w:rsidR="004E7388">
          <w:rPr>
            <w:color w:val="2F4F4F"/>
          </w:rPr>
          <w:t>32</w:t>
        </w:r>
      </w:hyperlink>
      <w:r>
        <w:t xml:space="preserve">, </w:t>
      </w:r>
      <w:hyperlink w:anchor="_bookmark62" w:history="1">
        <w:r w:rsidR="004E7388">
          <w:rPr>
            <w:color w:val="2F4F4F"/>
          </w:rPr>
          <w:t>52</w:t>
        </w:r>
      </w:hyperlink>
      <w:r>
        <w:t xml:space="preserve">, </w:t>
      </w:r>
      <w:hyperlink w:anchor="_bookmark66" w:history="1">
        <w:r w:rsidR="004E7388">
          <w:rPr>
            <w:color w:val="2F4F4F"/>
          </w:rPr>
          <w:t>56</w:t>
        </w:r>
      </w:hyperlink>
      <w:r>
        <w:t>].</w:t>
      </w:r>
    </w:p>
    <w:p w14:paraId="497EC06A" w14:textId="690292BF" w:rsidR="004E7388" w:rsidRDefault="00000000">
      <w:pPr>
        <w:pStyle w:val="BodyText"/>
        <w:spacing w:line="249" w:lineRule="auto"/>
        <w:ind w:left="34" w:firstLine="298"/>
        <w:jc w:val="both"/>
      </w:pPr>
      <w:r>
        <w:t>The</w:t>
      </w:r>
      <w:r>
        <w:rPr>
          <w:spacing w:val="80"/>
        </w:rPr>
        <w:t xml:space="preserve"> </w:t>
      </w:r>
      <w:r>
        <w:t>four-channel</w:t>
      </w:r>
      <w:r>
        <w:rPr>
          <w:spacing w:val="80"/>
        </w:rPr>
        <w:t xml:space="preserve"> </w:t>
      </w:r>
      <w:r>
        <w:t>montage</w:t>
      </w:r>
      <w:r>
        <w:rPr>
          <w:spacing w:val="80"/>
        </w:rPr>
        <w:t xml:space="preserve"> </w:t>
      </w:r>
      <w:r>
        <w:t>also</w:t>
      </w:r>
      <w:r>
        <w:rPr>
          <w:spacing w:val="80"/>
        </w:rPr>
        <w:t xml:space="preserve"> </w:t>
      </w:r>
      <w:r>
        <w:t>supports</w:t>
      </w:r>
      <w:r>
        <w:rPr>
          <w:spacing w:val="80"/>
        </w:rPr>
        <w:t xml:space="preserve"> </w:t>
      </w:r>
      <w:r>
        <w:t>a</w:t>
      </w:r>
      <w:r>
        <w:rPr>
          <w:spacing w:val="80"/>
        </w:rPr>
        <w:t xml:space="preserve"> </w:t>
      </w:r>
      <w:r>
        <w:t>range of</w:t>
      </w:r>
      <w:r>
        <w:rPr>
          <w:spacing w:val="40"/>
        </w:rPr>
        <w:t xml:space="preserve"> </w:t>
      </w:r>
      <w:r>
        <w:t>regional</w:t>
      </w:r>
      <w:r>
        <w:rPr>
          <w:spacing w:val="40"/>
        </w:rPr>
        <w:t xml:space="preserve"> </w:t>
      </w:r>
      <w:r>
        <w:t>interaction</w:t>
      </w:r>
      <w:r>
        <w:rPr>
          <w:spacing w:val="40"/>
        </w:rPr>
        <w:t xml:space="preserve"> </w:t>
      </w:r>
      <w:r>
        <w:t>features</w:t>
      </w:r>
      <w:r>
        <w:rPr>
          <w:spacing w:val="40"/>
        </w:rPr>
        <w:t xml:space="preserve"> </w:t>
      </w:r>
      <w:r>
        <w:t>derived</w:t>
      </w:r>
      <w:r>
        <w:rPr>
          <w:spacing w:val="40"/>
        </w:rPr>
        <w:t xml:space="preserve"> </w:t>
      </w:r>
      <w:r>
        <w:t>from</w:t>
      </w:r>
      <w:r>
        <w:rPr>
          <w:spacing w:val="40"/>
        </w:rPr>
        <w:t xml:space="preserve"> </w:t>
      </w:r>
      <w:r>
        <w:t>cached band-power</w:t>
      </w:r>
      <w:r>
        <w:rPr>
          <w:spacing w:val="32"/>
        </w:rPr>
        <w:t xml:space="preserve"> </w:t>
      </w:r>
      <w:r>
        <w:t>estimates.</w:t>
      </w:r>
      <w:r>
        <w:rPr>
          <w:spacing w:val="34"/>
        </w:rPr>
        <w:t xml:space="preserve">  </w:t>
      </w:r>
      <w:r>
        <w:t>Traditional</w:t>
      </w:r>
      <w:r>
        <w:rPr>
          <w:spacing w:val="33"/>
        </w:rPr>
        <w:t xml:space="preserve"> </w:t>
      </w:r>
      <w:r>
        <w:t>frontal</w:t>
      </w:r>
      <w:r w:rsidR="00ED5738">
        <w:rPr>
          <w:spacing w:val="33"/>
        </w:rPr>
        <w:t xml:space="preserve"> </w:t>
      </w:r>
      <w:r>
        <w:rPr>
          <w:spacing w:val="-2"/>
        </w:rPr>
        <w:t>asymmetry</w:t>
      </w:r>
    </w:p>
    <w:p w14:paraId="2AB7A9A8" w14:textId="08D68AEB" w:rsidR="00ED5738" w:rsidRDefault="00000000" w:rsidP="00ED5738">
      <w:pPr>
        <w:pStyle w:val="BodyText"/>
        <w:spacing w:before="68" w:line="249" w:lineRule="auto"/>
        <w:ind w:left="34" w:right="32"/>
        <w:jc w:val="both"/>
        <w:rPr>
          <w:spacing w:val="-2"/>
        </w:rPr>
      </w:pPr>
      <w:r>
        <w:br w:type="column"/>
      </w:r>
      <w:r>
        <w:t>(</w:t>
      </w:r>
      <w:r>
        <w:rPr>
          <w:rFonts w:ascii="BIZ UDGothic"/>
          <w:sz w:val="17"/>
        </w:rPr>
        <w:t>AF7</w:t>
      </w:r>
      <w:r>
        <w:t>/</w:t>
      </w:r>
      <w:r>
        <w:rPr>
          <w:rFonts w:ascii="BIZ UDGothic"/>
          <w:sz w:val="17"/>
        </w:rPr>
        <w:t>AF8</w:t>
      </w:r>
      <w:r>
        <w:t>) and temporal asymmetry (</w:t>
      </w:r>
      <w:r>
        <w:rPr>
          <w:rFonts w:ascii="BIZ UDGothic"/>
          <w:sz w:val="17"/>
        </w:rPr>
        <w:t>TP9</w:t>
      </w:r>
      <w:r>
        <w:t>/</w:t>
      </w:r>
      <w:r>
        <w:rPr>
          <w:rFonts w:ascii="BIZ UDGothic"/>
          <w:sz w:val="17"/>
        </w:rPr>
        <w:t>TP10</w:t>
      </w:r>
      <w:r>
        <w:t>) were computed</w:t>
      </w:r>
      <w:r>
        <w:rPr>
          <w:spacing w:val="-8"/>
        </w:rPr>
        <w:t xml:space="preserve"> </w:t>
      </w:r>
      <w:r>
        <w:t>for</w:t>
      </w:r>
      <w:r>
        <w:rPr>
          <w:spacing w:val="-8"/>
        </w:rPr>
        <w:t xml:space="preserve"> </w:t>
      </w:r>
      <w:r>
        <w:t>each</w:t>
      </w:r>
      <w:r>
        <w:rPr>
          <w:spacing w:val="-8"/>
        </w:rPr>
        <w:t xml:space="preserve"> </w:t>
      </w:r>
      <w:r>
        <w:t>frequency</w:t>
      </w:r>
      <w:r>
        <w:rPr>
          <w:spacing w:val="-8"/>
        </w:rPr>
        <w:t xml:space="preserve"> </w:t>
      </w:r>
      <w:r>
        <w:t>band</w:t>
      </w:r>
      <w:r>
        <w:rPr>
          <w:spacing w:val="-8"/>
        </w:rPr>
        <w:t xml:space="preserve"> </w:t>
      </w:r>
      <w:r>
        <w:t>in</w:t>
      </w:r>
      <w:r>
        <w:rPr>
          <w:spacing w:val="-8"/>
        </w:rPr>
        <w:t xml:space="preserve"> </w:t>
      </w:r>
      <w:r>
        <w:t>two</w:t>
      </w:r>
      <w:r>
        <w:rPr>
          <w:spacing w:val="-8"/>
        </w:rPr>
        <w:t xml:space="preserve"> </w:t>
      </w:r>
      <w:r>
        <w:t>forms:</w:t>
      </w:r>
      <w:r>
        <w:rPr>
          <w:spacing w:val="-8"/>
        </w:rPr>
        <w:t xml:space="preserve"> </w:t>
      </w:r>
      <w:r>
        <w:t>a</w:t>
      </w:r>
      <w:r>
        <w:rPr>
          <w:spacing w:val="-8"/>
        </w:rPr>
        <w:t xml:space="preserve"> </w:t>
      </w:r>
      <w:r>
        <w:t xml:space="preserve">log-ratio </w:t>
      </w:r>
      <w:r>
        <w:rPr>
          <w:spacing w:val="-2"/>
        </w:rPr>
        <w:t>index</w:t>
      </w:r>
      <w:r w:rsidR="00ED5738">
        <w:rPr>
          <w:spacing w:val="-2"/>
        </w:rPr>
        <w:t>,</w:t>
      </w:r>
    </w:p>
    <w:p w14:paraId="61D99BAF" w14:textId="4DA4CF8A" w:rsidR="00ED5738" w:rsidRPr="00ED5738" w:rsidRDefault="00ED5738" w:rsidP="00ED5738">
      <w:pPr>
        <w:pStyle w:val="BodyText"/>
        <w:spacing w:before="68" w:line="249" w:lineRule="auto"/>
        <w:ind w:left="34" w:right="32"/>
        <w:jc w:val="center"/>
      </w:pPr>
      <w:r>
        <w:rPr>
          <w:spacing w:val="-2"/>
        </w:rPr>
        <w:t>AI =</w:t>
      </w:r>
      <m:oMath>
        <m:d>
          <m:dPr>
            <m:ctrlPr>
              <w:rPr>
                <w:rFonts w:ascii="Cambria Math" w:hAnsi="Cambria Math"/>
                <w:i/>
                <w:spacing w:val="-2"/>
              </w:rPr>
            </m:ctrlPr>
          </m:dPr>
          <m:e>
            <m:f>
              <m:fPr>
                <m:ctrlPr>
                  <w:rPr>
                    <w:rFonts w:ascii="Cambria Math" w:hAnsi="Cambria Math"/>
                    <w:i/>
                    <w:spacing w:val="-2"/>
                  </w:rPr>
                </m:ctrlPr>
              </m:fPr>
              <m:num>
                <m:sSub>
                  <m:sSubPr>
                    <m:ctrlPr>
                      <w:rPr>
                        <w:rFonts w:ascii="Cambria Math" w:hAnsi="Cambria Math"/>
                        <w:i/>
                        <w:spacing w:val="-2"/>
                      </w:rPr>
                    </m:ctrlPr>
                  </m:sSubPr>
                  <m:e>
                    <m:r>
                      <w:rPr>
                        <w:rFonts w:ascii="Cambria Math" w:hAnsi="Cambria Math"/>
                        <w:spacing w:val="-2"/>
                      </w:rPr>
                      <m:t>P</m:t>
                    </m:r>
                  </m:e>
                  <m:sub>
                    <m:r>
                      <w:rPr>
                        <w:rFonts w:ascii="Cambria Math" w:hAnsi="Cambria Math"/>
                        <w:spacing w:val="-2"/>
                      </w:rPr>
                      <m:t>R</m:t>
                    </m:r>
                  </m:sub>
                </m:sSub>
              </m:num>
              <m:den>
                <m:sSub>
                  <m:sSubPr>
                    <m:ctrlPr>
                      <w:rPr>
                        <w:rFonts w:ascii="Cambria Math" w:hAnsi="Cambria Math"/>
                        <w:i/>
                        <w:spacing w:val="-2"/>
                      </w:rPr>
                    </m:ctrlPr>
                  </m:sSubPr>
                  <m:e>
                    <m:r>
                      <w:rPr>
                        <w:rFonts w:ascii="Cambria Math" w:hAnsi="Cambria Math"/>
                        <w:spacing w:val="-2"/>
                      </w:rPr>
                      <m:t>P</m:t>
                    </m:r>
                  </m:e>
                  <m:sub>
                    <m:r>
                      <w:rPr>
                        <w:rFonts w:ascii="Cambria Math" w:hAnsi="Cambria Math"/>
                        <w:spacing w:val="-2"/>
                      </w:rPr>
                      <m:t>L</m:t>
                    </m:r>
                  </m:sub>
                </m:sSub>
              </m:den>
            </m:f>
          </m:e>
        </m:d>
        <m:r>
          <w:rPr>
            <w:rFonts w:ascii="Cambria Math" w:hAnsi="Cambria Math"/>
            <w:spacing w:val="-2"/>
          </w:rPr>
          <m:t>,</m:t>
        </m:r>
      </m:oMath>
    </w:p>
    <w:p w14:paraId="1B44F787" w14:textId="15B3B872" w:rsidR="004E7388" w:rsidRDefault="00000000">
      <w:pPr>
        <w:pStyle w:val="BodyText"/>
        <w:spacing w:before="129"/>
        <w:ind w:left="34"/>
        <w:jc w:val="both"/>
        <w:rPr>
          <w:spacing w:val="-2"/>
        </w:rPr>
      </w:pPr>
      <w:r>
        <w:t>and</w:t>
      </w:r>
      <w:r>
        <w:rPr>
          <w:spacing w:val="-5"/>
        </w:rPr>
        <w:t xml:space="preserve"> </w:t>
      </w:r>
      <w:r>
        <w:t>a</w:t>
      </w:r>
      <w:r>
        <w:rPr>
          <w:spacing w:val="-4"/>
        </w:rPr>
        <w:t xml:space="preserve"> </w:t>
      </w:r>
      <w:r>
        <w:t>normalized</w:t>
      </w:r>
      <w:r>
        <w:rPr>
          <w:spacing w:val="-4"/>
        </w:rPr>
        <w:t xml:space="preserve"> </w:t>
      </w:r>
      <w:r>
        <w:rPr>
          <w:spacing w:val="-2"/>
        </w:rPr>
        <w:t>difference,</w:t>
      </w:r>
    </w:p>
    <w:p w14:paraId="054C8446" w14:textId="40BAEACE" w:rsidR="00ED5738" w:rsidRDefault="00ED5738" w:rsidP="00ED5738">
      <w:pPr>
        <w:pStyle w:val="BodyText"/>
        <w:spacing w:before="129"/>
        <w:ind w:left="34"/>
        <w:jc w:val="center"/>
      </w:pPr>
      <w:r>
        <w:rPr>
          <w:spacing w:val="-2"/>
        </w:rPr>
        <w:t xml:space="preserve">ND = </w:t>
      </w:r>
      <m:oMath>
        <m:f>
          <m:fPr>
            <m:ctrlPr>
              <w:rPr>
                <w:rFonts w:ascii="Cambria Math" w:hAnsi="Cambria Math"/>
                <w:i/>
                <w:spacing w:val="-2"/>
              </w:rPr>
            </m:ctrlPr>
          </m:fPr>
          <m:num>
            <m:sSub>
              <m:sSubPr>
                <m:ctrlPr>
                  <w:rPr>
                    <w:rFonts w:ascii="Cambria Math" w:hAnsi="Cambria Math"/>
                    <w:i/>
                    <w:spacing w:val="-2"/>
                  </w:rPr>
                </m:ctrlPr>
              </m:sSubPr>
              <m:e>
                <m:r>
                  <w:rPr>
                    <w:rFonts w:ascii="Cambria Math" w:hAnsi="Cambria Math"/>
                    <w:spacing w:val="-2"/>
                  </w:rPr>
                  <m:t>P</m:t>
                </m:r>
              </m:e>
              <m:sub>
                <m:r>
                  <w:rPr>
                    <w:rFonts w:ascii="Cambria Math" w:hAnsi="Cambria Math"/>
                    <w:spacing w:val="-2"/>
                  </w:rPr>
                  <m:t>R</m:t>
                </m:r>
              </m:sub>
            </m:sSub>
            <m:r>
              <w:rPr>
                <w:rFonts w:ascii="Cambria Math" w:hAnsi="Cambria Math"/>
                <w:spacing w:val="-2"/>
              </w:rPr>
              <m:t xml:space="preserve">- </m:t>
            </m:r>
            <m:sSub>
              <m:sSubPr>
                <m:ctrlPr>
                  <w:rPr>
                    <w:rFonts w:ascii="Cambria Math" w:hAnsi="Cambria Math"/>
                    <w:i/>
                    <w:spacing w:val="-2"/>
                  </w:rPr>
                </m:ctrlPr>
              </m:sSubPr>
              <m:e>
                <m:r>
                  <w:rPr>
                    <w:rFonts w:ascii="Cambria Math" w:hAnsi="Cambria Math"/>
                    <w:spacing w:val="-2"/>
                  </w:rPr>
                  <m:t>P</m:t>
                </m:r>
              </m:e>
              <m:sub>
                <m:r>
                  <w:rPr>
                    <w:rFonts w:ascii="Cambria Math" w:hAnsi="Cambria Math"/>
                    <w:spacing w:val="-2"/>
                  </w:rPr>
                  <m:t>L</m:t>
                </m:r>
              </m:sub>
            </m:sSub>
          </m:num>
          <m:den>
            <m:sSub>
              <m:sSubPr>
                <m:ctrlPr>
                  <w:rPr>
                    <w:rFonts w:ascii="Cambria Math" w:hAnsi="Cambria Math"/>
                    <w:i/>
                    <w:spacing w:val="-2"/>
                  </w:rPr>
                </m:ctrlPr>
              </m:sSubPr>
              <m:e>
                <m:r>
                  <w:rPr>
                    <w:rFonts w:ascii="Cambria Math" w:hAnsi="Cambria Math"/>
                    <w:spacing w:val="-2"/>
                  </w:rPr>
                  <m:t>P</m:t>
                </m:r>
              </m:e>
              <m:sub>
                <m:r>
                  <w:rPr>
                    <w:rFonts w:ascii="Cambria Math" w:hAnsi="Cambria Math"/>
                    <w:spacing w:val="-2"/>
                  </w:rPr>
                  <m:t>R</m:t>
                </m:r>
              </m:sub>
            </m:sSub>
            <m:r>
              <w:rPr>
                <w:rFonts w:ascii="Cambria Math" w:hAnsi="Cambria Math"/>
                <w:spacing w:val="-2"/>
              </w:rPr>
              <m:t xml:space="preserve">+ </m:t>
            </m:r>
            <m:sSub>
              <m:sSubPr>
                <m:ctrlPr>
                  <w:rPr>
                    <w:rFonts w:ascii="Cambria Math" w:hAnsi="Cambria Math"/>
                    <w:i/>
                    <w:spacing w:val="-2"/>
                  </w:rPr>
                </m:ctrlPr>
              </m:sSubPr>
              <m:e>
                <m:r>
                  <w:rPr>
                    <w:rFonts w:ascii="Cambria Math" w:hAnsi="Cambria Math"/>
                    <w:spacing w:val="-2"/>
                  </w:rPr>
                  <m:t>P</m:t>
                </m:r>
              </m:e>
              <m:sub>
                <m:r>
                  <w:rPr>
                    <w:rFonts w:ascii="Cambria Math" w:hAnsi="Cambria Math"/>
                    <w:spacing w:val="-2"/>
                  </w:rPr>
                  <m:t>L</m:t>
                </m:r>
              </m:sub>
            </m:sSub>
          </m:den>
        </m:f>
      </m:oMath>
    </w:p>
    <w:p w14:paraId="777A0CD4" w14:textId="77777777" w:rsidR="004E7388" w:rsidRDefault="00000000">
      <w:pPr>
        <w:pStyle w:val="BodyText"/>
        <w:spacing w:before="122" w:line="249" w:lineRule="auto"/>
        <w:ind w:left="34" w:right="32"/>
        <w:jc w:val="both"/>
      </w:pPr>
      <w:r>
        <w:t>Using the same band-power cache, we also computed hemispheric</w:t>
      </w:r>
      <w:r>
        <w:rPr>
          <w:spacing w:val="-13"/>
        </w:rPr>
        <w:t xml:space="preserve"> </w:t>
      </w:r>
      <w:r>
        <w:t>asymmetry</w:t>
      </w:r>
      <w:r>
        <w:rPr>
          <w:spacing w:val="-12"/>
        </w:rPr>
        <w:t xml:space="preserve"> </w:t>
      </w:r>
      <w:r>
        <w:t>by</w:t>
      </w:r>
      <w:r>
        <w:rPr>
          <w:spacing w:val="-13"/>
        </w:rPr>
        <w:t xml:space="preserve"> </w:t>
      </w:r>
      <w:r>
        <w:t>averaging</w:t>
      </w:r>
      <w:r>
        <w:rPr>
          <w:spacing w:val="-12"/>
        </w:rPr>
        <w:t xml:space="preserve"> </w:t>
      </w:r>
      <w:r>
        <w:rPr>
          <w:rFonts w:ascii="BIZ UDGothic"/>
          <w:sz w:val="17"/>
        </w:rPr>
        <w:t>AF7</w:t>
      </w:r>
      <w:r>
        <w:t>+</w:t>
      </w:r>
      <w:r>
        <w:rPr>
          <w:rFonts w:ascii="BIZ UDGothic"/>
          <w:sz w:val="17"/>
        </w:rPr>
        <w:t>TP9</w:t>
      </w:r>
      <w:r>
        <w:rPr>
          <w:rFonts w:ascii="BIZ UDGothic"/>
          <w:spacing w:val="-22"/>
          <w:sz w:val="17"/>
        </w:rPr>
        <w:t xml:space="preserve"> </w:t>
      </w:r>
      <w:r>
        <w:t>and</w:t>
      </w:r>
      <w:r>
        <w:rPr>
          <w:spacing w:val="-12"/>
        </w:rPr>
        <w:t xml:space="preserve"> </w:t>
      </w:r>
      <w:r>
        <w:rPr>
          <w:rFonts w:ascii="BIZ UDGothic"/>
          <w:sz w:val="17"/>
        </w:rPr>
        <w:t>AF8</w:t>
      </w:r>
      <w:r>
        <w:t>+</w:t>
      </w:r>
      <w:r>
        <w:rPr>
          <w:rFonts w:ascii="BIZ UDGothic"/>
          <w:sz w:val="17"/>
        </w:rPr>
        <w:t xml:space="preserve">TP10 </w:t>
      </w:r>
      <w:r>
        <w:t>within</w:t>
      </w:r>
      <w:r>
        <w:rPr>
          <w:spacing w:val="40"/>
        </w:rPr>
        <w:t xml:space="preserve"> </w:t>
      </w:r>
      <w:r>
        <w:t>each</w:t>
      </w:r>
      <w:r>
        <w:rPr>
          <w:spacing w:val="40"/>
        </w:rPr>
        <w:t xml:space="preserve"> </w:t>
      </w:r>
      <w:r>
        <w:t>hemisphere,</w:t>
      </w:r>
      <w:r>
        <w:rPr>
          <w:spacing w:val="40"/>
        </w:rPr>
        <w:t xml:space="preserve"> </w:t>
      </w:r>
      <w:r>
        <w:t>ipsilateral</w:t>
      </w:r>
      <w:r>
        <w:rPr>
          <w:spacing w:val="40"/>
        </w:rPr>
        <w:t xml:space="preserve"> </w:t>
      </w:r>
      <w:r>
        <w:t>frontal-temporal ratios and normalized differences on the left and right hemispheres, and diagonal frontal-temporal interactions</w:t>
      </w:r>
      <w:r>
        <w:rPr>
          <w:spacing w:val="80"/>
        </w:rPr>
        <w:t xml:space="preserve"> </w:t>
      </w:r>
      <w:r>
        <w:t xml:space="preserve">for </w:t>
      </w:r>
      <w:r>
        <w:rPr>
          <w:rFonts w:ascii="BIZ UDGothic"/>
          <w:sz w:val="17"/>
        </w:rPr>
        <w:t>AF7</w:t>
      </w:r>
      <w:r>
        <w:t>-</w:t>
      </w:r>
      <w:r>
        <w:rPr>
          <w:rFonts w:ascii="BIZ UDGothic"/>
          <w:sz w:val="17"/>
        </w:rPr>
        <w:t xml:space="preserve">TP10 </w:t>
      </w:r>
      <w:r>
        <w:t xml:space="preserve">and </w:t>
      </w:r>
      <w:r>
        <w:rPr>
          <w:rFonts w:ascii="BIZ UDGothic"/>
          <w:sz w:val="17"/>
        </w:rPr>
        <w:t>AF8</w:t>
      </w:r>
      <w:r>
        <w:t>-</w:t>
      </w:r>
      <w:r>
        <w:rPr>
          <w:rFonts w:ascii="BIZ UDGothic"/>
          <w:sz w:val="17"/>
        </w:rPr>
        <w:t>TP9</w:t>
      </w:r>
      <w:r>
        <w:t>. These measures were included because reduced-channel depression EEG studies repeatedly point to laterality, temporal involvement, and frontal-temporal balance rather than to a single isolated electrode [</w:t>
      </w:r>
      <w:hyperlink w:anchor="_bookmark43" w:history="1">
        <w:r w:rsidR="004E7388">
          <w:rPr>
            <w:color w:val="2F4F4F"/>
          </w:rPr>
          <w:t>31</w:t>
        </w:r>
      </w:hyperlink>
      <w:r>
        <w:t xml:space="preserve">, </w:t>
      </w:r>
      <w:hyperlink w:anchor="_bookmark58" w:history="1">
        <w:r w:rsidR="004E7388">
          <w:rPr>
            <w:color w:val="2F4F4F"/>
          </w:rPr>
          <w:t>48</w:t>
        </w:r>
      </w:hyperlink>
      <w:r>
        <w:t xml:space="preserve">, </w:t>
      </w:r>
      <w:hyperlink w:anchor="_bookmark67" w:history="1">
        <w:r w:rsidR="004E7388">
          <w:rPr>
            <w:color w:val="2F4F4F"/>
          </w:rPr>
          <w:t>57</w:t>
        </w:r>
      </w:hyperlink>
      <w:r>
        <w:t>].</w:t>
      </w:r>
    </w:p>
    <w:p w14:paraId="204B1070" w14:textId="77777777" w:rsidR="004E7388" w:rsidRDefault="00000000">
      <w:pPr>
        <w:pStyle w:val="BodyText"/>
        <w:spacing w:line="249" w:lineRule="auto"/>
        <w:ind w:left="34" w:right="32" w:firstLine="298"/>
        <w:jc w:val="both"/>
      </w:pPr>
      <w:r>
        <w:t xml:space="preserve">Pairwise synchrony features were added for six anatomically meaningful channel pairs: </w:t>
      </w:r>
      <w:r>
        <w:rPr>
          <w:rFonts w:ascii="BIZ UDGothic"/>
          <w:sz w:val="17"/>
        </w:rPr>
        <w:t>AF7</w:t>
      </w:r>
      <w:r>
        <w:t>-</w:t>
      </w:r>
      <w:r>
        <w:rPr>
          <w:rFonts w:ascii="BIZ UDGothic"/>
          <w:sz w:val="17"/>
        </w:rPr>
        <w:t>AF8</w:t>
      </w:r>
      <w:r>
        <w:t xml:space="preserve">, </w:t>
      </w:r>
      <w:r>
        <w:rPr>
          <w:rFonts w:ascii="BIZ UDGothic"/>
          <w:sz w:val="17"/>
        </w:rPr>
        <w:t>TP9</w:t>
      </w:r>
      <w:r>
        <w:t>-</w:t>
      </w:r>
      <w:r>
        <w:rPr>
          <w:rFonts w:ascii="BIZ UDGothic"/>
          <w:sz w:val="17"/>
        </w:rPr>
        <w:t>TP10</w:t>
      </w:r>
      <w:r>
        <w:t xml:space="preserve">, </w:t>
      </w:r>
      <w:r>
        <w:rPr>
          <w:rFonts w:ascii="BIZ UDGothic"/>
          <w:sz w:val="17"/>
        </w:rPr>
        <w:t>AF7</w:t>
      </w:r>
      <w:r>
        <w:t>-</w:t>
      </w:r>
      <w:r>
        <w:rPr>
          <w:rFonts w:ascii="BIZ UDGothic"/>
          <w:sz w:val="17"/>
        </w:rPr>
        <w:t>TP9</w:t>
      </w:r>
      <w:r>
        <w:t xml:space="preserve">, </w:t>
      </w:r>
      <w:r>
        <w:rPr>
          <w:rFonts w:ascii="BIZ UDGothic"/>
          <w:sz w:val="17"/>
        </w:rPr>
        <w:t>AF8</w:t>
      </w:r>
      <w:r>
        <w:t>-</w:t>
      </w:r>
      <w:r>
        <w:rPr>
          <w:rFonts w:ascii="BIZ UDGothic"/>
          <w:sz w:val="17"/>
        </w:rPr>
        <w:t>TP10</w:t>
      </w:r>
      <w:r>
        <w:t xml:space="preserve">, </w:t>
      </w:r>
      <w:r>
        <w:rPr>
          <w:rFonts w:ascii="BIZ UDGothic"/>
          <w:sz w:val="17"/>
        </w:rPr>
        <w:t>AF7</w:t>
      </w:r>
      <w:r>
        <w:t>-</w:t>
      </w:r>
      <w:r>
        <w:rPr>
          <w:rFonts w:ascii="BIZ UDGothic"/>
          <w:sz w:val="17"/>
        </w:rPr>
        <w:t>TP10</w:t>
      </w:r>
      <w:r>
        <w:t xml:space="preserve">, and </w:t>
      </w:r>
      <w:r>
        <w:rPr>
          <w:rFonts w:ascii="BIZ UDGothic"/>
          <w:sz w:val="17"/>
        </w:rPr>
        <w:t>AF8</w:t>
      </w:r>
      <w:r>
        <w:t>-</w:t>
      </w:r>
      <w:r>
        <w:rPr>
          <w:rFonts w:ascii="BIZ UDGothic"/>
          <w:sz w:val="17"/>
        </w:rPr>
        <w:t>TP9</w:t>
      </w:r>
      <w:r>
        <w:t>. For each pair we computed maximum normalized cross-correlation and Pearson</w:t>
      </w:r>
      <w:r>
        <w:rPr>
          <w:spacing w:val="-8"/>
        </w:rPr>
        <w:t xml:space="preserve"> </w:t>
      </w:r>
      <w:r>
        <w:t>correlation,</w:t>
      </w:r>
      <w:r>
        <w:rPr>
          <w:spacing w:val="-8"/>
        </w:rPr>
        <w:t xml:space="preserve"> </w:t>
      </w:r>
      <w:r>
        <w:t>and</w:t>
      </w:r>
      <w:r>
        <w:rPr>
          <w:spacing w:val="-8"/>
        </w:rPr>
        <w:t xml:space="preserve"> </w:t>
      </w:r>
      <w:r>
        <w:t>the</w:t>
      </w:r>
      <w:r>
        <w:rPr>
          <w:spacing w:val="-8"/>
        </w:rPr>
        <w:t xml:space="preserve"> </w:t>
      </w:r>
      <w:r>
        <w:t>extractor</w:t>
      </w:r>
      <w:r>
        <w:rPr>
          <w:spacing w:val="-8"/>
        </w:rPr>
        <w:t xml:space="preserve"> </w:t>
      </w:r>
      <w:r>
        <w:t>also</w:t>
      </w:r>
      <w:r>
        <w:rPr>
          <w:spacing w:val="-8"/>
        </w:rPr>
        <w:t xml:space="preserve"> </w:t>
      </w:r>
      <w:r>
        <w:t>retained</w:t>
      </w:r>
      <w:r>
        <w:rPr>
          <w:spacing w:val="-8"/>
        </w:rPr>
        <w:t xml:space="preserve"> </w:t>
      </w:r>
      <w:r>
        <w:t>a</w:t>
      </w:r>
      <w:r>
        <w:rPr>
          <w:spacing w:val="-8"/>
        </w:rPr>
        <w:t xml:space="preserve"> </w:t>
      </w:r>
      <w:r>
        <w:t xml:space="preserve">legacy set of raw cross-correlation summaries across all channel </w:t>
      </w:r>
      <w:r>
        <w:rPr>
          <w:spacing w:val="-2"/>
        </w:rPr>
        <w:t>pairs. These features were</w:t>
      </w:r>
      <w:r>
        <w:rPr>
          <w:spacing w:val="-3"/>
        </w:rPr>
        <w:t xml:space="preserve"> </w:t>
      </w:r>
      <w:r>
        <w:rPr>
          <w:spacing w:val="-2"/>
        </w:rPr>
        <w:t xml:space="preserve">intended to capture short-window </w:t>
      </w:r>
      <w:r>
        <w:t>synchrony</w:t>
      </w:r>
      <w:r>
        <w:rPr>
          <w:spacing w:val="-13"/>
        </w:rPr>
        <w:t xml:space="preserve"> </w:t>
      </w:r>
      <w:r>
        <w:t>and</w:t>
      </w:r>
      <w:r>
        <w:rPr>
          <w:spacing w:val="-12"/>
        </w:rPr>
        <w:t xml:space="preserve"> </w:t>
      </w:r>
      <w:r>
        <w:t>coupling</w:t>
      </w:r>
      <w:r>
        <w:rPr>
          <w:spacing w:val="-13"/>
        </w:rPr>
        <w:t xml:space="preserve"> </w:t>
      </w:r>
      <w:r>
        <w:t>patterns</w:t>
      </w:r>
      <w:r>
        <w:rPr>
          <w:spacing w:val="-12"/>
        </w:rPr>
        <w:t xml:space="preserve"> </w:t>
      </w:r>
      <w:r>
        <w:t>that</w:t>
      </w:r>
      <w:r>
        <w:rPr>
          <w:spacing w:val="-13"/>
        </w:rPr>
        <w:t xml:space="preserve"> </w:t>
      </w:r>
      <w:r>
        <w:t>have</w:t>
      </w:r>
      <w:r>
        <w:rPr>
          <w:spacing w:val="-12"/>
        </w:rPr>
        <w:t xml:space="preserve"> </w:t>
      </w:r>
      <w:r>
        <w:t>been</w:t>
      </w:r>
      <w:r>
        <w:rPr>
          <w:spacing w:val="-13"/>
        </w:rPr>
        <w:t xml:space="preserve"> </w:t>
      </w:r>
      <w:r>
        <w:t>emphasized in resting-state depression EEG and neuromodulation response work [</w:t>
      </w:r>
      <w:hyperlink w:anchor="_bookmark43" w:history="1">
        <w:r w:rsidR="004E7388">
          <w:rPr>
            <w:color w:val="2F4F4F"/>
          </w:rPr>
          <w:t>31</w:t>
        </w:r>
      </w:hyperlink>
      <w:r>
        <w:t xml:space="preserve">, </w:t>
      </w:r>
      <w:hyperlink w:anchor="_bookmark44" w:history="1">
        <w:r w:rsidR="004E7388">
          <w:rPr>
            <w:color w:val="2F4F4F"/>
          </w:rPr>
          <w:t>32</w:t>
        </w:r>
      </w:hyperlink>
      <w:r>
        <w:t xml:space="preserve">, </w:t>
      </w:r>
      <w:hyperlink w:anchor="_bookmark54" w:history="1">
        <w:r w:rsidR="004E7388">
          <w:rPr>
            <w:color w:val="2F4F4F"/>
          </w:rPr>
          <w:t>44</w:t>
        </w:r>
      </w:hyperlink>
      <w:r>
        <w:t>].</w:t>
      </w:r>
    </w:p>
    <w:p w14:paraId="7AC2500E" w14:textId="0F487EDF" w:rsidR="004E7388" w:rsidRDefault="00000000">
      <w:pPr>
        <w:pStyle w:val="BodyText"/>
        <w:spacing w:line="249" w:lineRule="auto"/>
        <w:ind w:left="34" w:right="32" w:firstLine="298"/>
        <w:jc w:val="both"/>
      </w:pPr>
      <w:r>
        <w:t>Finally,</w:t>
      </w:r>
      <w:r>
        <w:rPr>
          <w:spacing w:val="40"/>
        </w:rPr>
        <w:t xml:space="preserve"> </w:t>
      </w:r>
      <w:r>
        <w:t>the</w:t>
      </w:r>
      <w:r>
        <w:rPr>
          <w:spacing w:val="40"/>
        </w:rPr>
        <w:t xml:space="preserve"> </w:t>
      </w:r>
      <w:r>
        <w:t>extractor</w:t>
      </w:r>
      <w:r>
        <w:rPr>
          <w:spacing w:val="40"/>
        </w:rPr>
        <w:t xml:space="preserve"> </w:t>
      </w:r>
      <w:r>
        <w:t>included</w:t>
      </w:r>
      <w:r>
        <w:rPr>
          <w:spacing w:val="40"/>
        </w:rPr>
        <w:t xml:space="preserve"> </w:t>
      </w:r>
      <w:r>
        <w:t>three</w:t>
      </w:r>
      <w:r>
        <w:rPr>
          <w:spacing w:val="40"/>
        </w:rPr>
        <w:t xml:space="preserve"> </w:t>
      </w:r>
      <w:r>
        <w:t>exploratory TP10-specific</w:t>
      </w:r>
      <w:r>
        <w:rPr>
          <w:spacing w:val="37"/>
        </w:rPr>
        <w:t xml:space="preserve"> </w:t>
      </w:r>
      <w:r>
        <w:t>derived</w:t>
      </w:r>
      <w:r>
        <w:rPr>
          <w:spacing w:val="38"/>
        </w:rPr>
        <w:t xml:space="preserve"> </w:t>
      </w:r>
      <w:r>
        <w:t>descriptors:</w:t>
      </w:r>
      <w:r>
        <w:rPr>
          <w:spacing w:val="38"/>
        </w:rPr>
        <w:t xml:space="preserve">  </w:t>
      </w:r>
      <w:r>
        <w:t>peak</w:t>
      </w:r>
      <w:r>
        <w:rPr>
          <w:spacing w:val="37"/>
        </w:rPr>
        <w:t xml:space="preserve"> </w:t>
      </w:r>
      <w:r>
        <w:rPr>
          <w:spacing w:val="-2"/>
        </w:rPr>
        <w:t>prominence,</w:t>
      </w:r>
    </w:p>
    <w:p w14:paraId="0B863235" w14:textId="77777777" w:rsidR="004E7388" w:rsidRDefault="004E7388">
      <w:pPr>
        <w:pStyle w:val="BodyText"/>
        <w:spacing w:line="249" w:lineRule="auto"/>
        <w:jc w:val="both"/>
        <w:sectPr w:rsidR="004E7388">
          <w:type w:val="continuous"/>
          <w:pgSz w:w="11910" w:h="15880"/>
          <w:pgMar w:top="980" w:right="992" w:bottom="700" w:left="992" w:header="702" w:footer="517" w:gutter="0"/>
          <w:cols w:num="2" w:space="720" w:equalWidth="0">
            <w:col w:w="4782" w:space="324"/>
            <w:col w:w="4820"/>
          </w:cols>
        </w:sectPr>
      </w:pPr>
    </w:p>
    <w:p w14:paraId="3640DE2A" w14:textId="77777777" w:rsidR="004E7388" w:rsidRDefault="004E7388">
      <w:pPr>
        <w:pStyle w:val="BodyText"/>
        <w:spacing w:before="171"/>
        <w:rPr>
          <w:sz w:val="18"/>
        </w:rPr>
      </w:pPr>
    </w:p>
    <w:p w14:paraId="7197D2F6" w14:textId="77777777" w:rsidR="004E7388" w:rsidRDefault="00000000">
      <w:pPr>
        <w:spacing w:line="219" w:lineRule="exact"/>
        <w:ind w:left="34"/>
        <w:rPr>
          <w:rFonts w:ascii="Calibri"/>
          <w:b/>
          <w:sz w:val="18"/>
        </w:rPr>
      </w:pPr>
      <w:bookmarkStart w:id="105" w:name="_bookmark1"/>
      <w:bookmarkEnd w:id="105"/>
      <w:r>
        <w:rPr>
          <w:rFonts w:ascii="Calibri"/>
          <w:b/>
          <w:w w:val="105"/>
          <w:sz w:val="18"/>
        </w:rPr>
        <w:t>Table</w:t>
      </w:r>
      <w:r>
        <w:rPr>
          <w:rFonts w:ascii="Calibri"/>
          <w:b/>
          <w:spacing w:val="15"/>
          <w:w w:val="105"/>
          <w:sz w:val="18"/>
        </w:rPr>
        <w:t xml:space="preserve"> </w:t>
      </w:r>
      <w:r>
        <w:rPr>
          <w:rFonts w:ascii="Calibri"/>
          <w:b/>
          <w:spacing w:val="-10"/>
          <w:w w:val="105"/>
          <w:sz w:val="18"/>
        </w:rPr>
        <w:t>1</w:t>
      </w:r>
    </w:p>
    <w:p w14:paraId="6885222C" w14:textId="77777777" w:rsidR="004E7388" w:rsidRDefault="00000000">
      <w:pPr>
        <w:ind w:left="34" w:right="149"/>
        <w:rPr>
          <w:rFonts w:ascii="Calibri"/>
          <w:sz w:val="18"/>
        </w:rPr>
      </w:pPr>
      <w:r>
        <w:rPr>
          <w:rFonts w:ascii="Calibri"/>
          <w:sz w:val="18"/>
        </w:rPr>
        <w:t>Cohort,</w:t>
      </w:r>
      <w:r>
        <w:rPr>
          <w:rFonts w:ascii="Calibri"/>
          <w:spacing w:val="40"/>
          <w:sz w:val="18"/>
        </w:rPr>
        <w:t xml:space="preserve"> </w:t>
      </w:r>
      <w:r>
        <w:rPr>
          <w:rFonts w:ascii="Calibri"/>
          <w:sz w:val="18"/>
        </w:rPr>
        <w:t>acquisition,</w:t>
      </w:r>
      <w:r>
        <w:rPr>
          <w:rFonts w:ascii="Calibri"/>
          <w:spacing w:val="40"/>
          <w:sz w:val="18"/>
        </w:rPr>
        <w:t xml:space="preserve"> </w:t>
      </w:r>
      <w:r>
        <w:rPr>
          <w:rFonts w:ascii="Calibri"/>
          <w:sz w:val="18"/>
        </w:rPr>
        <w:t>and</w:t>
      </w:r>
      <w:r>
        <w:rPr>
          <w:rFonts w:ascii="Calibri"/>
          <w:spacing w:val="40"/>
          <w:sz w:val="18"/>
        </w:rPr>
        <w:t xml:space="preserve"> </w:t>
      </w:r>
      <w:r>
        <w:rPr>
          <w:rFonts w:ascii="Calibri"/>
          <w:sz w:val="18"/>
        </w:rPr>
        <w:t>sweep</w:t>
      </w:r>
      <w:r>
        <w:rPr>
          <w:rFonts w:ascii="Calibri"/>
          <w:spacing w:val="40"/>
          <w:sz w:val="18"/>
        </w:rPr>
        <w:t xml:space="preserve"> </w:t>
      </w:r>
      <w:r>
        <w:rPr>
          <w:rFonts w:ascii="Calibri"/>
          <w:sz w:val="18"/>
        </w:rPr>
        <w:t>configuration</w:t>
      </w:r>
      <w:r>
        <w:rPr>
          <w:rFonts w:ascii="Calibri"/>
          <w:spacing w:val="40"/>
          <w:sz w:val="18"/>
        </w:rPr>
        <w:t xml:space="preserve"> </w:t>
      </w:r>
      <w:r>
        <w:rPr>
          <w:rFonts w:ascii="Calibri"/>
          <w:sz w:val="18"/>
        </w:rPr>
        <w:t>summary.</w:t>
      </w:r>
      <w:r>
        <w:rPr>
          <w:rFonts w:ascii="Calibri"/>
          <w:spacing w:val="40"/>
          <w:sz w:val="18"/>
        </w:rPr>
        <w:t xml:space="preserve"> </w:t>
      </w:r>
      <w:r>
        <w:rPr>
          <w:rFonts w:ascii="Calibri"/>
          <w:sz w:val="18"/>
        </w:rPr>
        <w:t>Trial</w:t>
      </w:r>
      <w:r>
        <w:rPr>
          <w:rFonts w:ascii="Calibri"/>
          <w:spacing w:val="40"/>
          <w:sz w:val="18"/>
        </w:rPr>
        <w:t xml:space="preserve"> </w:t>
      </w:r>
      <w:r>
        <w:rPr>
          <w:rFonts w:ascii="Calibri"/>
          <w:sz w:val="18"/>
        </w:rPr>
        <w:t>descriptors</w:t>
      </w:r>
      <w:r>
        <w:rPr>
          <w:rFonts w:ascii="Calibri"/>
          <w:spacing w:val="40"/>
          <w:sz w:val="18"/>
        </w:rPr>
        <w:t xml:space="preserve"> </w:t>
      </w:r>
      <w:r>
        <w:rPr>
          <w:rFonts w:ascii="Calibri"/>
          <w:sz w:val="18"/>
        </w:rPr>
        <w:t>derive</w:t>
      </w:r>
      <w:r>
        <w:rPr>
          <w:rFonts w:ascii="Calibri"/>
          <w:spacing w:val="40"/>
          <w:sz w:val="18"/>
        </w:rPr>
        <w:t xml:space="preserve"> </w:t>
      </w:r>
      <w:r>
        <w:rPr>
          <w:rFonts w:ascii="Calibri"/>
          <w:sz w:val="18"/>
        </w:rPr>
        <w:t>from</w:t>
      </w:r>
      <w:r>
        <w:rPr>
          <w:rFonts w:ascii="Calibri"/>
          <w:spacing w:val="40"/>
          <w:sz w:val="18"/>
        </w:rPr>
        <w:t xml:space="preserve"> </w:t>
      </w:r>
      <w:r>
        <w:rPr>
          <w:rFonts w:ascii="Calibri"/>
          <w:sz w:val="18"/>
        </w:rPr>
        <w:t>the</w:t>
      </w:r>
      <w:r>
        <w:rPr>
          <w:rFonts w:ascii="Calibri"/>
          <w:spacing w:val="40"/>
          <w:sz w:val="18"/>
        </w:rPr>
        <w:t xml:space="preserve"> </w:t>
      </w:r>
      <w:r>
        <w:rPr>
          <w:rFonts w:ascii="Calibri"/>
          <w:sz w:val="18"/>
        </w:rPr>
        <w:t>parent</w:t>
      </w:r>
      <w:r>
        <w:rPr>
          <w:rFonts w:ascii="Calibri"/>
          <w:spacing w:val="40"/>
          <w:sz w:val="18"/>
        </w:rPr>
        <w:t xml:space="preserve"> </w:t>
      </w:r>
      <w:r>
        <w:rPr>
          <w:rFonts w:ascii="Calibri"/>
          <w:sz w:val="18"/>
        </w:rPr>
        <w:t>home-based</w:t>
      </w:r>
      <w:r>
        <w:rPr>
          <w:rFonts w:ascii="Calibri"/>
          <w:spacing w:val="40"/>
          <w:sz w:val="18"/>
        </w:rPr>
        <w:t xml:space="preserve"> </w:t>
      </w:r>
      <w:r>
        <w:rPr>
          <w:rFonts w:ascii="Calibri"/>
          <w:sz w:val="18"/>
        </w:rPr>
        <w:t>tDCS</w:t>
      </w:r>
      <w:r>
        <w:rPr>
          <w:rFonts w:ascii="Calibri"/>
          <w:spacing w:val="40"/>
          <w:sz w:val="18"/>
        </w:rPr>
        <w:t xml:space="preserve"> </w:t>
      </w:r>
      <w:r>
        <w:rPr>
          <w:rFonts w:ascii="Calibri"/>
          <w:sz w:val="18"/>
        </w:rPr>
        <w:t>study</w:t>
      </w:r>
      <w:r>
        <w:rPr>
          <w:rFonts w:ascii="Calibri"/>
          <w:spacing w:val="40"/>
          <w:sz w:val="18"/>
        </w:rPr>
        <w:t xml:space="preserve"> </w:t>
      </w:r>
      <w:r>
        <w:rPr>
          <w:rFonts w:ascii="Calibri"/>
          <w:sz w:val="18"/>
        </w:rPr>
        <w:t>[</w:t>
      </w:r>
      <w:hyperlink w:anchor="_bookmark22" w:history="1">
        <w:r w:rsidR="004E7388">
          <w:rPr>
            <w:rFonts w:ascii="Calibri"/>
            <w:color w:val="2F4F4F"/>
            <w:sz w:val="18"/>
          </w:rPr>
          <w:t>8</w:t>
        </w:r>
      </w:hyperlink>
      <w:r>
        <w:rPr>
          <w:rFonts w:ascii="Calibri"/>
          <w:sz w:val="18"/>
        </w:rPr>
        <w:t>]; acquisition</w:t>
      </w:r>
      <w:r>
        <w:rPr>
          <w:rFonts w:ascii="Calibri"/>
          <w:spacing w:val="38"/>
          <w:sz w:val="18"/>
        </w:rPr>
        <w:t xml:space="preserve"> </w:t>
      </w:r>
      <w:r>
        <w:rPr>
          <w:rFonts w:ascii="Calibri"/>
          <w:sz w:val="18"/>
        </w:rPr>
        <w:t>totals</w:t>
      </w:r>
      <w:r>
        <w:rPr>
          <w:rFonts w:ascii="Calibri"/>
          <w:spacing w:val="38"/>
          <w:sz w:val="18"/>
        </w:rPr>
        <w:t xml:space="preserve"> </w:t>
      </w:r>
      <w:r>
        <w:rPr>
          <w:rFonts w:ascii="Calibri"/>
          <w:sz w:val="18"/>
        </w:rPr>
        <w:t>and</w:t>
      </w:r>
      <w:r>
        <w:rPr>
          <w:rFonts w:ascii="Calibri"/>
          <w:spacing w:val="37"/>
          <w:sz w:val="18"/>
        </w:rPr>
        <w:t xml:space="preserve"> </w:t>
      </w:r>
      <w:r>
        <w:rPr>
          <w:rFonts w:ascii="Calibri"/>
          <w:sz w:val="18"/>
        </w:rPr>
        <w:t>sweep</w:t>
      </w:r>
      <w:r>
        <w:rPr>
          <w:rFonts w:ascii="Calibri"/>
          <w:spacing w:val="37"/>
          <w:sz w:val="18"/>
        </w:rPr>
        <w:t xml:space="preserve"> </w:t>
      </w:r>
      <w:r>
        <w:rPr>
          <w:rFonts w:ascii="Calibri"/>
          <w:sz w:val="18"/>
        </w:rPr>
        <w:t>settings</w:t>
      </w:r>
      <w:r>
        <w:rPr>
          <w:rFonts w:ascii="Calibri"/>
          <w:spacing w:val="38"/>
          <w:sz w:val="18"/>
        </w:rPr>
        <w:t xml:space="preserve"> </w:t>
      </w:r>
      <w:r>
        <w:rPr>
          <w:rFonts w:ascii="Calibri"/>
          <w:sz w:val="18"/>
        </w:rPr>
        <w:t>derive</w:t>
      </w:r>
      <w:r>
        <w:rPr>
          <w:rFonts w:ascii="Calibri"/>
          <w:spacing w:val="37"/>
          <w:sz w:val="18"/>
        </w:rPr>
        <w:t xml:space="preserve"> </w:t>
      </w:r>
      <w:r>
        <w:rPr>
          <w:rFonts w:ascii="Calibri"/>
          <w:sz w:val="18"/>
        </w:rPr>
        <w:t>from</w:t>
      </w:r>
      <w:r>
        <w:rPr>
          <w:rFonts w:ascii="Calibri"/>
          <w:spacing w:val="38"/>
          <w:sz w:val="18"/>
        </w:rPr>
        <w:t xml:space="preserve"> </w:t>
      </w:r>
      <w:r>
        <w:rPr>
          <w:rFonts w:ascii="Calibri"/>
          <w:sz w:val="18"/>
        </w:rPr>
        <w:t>the</w:t>
      </w:r>
      <w:r>
        <w:rPr>
          <w:rFonts w:ascii="Calibri"/>
          <w:spacing w:val="37"/>
          <w:sz w:val="18"/>
        </w:rPr>
        <w:t xml:space="preserve"> </w:t>
      </w:r>
      <w:r>
        <w:rPr>
          <w:rFonts w:ascii="Calibri"/>
          <w:sz w:val="18"/>
        </w:rPr>
        <w:t>analyzed</w:t>
      </w:r>
      <w:r>
        <w:rPr>
          <w:rFonts w:ascii="Calibri"/>
          <w:spacing w:val="38"/>
          <w:sz w:val="18"/>
        </w:rPr>
        <w:t xml:space="preserve"> </w:t>
      </w:r>
      <w:r>
        <w:rPr>
          <w:rFonts w:ascii="Calibri"/>
          <w:sz w:val="18"/>
        </w:rPr>
        <w:t>EEG</w:t>
      </w:r>
      <w:r>
        <w:rPr>
          <w:rFonts w:ascii="Calibri"/>
          <w:spacing w:val="37"/>
          <w:sz w:val="18"/>
        </w:rPr>
        <w:t xml:space="preserve"> </w:t>
      </w:r>
      <w:r>
        <w:rPr>
          <w:rFonts w:ascii="Calibri"/>
          <w:sz w:val="18"/>
        </w:rPr>
        <w:t>exports</w:t>
      </w:r>
      <w:r>
        <w:rPr>
          <w:rFonts w:ascii="Calibri"/>
          <w:spacing w:val="38"/>
          <w:sz w:val="18"/>
        </w:rPr>
        <w:t xml:space="preserve"> </w:t>
      </w:r>
      <w:r>
        <w:rPr>
          <w:rFonts w:ascii="Calibri"/>
          <w:sz w:val="18"/>
        </w:rPr>
        <w:t>and</w:t>
      </w:r>
      <w:r>
        <w:rPr>
          <w:rFonts w:ascii="Calibri"/>
          <w:spacing w:val="37"/>
          <w:sz w:val="18"/>
        </w:rPr>
        <w:t xml:space="preserve"> </w:t>
      </w:r>
      <w:r>
        <w:rPr>
          <w:rFonts w:ascii="Calibri"/>
          <w:sz w:val="18"/>
        </w:rPr>
        <w:t>current</w:t>
      </w:r>
      <w:r>
        <w:rPr>
          <w:rFonts w:ascii="Calibri"/>
          <w:spacing w:val="38"/>
          <w:sz w:val="18"/>
        </w:rPr>
        <w:t xml:space="preserve"> </w:t>
      </w:r>
      <w:r>
        <w:rPr>
          <w:rFonts w:ascii="Calibri"/>
          <w:sz w:val="18"/>
        </w:rPr>
        <w:t>experiment</w:t>
      </w:r>
      <w:r>
        <w:rPr>
          <w:rFonts w:ascii="Calibri"/>
          <w:spacing w:val="38"/>
          <w:sz w:val="18"/>
        </w:rPr>
        <w:t xml:space="preserve"> </w:t>
      </w:r>
      <w:r>
        <w:rPr>
          <w:rFonts w:ascii="Calibri"/>
          <w:sz w:val="18"/>
        </w:rPr>
        <w:t>configuration.</w:t>
      </w:r>
    </w:p>
    <w:p w14:paraId="567CE719" w14:textId="77777777" w:rsidR="004E7388" w:rsidRDefault="00000000">
      <w:pPr>
        <w:pStyle w:val="BodyText"/>
        <w:spacing w:before="8"/>
        <w:rPr>
          <w:rFonts w:ascii="Calibri"/>
          <w:sz w:val="5"/>
        </w:rPr>
      </w:pPr>
      <w:r>
        <w:rPr>
          <w:rFonts w:ascii="Calibri"/>
          <w:noProof/>
          <w:sz w:val="5"/>
        </w:rPr>
        <mc:AlternateContent>
          <mc:Choice Requires="wps">
            <w:drawing>
              <wp:anchor distT="0" distB="0" distL="0" distR="0" simplePos="0" relativeHeight="487590912" behindDoc="1" locked="0" layoutInCell="1" allowOverlap="1" wp14:anchorId="1A6F98EB" wp14:editId="464A3847">
                <wp:simplePos x="0" y="0"/>
                <wp:positionH relativeFrom="page">
                  <wp:posOffset>730542</wp:posOffset>
                </wp:positionH>
                <wp:positionV relativeFrom="paragraph">
                  <wp:posOffset>59605</wp:posOffset>
                </wp:positionV>
                <wp:extent cx="606044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0440" cy="1270"/>
                        </a:xfrm>
                        <a:custGeom>
                          <a:avLst/>
                          <a:gdLst/>
                          <a:ahLst/>
                          <a:cxnLst/>
                          <a:rect l="l" t="t" r="r" b="b"/>
                          <a:pathLst>
                            <a:path w="6060440">
                              <a:moveTo>
                                <a:pt x="0" y="0"/>
                              </a:moveTo>
                              <a:lnTo>
                                <a:pt x="605990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598BA9" id="Graphic 18" o:spid="_x0000_s1026" style="position:absolute;margin-left:57.5pt;margin-top:4.7pt;width:477.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060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" path="m,l6059906,e" filled="f" strokeweight=".28114mm">
                <v:path arrowok="t"/>
                <w10:wrap type="topAndBottom" anchorx="page"/>
              </v:shape>
            </w:pict>
          </mc:Fallback>
        </mc:AlternateContent>
      </w:r>
    </w:p>
    <w:p w14:paraId="10BA8041" w14:textId="77777777" w:rsidR="004E7388" w:rsidRDefault="00000000">
      <w:pPr>
        <w:tabs>
          <w:tab w:val="left" w:pos="4654"/>
        </w:tabs>
        <w:spacing w:before="38" w:after="57"/>
        <w:ind w:left="278"/>
        <w:rPr>
          <w:rFonts w:ascii="Calibri"/>
          <w:sz w:val="18"/>
        </w:rPr>
      </w:pPr>
      <w:r>
        <w:rPr>
          <w:rFonts w:ascii="Calibri"/>
          <w:spacing w:val="-2"/>
          <w:w w:val="105"/>
          <w:sz w:val="18"/>
        </w:rPr>
        <w:t>Characteristic</w:t>
      </w:r>
      <w:r>
        <w:rPr>
          <w:rFonts w:ascii="Calibri"/>
          <w:sz w:val="18"/>
        </w:rPr>
        <w:tab/>
      </w:r>
      <w:r>
        <w:rPr>
          <w:rFonts w:ascii="Calibri"/>
          <w:spacing w:val="-2"/>
          <w:w w:val="105"/>
          <w:sz w:val="18"/>
        </w:rPr>
        <w:t>Value</w:t>
      </w:r>
    </w:p>
    <w:p w14:paraId="5DD6ECBE" w14:textId="77777777" w:rsidR="004E7388" w:rsidRDefault="00000000">
      <w:pPr>
        <w:spacing w:line="20" w:lineRule="exact"/>
        <w:ind w:left="158"/>
        <w:rPr>
          <w:rFonts w:ascii="Calibri"/>
          <w:sz w:val="2"/>
        </w:rPr>
      </w:pPr>
      <w:r>
        <w:rPr>
          <w:rFonts w:ascii="Calibri"/>
          <w:noProof/>
          <w:sz w:val="2"/>
        </w:rPr>
        <mc:AlternateContent>
          <mc:Choice Requires="wpg">
            <w:drawing>
              <wp:inline distT="0" distB="0" distL="0" distR="0" wp14:anchorId="285DE285" wp14:editId="34C7E348">
                <wp:extent cx="6060440" cy="6350"/>
                <wp:effectExtent l="9525" t="0" r="0"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0440" cy="6350"/>
                          <a:chOff x="0" y="0"/>
                          <a:chExt cx="6060440" cy="6350"/>
                        </a:xfrm>
                      </wpg:grpSpPr>
                      <wps:wsp>
                        <wps:cNvPr id="20" name="Graphic 20"/>
                        <wps:cNvSpPr/>
                        <wps:spPr>
                          <a:xfrm>
                            <a:off x="0" y="3162"/>
                            <a:ext cx="6060440" cy="1270"/>
                          </a:xfrm>
                          <a:custGeom>
                            <a:avLst/>
                            <a:gdLst/>
                            <a:ahLst/>
                            <a:cxnLst/>
                            <a:rect l="l" t="t" r="r" b="b"/>
                            <a:pathLst>
                              <a:path w="6060440">
                                <a:moveTo>
                                  <a:pt x="0" y="0"/>
                                </a:moveTo>
                                <a:lnTo>
                                  <a:pt x="6059906"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3959D6" id="Group 19" o:spid="_x0000_s1026" style="width:477.2pt;height:.5pt;mso-position-horizontal-relative:char;mso-position-vertical-relative:line" coordsize="60604,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">
                <v:shape id="Graphic 20" o:spid="_x0000_s1027" style="position:absolute;top:31;width:60604;height:13;visibility:visible;mso-wrap-style:square;v-text-anchor:top" coordsize="6060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" path="m,l6059906,e" filled="f" strokeweight=".17567mm">
                  <v:path arrowok="t"/>
                </v:shape>
                <w10:anchorlock/>
              </v:group>
            </w:pict>
          </mc:Fallback>
        </mc:AlternateContent>
      </w:r>
    </w:p>
    <w:p w14:paraId="19451888" w14:textId="77777777" w:rsidR="004E7388" w:rsidRDefault="00000000">
      <w:pPr>
        <w:spacing w:before="22"/>
        <w:ind w:left="278"/>
        <w:rPr>
          <w:rFonts w:ascii="Calibri"/>
          <w:b/>
          <w:sz w:val="18"/>
        </w:rPr>
      </w:pPr>
      <w:r>
        <w:rPr>
          <w:rFonts w:ascii="Calibri"/>
          <w:b/>
          <w:sz w:val="18"/>
        </w:rPr>
        <w:t>Parent</w:t>
      </w:r>
      <w:r>
        <w:rPr>
          <w:rFonts w:ascii="Calibri"/>
          <w:b/>
          <w:spacing w:val="24"/>
          <w:sz w:val="18"/>
        </w:rPr>
        <w:t xml:space="preserve"> </w:t>
      </w:r>
      <w:r>
        <w:rPr>
          <w:rFonts w:ascii="Calibri"/>
          <w:b/>
          <w:sz w:val="18"/>
        </w:rPr>
        <w:t>trial</w:t>
      </w:r>
      <w:r>
        <w:rPr>
          <w:rFonts w:ascii="Calibri"/>
          <w:b/>
          <w:spacing w:val="24"/>
          <w:sz w:val="18"/>
        </w:rPr>
        <w:t xml:space="preserve"> </w:t>
      </w:r>
      <w:r>
        <w:rPr>
          <w:rFonts w:ascii="Calibri"/>
          <w:b/>
          <w:sz w:val="18"/>
        </w:rPr>
        <w:t>and</w:t>
      </w:r>
      <w:r>
        <w:rPr>
          <w:rFonts w:ascii="Calibri"/>
          <w:b/>
          <w:spacing w:val="24"/>
          <w:sz w:val="18"/>
        </w:rPr>
        <w:t xml:space="preserve"> </w:t>
      </w:r>
      <w:r>
        <w:rPr>
          <w:rFonts w:ascii="Calibri"/>
          <w:b/>
          <w:sz w:val="18"/>
        </w:rPr>
        <w:t>cohort</w:t>
      </w:r>
      <w:r>
        <w:rPr>
          <w:rFonts w:ascii="Calibri"/>
          <w:b/>
          <w:spacing w:val="24"/>
          <w:sz w:val="18"/>
        </w:rPr>
        <w:t xml:space="preserve"> </w:t>
      </w:r>
      <w:r>
        <w:rPr>
          <w:rFonts w:ascii="Calibri"/>
          <w:b/>
          <w:spacing w:val="-2"/>
          <w:sz w:val="18"/>
        </w:rPr>
        <w:t>descriptors</w:t>
      </w:r>
    </w:p>
    <w:p w14:paraId="0ACAD547" w14:textId="77777777" w:rsidR="004E7388" w:rsidRDefault="00000000">
      <w:pPr>
        <w:tabs>
          <w:tab w:val="left" w:pos="4655"/>
        </w:tabs>
        <w:spacing w:before="37"/>
        <w:ind w:left="4655" w:right="381" w:hanging="4378"/>
        <w:rPr>
          <w:rFonts w:ascii="Calibri"/>
          <w:sz w:val="18"/>
        </w:rPr>
      </w:pPr>
      <w:r>
        <w:rPr>
          <w:rFonts w:ascii="Calibri"/>
          <w:w w:val="105"/>
          <w:sz w:val="18"/>
        </w:rPr>
        <w:t>Parent trial</w:t>
      </w:r>
      <w:r>
        <w:rPr>
          <w:rFonts w:ascii="Calibri"/>
          <w:sz w:val="18"/>
        </w:rPr>
        <w:tab/>
      </w:r>
      <w:r>
        <w:rPr>
          <w:rFonts w:ascii="Calibri"/>
          <w:w w:val="105"/>
          <w:sz w:val="18"/>
        </w:rPr>
        <w:t>Fully remote, multisite, sham-controlled home-based tDCS trial for MDD [</w:t>
      </w:r>
      <w:hyperlink w:anchor="_bookmark22" w:history="1">
        <w:r w:rsidR="004E7388">
          <w:rPr>
            <w:rFonts w:ascii="Calibri"/>
            <w:color w:val="2F4F4F"/>
            <w:w w:val="105"/>
            <w:sz w:val="18"/>
          </w:rPr>
          <w:t>8</w:t>
        </w:r>
      </w:hyperlink>
      <w:r>
        <w:rPr>
          <w:rFonts w:ascii="Calibri"/>
          <w:w w:val="105"/>
          <w:sz w:val="18"/>
        </w:rPr>
        <w:t>]</w:t>
      </w:r>
    </w:p>
    <w:p w14:paraId="2264BD4B" w14:textId="77777777" w:rsidR="004E7388" w:rsidRDefault="00000000">
      <w:pPr>
        <w:tabs>
          <w:tab w:val="right" w:pos="4839"/>
        </w:tabs>
        <w:spacing w:line="218" w:lineRule="exact"/>
        <w:ind w:left="278"/>
        <w:rPr>
          <w:rFonts w:ascii="Calibri"/>
          <w:sz w:val="18"/>
        </w:rPr>
      </w:pPr>
      <w:r>
        <w:rPr>
          <w:rFonts w:ascii="Calibri"/>
          <w:spacing w:val="-2"/>
          <w:sz w:val="18"/>
        </w:rPr>
        <w:t>Participants</w:t>
      </w:r>
      <w:r>
        <w:rPr>
          <w:sz w:val="18"/>
        </w:rPr>
        <w:tab/>
      </w:r>
      <w:r>
        <w:rPr>
          <w:rFonts w:ascii="Calibri"/>
          <w:spacing w:val="-5"/>
          <w:sz w:val="18"/>
        </w:rPr>
        <w:t>21</w:t>
      </w:r>
    </w:p>
    <w:p w14:paraId="0DBE9814" w14:textId="77777777" w:rsidR="004E7388" w:rsidRDefault="00000000">
      <w:pPr>
        <w:tabs>
          <w:tab w:val="left" w:pos="4655"/>
        </w:tabs>
        <w:spacing w:line="219" w:lineRule="exact"/>
        <w:ind w:left="278"/>
        <w:rPr>
          <w:rFonts w:ascii="Calibri"/>
          <w:sz w:val="18"/>
        </w:rPr>
      </w:pPr>
      <w:r>
        <w:rPr>
          <w:rFonts w:ascii="Calibri"/>
          <w:sz w:val="18"/>
        </w:rPr>
        <w:t>Outcome</w:t>
      </w:r>
      <w:r>
        <w:rPr>
          <w:rFonts w:ascii="Calibri"/>
          <w:spacing w:val="33"/>
          <w:sz w:val="18"/>
        </w:rPr>
        <w:t xml:space="preserve"> </w:t>
      </w:r>
      <w:r>
        <w:rPr>
          <w:rFonts w:ascii="Calibri"/>
          <w:spacing w:val="-2"/>
          <w:sz w:val="18"/>
        </w:rPr>
        <w:t>groups</w:t>
      </w:r>
      <w:r>
        <w:rPr>
          <w:rFonts w:ascii="Calibri"/>
          <w:sz w:val="18"/>
        </w:rPr>
        <w:tab/>
        <w:t>7</w:t>
      </w:r>
      <w:r>
        <w:rPr>
          <w:rFonts w:ascii="Calibri"/>
          <w:spacing w:val="20"/>
          <w:sz w:val="18"/>
        </w:rPr>
        <w:t xml:space="preserve"> </w:t>
      </w:r>
      <w:r>
        <w:rPr>
          <w:rFonts w:ascii="Calibri"/>
          <w:sz w:val="18"/>
        </w:rPr>
        <w:t>remission,</w:t>
      </w:r>
      <w:r>
        <w:rPr>
          <w:rFonts w:ascii="Calibri"/>
          <w:spacing w:val="19"/>
          <w:sz w:val="18"/>
        </w:rPr>
        <w:t xml:space="preserve"> </w:t>
      </w:r>
      <w:r>
        <w:rPr>
          <w:rFonts w:ascii="Calibri"/>
          <w:sz w:val="18"/>
        </w:rPr>
        <w:t>14</w:t>
      </w:r>
      <w:r>
        <w:rPr>
          <w:rFonts w:ascii="Calibri"/>
          <w:spacing w:val="19"/>
          <w:sz w:val="18"/>
        </w:rPr>
        <w:t xml:space="preserve"> </w:t>
      </w:r>
      <w:r>
        <w:rPr>
          <w:rFonts w:ascii="Calibri"/>
          <w:sz w:val="18"/>
        </w:rPr>
        <w:t>non-</w:t>
      </w:r>
      <w:r>
        <w:rPr>
          <w:rFonts w:ascii="Calibri"/>
          <w:spacing w:val="-2"/>
          <w:sz w:val="18"/>
        </w:rPr>
        <w:t>remission</w:t>
      </w:r>
    </w:p>
    <w:p w14:paraId="63DCE2B9" w14:textId="77777777" w:rsidR="004E7388" w:rsidRDefault="00000000">
      <w:pPr>
        <w:tabs>
          <w:tab w:val="left" w:pos="4655"/>
        </w:tabs>
        <w:spacing w:line="219" w:lineRule="exact"/>
        <w:ind w:left="278"/>
        <w:rPr>
          <w:rFonts w:ascii="Calibri"/>
          <w:sz w:val="18"/>
        </w:rPr>
      </w:pPr>
      <w:r>
        <w:rPr>
          <w:rFonts w:ascii="Calibri"/>
          <w:w w:val="105"/>
          <w:sz w:val="18"/>
        </w:rPr>
        <w:t>Sex</w:t>
      </w:r>
      <w:r>
        <w:rPr>
          <w:rFonts w:ascii="Calibri"/>
          <w:spacing w:val="20"/>
          <w:w w:val="105"/>
          <w:sz w:val="18"/>
        </w:rPr>
        <w:t xml:space="preserve"> </w:t>
      </w:r>
      <w:r>
        <w:rPr>
          <w:rFonts w:ascii="Calibri"/>
          <w:spacing w:val="-2"/>
          <w:w w:val="105"/>
          <w:sz w:val="18"/>
        </w:rPr>
        <w:t>(female/male)</w:t>
      </w:r>
      <w:r>
        <w:rPr>
          <w:rFonts w:ascii="Calibri"/>
          <w:sz w:val="18"/>
        </w:rPr>
        <w:tab/>
      </w:r>
      <w:r>
        <w:rPr>
          <w:rFonts w:ascii="Calibri"/>
          <w:spacing w:val="-4"/>
          <w:w w:val="105"/>
          <w:sz w:val="18"/>
        </w:rPr>
        <w:t>18/3</w:t>
      </w:r>
    </w:p>
    <w:p w14:paraId="2BF2BA89" w14:textId="77777777" w:rsidR="004E7388" w:rsidRDefault="00000000">
      <w:pPr>
        <w:tabs>
          <w:tab w:val="left" w:pos="4655"/>
        </w:tabs>
        <w:spacing w:line="219" w:lineRule="exact"/>
        <w:ind w:left="278"/>
        <w:rPr>
          <w:rFonts w:ascii="Calibri" w:hAnsi="Calibri"/>
          <w:sz w:val="18"/>
        </w:rPr>
      </w:pPr>
      <w:r>
        <w:rPr>
          <w:rFonts w:ascii="Calibri" w:hAnsi="Calibri"/>
          <w:noProof/>
          <w:sz w:val="18"/>
        </w:rPr>
        <mc:AlternateContent>
          <mc:Choice Requires="wps">
            <w:drawing>
              <wp:anchor distT="0" distB="0" distL="0" distR="0" simplePos="0" relativeHeight="487591936" behindDoc="1" locked="0" layoutInCell="1" allowOverlap="1" wp14:anchorId="73670843" wp14:editId="52B4DAA4">
                <wp:simplePos x="0" y="0"/>
                <wp:positionH relativeFrom="page">
                  <wp:posOffset>730542</wp:posOffset>
                </wp:positionH>
                <wp:positionV relativeFrom="paragraph">
                  <wp:posOffset>175425</wp:posOffset>
                </wp:positionV>
                <wp:extent cx="606044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0440" cy="1270"/>
                        </a:xfrm>
                        <a:custGeom>
                          <a:avLst/>
                          <a:gdLst/>
                          <a:ahLst/>
                          <a:cxnLst/>
                          <a:rect l="l" t="t" r="r" b="b"/>
                          <a:pathLst>
                            <a:path w="6060440">
                              <a:moveTo>
                                <a:pt x="0" y="0"/>
                              </a:moveTo>
                              <a:lnTo>
                                <a:pt x="605990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1ECE05" id="Graphic 21" o:spid="_x0000_s1026" style="position:absolute;margin-left:57.5pt;margin-top:13.8pt;width:477.2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060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" path="m,l6059906,e" filled="f" strokeweight=".17567mm">
                <v:path arrowok="t"/>
                <w10:wrap type="topAndBottom" anchorx="page"/>
              </v:shape>
            </w:pict>
          </mc:Fallback>
        </mc:AlternateContent>
      </w:r>
      <w:r>
        <w:rPr>
          <w:rFonts w:ascii="Calibri" w:hAnsi="Calibri"/>
          <w:spacing w:val="-2"/>
          <w:w w:val="110"/>
          <w:sz w:val="18"/>
        </w:rPr>
        <w:t>Age</w:t>
      </w:r>
      <w:r>
        <w:rPr>
          <w:rFonts w:ascii="Calibri" w:hAnsi="Calibri"/>
          <w:spacing w:val="-1"/>
          <w:w w:val="110"/>
          <w:sz w:val="18"/>
        </w:rPr>
        <w:t xml:space="preserve"> </w:t>
      </w:r>
      <w:r>
        <w:rPr>
          <w:rFonts w:ascii="Calibri" w:hAnsi="Calibri"/>
          <w:spacing w:val="-2"/>
          <w:w w:val="110"/>
          <w:sz w:val="18"/>
        </w:rPr>
        <w:t>(years,</w:t>
      </w:r>
      <w:r>
        <w:rPr>
          <w:rFonts w:ascii="Calibri" w:hAnsi="Calibri"/>
          <w:spacing w:val="1"/>
          <w:w w:val="110"/>
          <w:sz w:val="18"/>
        </w:rPr>
        <w:t xml:space="preserve"> </w:t>
      </w:r>
      <w:r>
        <w:rPr>
          <w:rFonts w:ascii="Calibri" w:hAnsi="Calibri"/>
          <w:spacing w:val="-2"/>
          <w:w w:val="110"/>
          <w:sz w:val="18"/>
        </w:rPr>
        <w:t>mean</w:t>
      </w:r>
      <w:r>
        <w:rPr>
          <w:rFonts w:ascii="Calibri" w:hAnsi="Calibri"/>
          <w:spacing w:val="-1"/>
          <w:w w:val="110"/>
          <w:sz w:val="18"/>
        </w:rPr>
        <w:t xml:space="preserve"> </w:t>
      </w:r>
      <w:r>
        <w:rPr>
          <w:rFonts w:ascii="Cambria" w:hAnsi="Cambria"/>
          <w:spacing w:val="-2"/>
          <w:w w:val="110"/>
          <w:sz w:val="18"/>
        </w:rPr>
        <w:t>±</w:t>
      </w:r>
      <w:r>
        <w:rPr>
          <w:rFonts w:ascii="Cambria" w:hAnsi="Cambria"/>
          <w:spacing w:val="2"/>
          <w:w w:val="110"/>
          <w:sz w:val="18"/>
        </w:rPr>
        <w:t xml:space="preserve"> </w:t>
      </w:r>
      <w:r>
        <w:rPr>
          <w:rFonts w:ascii="Calibri" w:hAnsi="Calibri"/>
          <w:spacing w:val="-5"/>
          <w:w w:val="110"/>
          <w:sz w:val="18"/>
        </w:rPr>
        <w:t>SD)</w:t>
      </w:r>
      <w:r>
        <w:rPr>
          <w:rFonts w:ascii="Calibri" w:hAnsi="Calibri"/>
          <w:sz w:val="18"/>
        </w:rPr>
        <w:tab/>
      </w:r>
      <w:r>
        <w:rPr>
          <w:rFonts w:ascii="Calibri" w:hAnsi="Calibri"/>
          <w:w w:val="110"/>
          <w:sz w:val="18"/>
        </w:rPr>
        <w:t>37.1</w:t>
      </w:r>
      <w:r>
        <w:rPr>
          <w:rFonts w:ascii="Calibri" w:hAnsi="Calibri"/>
          <w:spacing w:val="8"/>
          <w:w w:val="110"/>
          <w:sz w:val="18"/>
        </w:rPr>
        <w:t xml:space="preserve"> </w:t>
      </w:r>
      <w:r>
        <w:rPr>
          <w:rFonts w:ascii="Cambria" w:hAnsi="Cambria"/>
          <w:w w:val="110"/>
          <w:sz w:val="18"/>
        </w:rPr>
        <w:t>±</w:t>
      </w:r>
      <w:r>
        <w:rPr>
          <w:rFonts w:ascii="Cambria" w:hAnsi="Cambria"/>
          <w:spacing w:val="9"/>
          <w:w w:val="110"/>
          <w:sz w:val="18"/>
        </w:rPr>
        <w:t xml:space="preserve"> </w:t>
      </w:r>
      <w:r>
        <w:rPr>
          <w:rFonts w:ascii="Calibri" w:hAnsi="Calibri"/>
          <w:spacing w:val="-5"/>
          <w:w w:val="110"/>
          <w:sz w:val="18"/>
        </w:rPr>
        <w:t>9.7</w:t>
      </w:r>
    </w:p>
    <w:p w14:paraId="19EADFC1" w14:textId="77777777" w:rsidR="004E7388" w:rsidRDefault="00000000">
      <w:pPr>
        <w:spacing w:before="37"/>
        <w:ind w:left="278"/>
        <w:rPr>
          <w:rFonts w:ascii="Calibri"/>
          <w:b/>
          <w:sz w:val="18"/>
        </w:rPr>
      </w:pPr>
      <w:r>
        <w:rPr>
          <w:rFonts w:ascii="Calibri"/>
          <w:b/>
          <w:sz w:val="18"/>
        </w:rPr>
        <w:t>EEG</w:t>
      </w:r>
      <w:r>
        <w:rPr>
          <w:rFonts w:ascii="Calibri"/>
          <w:b/>
          <w:spacing w:val="32"/>
          <w:sz w:val="18"/>
        </w:rPr>
        <w:t xml:space="preserve"> </w:t>
      </w:r>
      <w:r>
        <w:rPr>
          <w:rFonts w:ascii="Calibri"/>
          <w:b/>
          <w:sz w:val="18"/>
        </w:rPr>
        <w:t>acquisition</w:t>
      </w:r>
      <w:r>
        <w:rPr>
          <w:rFonts w:ascii="Calibri"/>
          <w:b/>
          <w:spacing w:val="33"/>
          <w:sz w:val="18"/>
        </w:rPr>
        <w:t xml:space="preserve"> </w:t>
      </w:r>
      <w:r>
        <w:rPr>
          <w:rFonts w:ascii="Calibri"/>
          <w:b/>
          <w:sz w:val="18"/>
        </w:rPr>
        <w:t>and</w:t>
      </w:r>
      <w:r>
        <w:rPr>
          <w:rFonts w:ascii="Calibri"/>
          <w:b/>
          <w:spacing w:val="32"/>
          <w:sz w:val="18"/>
        </w:rPr>
        <w:t xml:space="preserve"> </w:t>
      </w:r>
      <w:r>
        <w:rPr>
          <w:rFonts w:ascii="Calibri"/>
          <w:b/>
          <w:sz w:val="18"/>
        </w:rPr>
        <w:t>export</w:t>
      </w:r>
      <w:r>
        <w:rPr>
          <w:rFonts w:ascii="Calibri"/>
          <w:b/>
          <w:spacing w:val="33"/>
          <w:sz w:val="18"/>
        </w:rPr>
        <w:t xml:space="preserve"> </w:t>
      </w:r>
      <w:r>
        <w:rPr>
          <w:rFonts w:ascii="Calibri"/>
          <w:b/>
          <w:spacing w:val="-2"/>
          <w:sz w:val="18"/>
        </w:rPr>
        <w:t>descriptors</w:t>
      </w:r>
    </w:p>
    <w:p w14:paraId="6296BB9D" w14:textId="77777777" w:rsidR="004E7388" w:rsidRDefault="00000000">
      <w:pPr>
        <w:tabs>
          <w:tab w:val="left" w:pos="4655"/>
        </w:tabs>
        <w:spacing w:before="37" w:line="219" w:lineRule="exact"/>
        <w:ind w:left="278"/>
        <w:rPr>
          <w:rFonts w:ascii="Calibri"/>
          <w:sz w:val="18"/>
        </w:rPr>
      </w:pPr>
      <w:r>
        <w:rPr>
          <w:rFonts w:ascii="Calibri"/>
          <w:sz w:val="18"/>
        </w:rPr>
        <w:t>Rest</w:t>
      </w:r>
      <w:r>
        <w:rPr>
          <w:rFonts w:ascii="Calibri"/>
          <w:spacing w:val="38"/>
          <w:sz w:val="18"/>
        </w:rPr>
        <w:t xml:space="preserve"> </w:t>
      </w:r>
      <w:r>
        <w:rPr>
          <w:rFonts w:ascii="Calibri"/>
          <w:spacing w:val="-2"/>
          <w:sz w:val="18"/>
        </w:rPr>
        <w:t>condition</w:t>
      </w:r>
      <w:r>
        <w:rPr>
          <w:rFonts w:ascii="Calibri"/>
          <w:sz w:val="18"/>
        </w:rPr>
        <w:tab/>
        <w:t>Eyes-closed</w:t>
      </w:r>
      <w:r>
        <w:rPr>
          <w:rFonts w:ascii="Calibri"/>
          <w:spacing w:val="21"/>
          <w:sz w:val="18"/>
        </w:rPr>
        <w:t xml:space="preserve"> </w:t>
      </w:r>
      <w:r>
        <w:rPr>
          <w:rFonts w:ascii="Calibri"/>
          <w:sz w:val="18"/>
        </w:rPr>
        <w:t>resting</w:t>
      </w:r>
      <w:r>
        <w:rPr>
          <w:rFonts w:ascii="Calibri"/>
          <w:spacing w:val="20"/>
          <w:sz w:val="18"/>
        </w:rPr>
        <w:t xml:space="preserve"> </w:t>
      </w:r>
      <w:r>
        <w:rPr>
          <w:rFonts w:ascii="Calibri"/>
          <w:spacing w:val="-2"/>
          <w:sz w:val="18"/>
        </w:rPr>
        <w:t>state</w:t>
      </w:r>
    </w:p>
    <w:p w14:paraId="4BA86155" w14:textId="77777777" w:rsidR="004E7388" w:rsidRDefault="00000000">
      <w:pPr>
        <w:tabs>
          <w:tab w:val="left" w:pos="4655"/>
        </w:tabs>
        <w:spacing w:line="219" w:lineRule="exact"/>
        <w:ind w:left="278"/>
        <w:rPr>
          <w:rFonts w:ascii="Calibri"/>
          <w:sz w:val="18"/>
        </w:rPr>
      </w:pPr>
      <w:r>
        <w:rPr>
          <w:rFonts w:ascii="Calibri"/>
          <w:w w:val="110"/>
          <w:sz w:val="18"/>
        </w:rPr>
        <w:t>EEG</w:t>
      </w:r>
      <w:r>
        <w:rPr>
          <w:rFonts w:ascii="Calibri"/>
          <w:spacing w:val="39"/>
          <w:w w:val="110"/>
          <w:sz w:val="18"/>
        </w:rPr>
        <w:t xml:space="preserve"> </w:t>
      </w:r>
      <w:r>
        <w:rPr>
          <w:rFonts w:ascii="Calibri"/>
          <w:spacing w:val="-2"/>
          <w:w w:val="110"/>
          <w:sz w:val="18"/>
        </w:rPr>
        <w:t>montage</w:t>
      </w:r>
      <w:r>
        <w:rPr>
          <w:rFonts w:ascii="Calibri"/>
          <w:sz w:val="18"/>
        </w:rPr>
        <w:tab/>
      </w:r>
      <w:r>
        <w:rPr>
          <w:rFonts w:ascii="Calibri"/>
          <w:w w:val="110"/>
          <w:sz w:val="18"/>
        </w:rPr>
        <w:t>4</w:t>
      </w:r>
      <w:r>
        <w:rPr>
          <w:rFonts w:ascii="Calibri"/>
          <w:spacing w:val="15"/>
          <w:w w:val="110"/>
          <w:sz w:val="18"/>
        </w:rPr>
        <w:t xml:space="preserve"> </w:t>
      </w:r>
      <w:r>
        <w:rPr>
          <w:rFonts w:ascii="Calibri"/>
          <w:w w:val="110"/>
          <w:sz w:val="18"/>
        </w:rPr>
        <w:t>channels</w:t>
      </w:r>
      <w:r>
        <w:rPr>
          <w:rFonts w:ascii="Calibri"/>
          <w:spacing w:val="15"/>
          <w:w w:val="110"/>
          <w:sz w:val="18"/>
        </w:rPr>
        <w:t xml:space="preserve"> </w:t>
      </w:r>
      <w:r>
        <w:rPr>
          <w:rFonts w:ascii="Calibri"/>
          <w:w w:val="110"/>
          <w:sz w:val="18"/>
        </w:rPr>
        <w:t>(AF7,</w:t>
      </w:r>
      <w:r>
        <w:rPr>
          <w:rFonts w:ascii="Calibri"/>
          <w:spacing w:val="15"/>
          <w:w w:val="110"/>
          <w:sz w:val="18"/>
        </w:rPr>
        <w:t xml:space="preserve"> </w:t>
      </w:r>
      <w:r>
        <w:rPr>
          <w:rFonts w:ascii="Calibri"/>
          <w:w w:val="110"/>
          <w:sz w:val="18"/>
        </w:rPr>
        <w:t>AF8,</w:t>
      </w:r>
      <w:r>
        <w:rPr>
          <w:rFonts w:ascii="Calibri"/>
          <w:spacing w:val="16"/>
          <w:w w:val="110"/>
          <w:sz w:val="18"/>
        </w:rPr>
        <w:t xml:space="preserve"> </w:t>
      </w:r>
      <w:r>
        <w:rPr>
          <w:rFonts w:ascii="Calibri"/>
          <w:w w:val="110"/>
          <w:sz w:val="18"/>
        </w:rPr>
        <w:t>TP9,</w:t>
      </w:r>
      <w:r>
        <w:rPr>
          <w:rFonts w:ascii="Calibri"/>
          <w:spacing w:val="16"/>
          <w:w w:val="110"/>
          <w:sz w:val="18"/>
        </w:rPr>
        <w:t xml:space="preserve"> </w:t>
      </w:r>
      <w:r>
        <w:rPr>
          <w:rFonts w:ascii="Calibri"/>
          <w:spacing w:val="-4"/>
          <w:w w:val="110"/>
          <w:sz w:val="18"/>
        </w:rPr>
        <w:t>TP10)</w:t>
      </w:r>
    </w:p>
    <w:p w14:paraId="15AAD7EB" w14:textId="77777777" w:rsidR="004E7388" w:rsidRDefault="00000000">
      <w:pPr>
        <w:tabs>
          <w:tab w:val="left" w:pos="4655"/>
        </w:tabs>
        <w:spacing w:line="219" w:lineRule="exact"/>
        <w:ind w:left="278"/>
        <w:rPr>
          <w:rFonts w:ascii="Calibri"/>
          <w:sz w:val="18"/>
        </w:rPr>
      </w:pPr>
      <w:r>
        <w:rPr>
          <w:rFonts w:ascii="Calibri"/>
          <w:w w:val="105"/>
          <w:sz w:val="18"/>
        </w:rPr>
        <w:t>Channel</w:t>
      </w:r>
      <w:r>
        <w:rPr>
          <w:rFonts w:ascii="Calibri"/>
          <w:spacing w:val="2"/>
          <w:w w:val="110"/>
          <w:sz w:val="18"/>
        </w:rPr>
        <w:t xml:space="preserve"> </w:t>
      </w:r>
      <w:r>
        <w:rPr>
          <w:rFonts w:ascii="Calibri"/>
          <w:spacing w:val="-2"/>
          <w:w w:val="110"/>
          <w:sz w:val="18"/>
        </w:rPr>
        <w:t>coverage</w:t>
      </w:r>
      <w:r>
        <w:rPr>
          <w:rFonts w:ascii="Calibri"/>
          <w:sz w:val="18"/>
        </w:rPr>
        <w:tab/>
      </w:r>
      <w:r>
        <w:rPr>
          <w:rFonts w:ascii="Calibri"/>
          <w:w w:val="110"/>
          <w:sz w:val="18"/>
        </w:rPr>
        <w:t>Frontal</w:t>
      </w:r>
      <w:r>
        <w:rPr>
          <w:rFonts w:ascii="Calibri"/>
          <w:spacing w:val="16"/>
          <w:w w:val="110"/>
          <w:sz w:val="18"/>
        </w:rPr>
        <w:t xml:space="preserve"> </w:t>
      </w:r>
      <w:r>
        <w:rPr>
          <w:rFonts w:ascii="Calibri"/>
          <w:w w:val="110"/>
          <w:sz w:val="18"/>
        </w:rPr>
        <w:t>(AF7,</w:t>
      </w:r>
      <w:r>
        <w:rPr>
          <w:rFonts w:ascii="Calibri"/>
          <w:spacing w:val="16"/>
          <w:w w:val="110"/>
          <w:sz w:val="18"/>
        </w:rPr>
        <w:t xml:space="preserve"> </w:t>
      </w:r>
      <w:r>
        <w:rPr>
          <w:rFonts w:ascii="Calibri"/>
          <w:w w:val="110"/>
          <w:sz w:val="18"/>
        </w:rPr>
        <w:t>AF8),</w:t>
      </w:r>
      <w:r>
        <w:rPr>
          <w:rFonts w:ascii="Calibri"/>
          <w:spacing w:val="17"/>
          <w:w w:val="110"/>
          <w:sz w:val="18"/>
        </w:rPr>
        <w:t xml:space="preserve"> </w:t>
      </w:r>
      <w:r>
        <w:rPr>
          <w:rFonts w:ascii="Calibri"/>
          <w:w w:val="110"/>
          <w:sz w:val="18"/>
        </w:rPr>
        <w:t>temporal</w:t>
      </w:r>
      <w:r>
        <w:rPr>
          <w:rFonts w:ascii="Calibri"/>
          <w:spacing w:val="16"/>
          <w:w w:val="110"/>
          <w:sz w:val="18"/>
        </w:rPr>
        <w:t xml:space="preserve"> </w:t>
      </w:r>
      <w:r>
        <w:rPr>
          <w:rFonts w:ascii="Calibri"/>
          <w:w w:val="110"/>
          <w:sz w:val="18"/>
        </w:rPr>
        <w:t>(TP9,</w:t>
      </w:r>
      <w:r>
        <w:rPr>
          <w:rFonts w:ascii="Calibri"/>
          <w:spacing w:val="17"/>
          <w:w w:val="110"/>
          <w:sz w:val="18"/>
        </w:rPr>
        <w:t xml:space="preserve"> </w:t>
      </w:r>
      <w:r>
        <w:rPr>
          <w:rFonts w:ascii="Calibri"/>
          <w:spacing w:val="-2"/>
          <w:w w:val="110"/>
          <w:sz w:val="18"/>
        </w:rPr>
        <w:t>TP10)</w:t>
      </w:r>
    </w:p>
    <w:p w14:paraId="562A0446" w14:textId="77777777" w:rsidR="004E7388" w:rsidRDefault="00000000">
      <w:pPr>
        <w:tabs>
          <w:tab w:val="left" w:pos="4655"/>
        </w:tabs>
        <w:spacing w:line="219" w:lineRule="exact"/>
        <w:ind w:left="278"/>
        <w:rPr>
          <w:rFonts w:ascii="Calibri"/>
          <w:sz w:val="18"/>
        </w:rPr>
      </w:pPr>
      <w:r>
        <w:rPr>
          <w:rFonts w:ascii="Calibri"/>
          <w:w w:val="105"/>
          <w:sz w:val="18"/>
        </w:rPr>
        <w:t>Sampling</w:t>
      </w:r>
      <w:r>
        <w:rPr>
          <w:rFonts w:ascii="Calibri"/>
          <w:spacing w:val="10"/>
          <w:w w:val="105"/>
          <w:sz w:val="18"/>
        </w:rPr>
        <w:t xml:space="preserve"> </w:t>
      </w:r>
      <w:r>
        <w:rPr>
          <w:rFonts w:ascii="Calibri"/>
          <w:spacing w:val="-4"/>
          <w:w w:val="105"/>
          <w:sz w:val="18"/>
        </w:rPr>
        <w:t>rate</w:t>
      </w:r>
      <w:r>
        <w:rPr>
          <w:rFonts w:ascii="Calibri"/>
          <w:sz w:val="18"/>
        </w:rPr>
        <w:tab/>
      </w:r>
      <w:r>
        <w:rPr>
          <w:rFonts w:ascii="Calibri"/>
          <w:w w:val="105"/>
          <w:sz w:val="18"/>
        </w:rPr>
        <w:t>256</w:t>
      </w:r>
      <w:r>
        <w:rPr>
          <w:rFonts w:ascii="Calibri"/>
          <w:spacing w:val="5"/>
          <w:w w:val="105"/>
          <w:sz w:val="18"/>
        </w:rPr>
        <w:t xml:space="preserve"> </w:t>
      </w:r>
      <w:r>
        <w:rPr>
          <w:rFonts w:ascii="Calibri"/>
          <w:spacing w:val="-5"/>
          <w:w w:val="105"/>
          <w:sz w:val="18"/>
        </w:rPr>
        <w:t>Hz</w:t>
      </w:r>
    </w:p>
    <w:p w14:paraId="24F2CA39" w14:textId="77777777" w:rsidR="004E7388" w:rsidRDefault="00000000">
      <w:pPr>
        <w:tabs>
          <w:tab w:val="left" w:pos="4655"/>
        </w:tabs>
        <w:spacing w:line="219" w:lineRule="exact"/>
        <w:ind w:left="278"/>
        <w:rPr>
          <w:rFonts w:ascii="Calibri"/>
          <w:sz w:val="18"/>
        </w:rPr>
      </w:pPr>
      <w:r>
        <w:rPr>
          <w:rFonts w:ascii="Calibri"/>
          <w:sz w:val="18"/>
        </w:rPr>
        <w:t>Recording</w:t>
      </w:r>
      <w:r>
        <w:rPr>
          <w:rFonts w:ascii="Calibri"/>
          <w:spacing w:val="32"/>
          <w:sz w:val="18"/>
        </w:rPr>
        <w:t xml:space="preserve"> </w:t>
      </w:r>
      <w:r>
        <w:rPr>
          <w:rFonts w:ascii="Calibri"/>
          <w:spacing w:val="-2"/>
          <w:sz w:val="18"/>
        </w:rPr>
        <w:t>structure</w:t>
      </w:r>
      <w:r>
        <w:rPr>
          <w:rFonts w:ascii="Calibri"/>
          <w:sz w:val="18"/>
        </w:rPr>
        <w:tab/>
        <w:t>10</w:t>
      </w:r>
      <w:r>
        <w:rPr>
          <w:rFonts w:ascii="Calibri"/>
          <w:spacing w:val="18"/>
          <w:sz w:val="18"/>
        </w:rPr>
        <w:t xml:space="preserve"> </w:t>
      </w:r>
      <w:r>
        <w:rPr>
          <w:rFonts w:ascii="Calibri"/>
          <w:sz w:val="18"/>
        </w:rPr>
        <w:t>min</w:t>
      </w:r>
      <w:r>
        <w:rPr>
          <w:rFonts w:ascii="Calibri"/>
          <w:spacing w:val="20"/>
          <w:sz w:val="18"/>
        </w:rPr>
        <w:t xml:space="preserve"> </w:t>
      </w:r>
      <w:r>
        <w:rPr>
          <w:rFonts w:ascii="Calibri"/>
          <w:sz w:val="18"/>
        </w:rPr>
        <w:t>total;</w:t>
      </w:r>
      <w:r>
        <w:rPr>
          <w:rFonts w:ascii="Calibri"/>
          <w:spacing w:val="19"/>
          <w:sz w:val="18"/>
        </w:rPr>
        <w:t xml:space="preserve"> </w:t>
      </w:r>
      <w:r>
        <w:rPr>
          <w:rFonts w:ascii="Calibri"/>
          <w:sz w:val="18"/>
        </w:rPr>
        <w:t>single</w:t>
      </w:r>
      <w:r>
        <w:rPr>
          <w:rFonts w:ascii="Calibri"/>
          <w:spacing w:val="20"/>
          <w:sz w:val="18"/>
        </w:rPr>
        <w:t xml:space="preserve"> </w:t>
      </w:r>
      <w:r>
        <w:rPr>
          <w:rFonts w:ascii="Calibri"/>
          <w:sz w:val="18"/>
        </w:rPr>
        <w:t>file</w:t>
      </w:r>
      <w:r>
        <w:rPr>
          <w:rFonts w:ascii="Calibri"/>
          <w:spacing w:val="18"/>
          <w:sz w:val="18"/>
        </w:rPr>
        <w:t xml:space="preserve"> </w:t>
      </w:r>
      <w:r>
        <w:rPr>
          <w:rFonts w:ascii="Calibri"/>
          <w:sz w:val="18"/>
        </w:rPr>
        <w:t>or</w:t>
      </w:r>
      <w:r>
        <w:rPr>
          <w:rFonts w:ascii="Calibri"/>
          <w:spacing w:val="19"/>
          <w:sz w:val="18"/>
        </w:rPr>
        <w:t xml:space="preserve"> </w:t>
      </w:r>
      <w:r>
        <w:rPr>
          <w:rFonts w:ascii="Calibri"/>
          <w:sz w:val="18"/>
        </w:rPr>
        <w:t>two</w:t>
      </w:r>
      <w:r>
        <w:rPr>
          <w:rFonts w:ascii="Calibri"/>
          <w:spacing w:val="19"/>
          <w:sz w:val="18"/>
        </w:rPr>
        <w:t xml:space="preserve"> </w:t>
      </w:r>
      <w:r>
        <w:rPr>
          <w:rFonts w:ascii="Calibri"/>
          <w:sz w:val="18"/>
        </w:rPr>
        <w:t>5</w:t>
      </w:r>
      <w:r>
        <w:rPr>
          <w:rFonts w:ascii="Calibri"/>
          <w:spacing w:val="19"/>
          <w:sz w:val="18"/>
        </w:rPr>
        <w:t xml:space="preserve"> </w:t>
      </w:r>
      <w:r>
        <w:rPr>
          <w:rFonts w:ascii="Calibri"/>
          <w:sz w:val="18"/>
        </w:rPr>
        <w:t>min</w:t>
      </w:r>
      <w:r>
        <w:rPr>
          <w:rFonts w:ascii="Calibri"/>
          <w:spacing w:val="18"/>
          <w:sz w:val="18"/>
        </w:rPr>
        <w:t xml:space="preserve"> </w:t>
      </w:r>
      <w:r>
        <w:rPr>
          <w:rFonts w:ascii="Calibri"/>
          <w:spacing w:val="-2"/>
          <w:sz w:val="18"/>
        </w:rPr>
        <w:t>files</w:t>
      </w:r>
    </w:p>
    <w:p w14:paraId="1144A98D" w14:textId="77777777" w:rsidR="004E7388" w:rsidRDefault="00000000">
      <w:pPr>
        <w:tabs>
          <w:tab w:val="left" w:pos="4655"/>
        </w:tabs>
        <w:spacing w:line="219" w:lineRule="exact"/>
        <w:ind w:left="278"/>
        <w:rPr>
          <w:rFonts w:ascii="Calibri"/>
          <w:sz w:val="18"/>
        </w:rPr>
      </w:pPr>
      <w:r>
        <w:rPr>
          <w:rFonts w:ascii="Calibri"/>
          <w:sz w:val="18"/>
        </w:rPr>
        <w:t>Available</w:t>
      </w:r>
      <w:r>
        <w:rPr>
          <w:rFonts w:ascii="Calibri"/>
          <w:spacing w:val="23"/>
          <w:sz w:val="18"/>
        </w:rPr>
        <w:t xml:space="preserve"> </w:t>
      </w:r>
      <w:r>
        <w:rPr>
          <w:rFonts w:ascii="Calibri"/>
          <w:sz w:val="18"/>
        </w:rPr>
        <w:t>export</w:t>
      </w:r>
      <w:r>
        <w:rPr>
          <w:rFonts w:ascii="Calibri"/>
          <w:spacing w:val="24"/>
          <w:sz w:val="18"/>
        </w:rPr>
        <w:t xml:space="preserve"> </w:t>
      </w:r>
      <w:r>
        <w:rPr>
          <w:rFonts w:ascii="Calibri"/>
          <w:sz w:val="18"/>
        </w:rPr>
        <w:t>segment</w:t>
      </w:r>
      <w:r>
        <w:rPr>
          <w:rFonts w:ascii="Calibri"/>
          <w:spacing w:val="25"/>
          <w:sz w:val="18"/>
        </w:rPr>
        <w:t xml:space="preserve"> </w:t>
      </w:r>
      <w:r>
        <w:rPr>
          <w:rFonts w:ascii="Calibri"/>
          <w:spacing w:val="-2"/>
          <w:sz w:val="18"/>
        </w:rPr>
        <w:t>length</w:t>
      </w:r>
      <w:r>
        <w:rPr>
          <w:rFonts w:ascii="Calibri"/>
          <w:sz w:val="18"/>
        </w:rPr>
        <w:tab/>
        <w:t>10</w:t>
      </w:r>
      <w:r>
        <w:rPr>
          <w:rFonts w:ascii="Calibri"/>
          <w:spacing w:val="25"/>
          <w:sz w:val="18"/>
        </w:rPr>
        <w:t xml:space="preserve"> </w:t>
      </w:r>
      <w:r>
        <w:rPr>
          <w:rFonts w:ascii="Calibri"/>
          <w:sz w:val="18"/>
        </w:rPr>
        <w:t>s</w:t>
      </w:r>
      <w:r>
        <w:rPr>
          <w:rFonts w:ascii="Calibri"/>
          <w:spacing w:val="26"/>
          <w:sz w:val="18"/>
        </w:rPr>
        <w:t xml:space="preserve"> </w:t>
      </w:r>
      <w:r>
        <w:rPr>
          <w:rFonts w:ascii="Calibri"/>
          <w:sz w:val="18"/>
        </w:rPr>
        <w:t>(2,560</w:t>
      </w:r>
      <w:r>
        <w:rPr>
          <w:rFonts w:ascii="Calibri"/>
          <w:spacing w:val="26"/>
          <w:sz w:val="18"/>
        </w:rPr>
        <w:t xml:space="preserve"> </w:t>
      </w:r>
      <w:r>
        <w:rPr>
          <w:rFonts w:ascii="Calibri"/>
          <w:spacing w:val="-2"/>
          <w:sz w:val="18"/>
        </w:rPr>
        <w:t>samples/channel)</w:t>
      </w:r>
    </w:p>
    <w:p w14:paraId="12294C95" w14:textId="77777777" w:rsidR="004E7388" w:rsidRDefault="00000000">
      <w:pPr>
        <w:tabs>
          <w:tab w:val="left" w:pos="4655"/>
        </w:tabs>
        <w:spacing w:line="219" w:lineRule="exact"/>
        <w:ind w:left="278"/>
        <w:rPr>
          <w:rFonts w:ascii="Calibri"/>
          <w:sz w:val="18"/>
        </w:rPr>
      </w:pPr>
      <w:r>
        <w:rPr>
          <w:rFonts w:ascii="Calibri"/>
          <w:sz w:val="18"/>
        </w:rPr>
        <w:t>Total</w:t>
      </w:r>
      <w:r>
        <w:rPr>
          <w:rFonts w:ascii="Calibri"/>
          <w:spacing w:val="28"/>
          <w:sz w:val="18"/>
        </w:rPr>
        <w:t xml:space="preserve"> </w:t>
      </w:r>
      <w:r>
        <w:rPr>
          <w:rFonts w:ascii="Calibri"/>
          <w:sz w:val="18"/>
        </w:rPr>
        <w:t>exported</w:t>
      </w:r>
      <w:r>
        <w:rPr>
          <w:rFonts w:ascii="Calibri"/>
          <w:spacing w:val="28"/>
          <w:sz w:val="18"/>
        </w:rPr>
        <w:t xml:space="preserve"> </w:t>
      </w:r>
      <w:r>
        <w:rPr>
          <w:rFonts w:ascii="Calibri"/>
          <w:spacing w:val="-2"/>
          <w:sz w:val="18"/>
        </w:rPr>
        <w:t>windows</w:t>
      </w:r>
      <w:r>
        <w:rPr>
          <w:rFonts w:ascii="Calibri"/>
          <w:sz w:val="18"/>
        </w:rPr>
        <w:tab/>
      </w:r>
      <w:r>
        <w:rPr>
          <w:rFonts w:ascii="Calibri"/>
          <w:spacing w:val="-2"/>
          <w:sz w:val="18"/>
        </w:rPr>
        <w:t>1,203</w:t>
      </w:r>
    </w:p>
    <w:p w14:paraId="556BB91C" w14:textId="77777777" w:rsidR="004E7388" w:rsidRDefault="00000000">
      <w:pPr>
        <w:tabs>
          <w:tab w:val="left" w:pos="4654"/>
        </w:tabs>
        <w:spacing w:line="219" w:lineRule="exact"/>
        <w:ind w:left="278"/>
        <w:rPr>
          <w:rFonts w:ascii="Calibri"/>
          <w:sz w:val="18"/>
        </w:rPr>
      </w:pPr>
      <w:r>
        <w:rPr>
          <w:rFonts w:ascii="Calibri"/>
          <w:sz w:val="18"/>
        </w:rPr>
        <w:t>Remission</w:t>
      </w:r>
      <w:r>
        <w:rPr>
          <w:rFonts w:ascii="Calibri"/>
          <w:spacing w:val="25"/>
          <w:sz w:val="18"/>
        </w:rPr>
        <w:t xml:space="preserve"> </w:t>
      </w:r>
      <w:r>
        <w:rPr>
          <w:rFonts w:ascii="Calibri"/>
          <w:spacing w:val="-2"/>
          <w:sz w:val="18"/>
        </w:rPr>
        <w:t>windows</w:t>
      </w:r>
      <w:r>
        <w:rPr>
          <w:rFonts w:ascii="Calibri"/>
          <w:sz w:val="18"/>
        </w:rPr>
        <w:tab/>
        <w:t>393</w:t>
      </w:r>
      <w:r>
        <w:rPr>
          <w:rFonts w:ascii="Calibri"/>
          <w:spacing w:val="20"/>
          <w:sz w:val="18"/>
        </w:rPr>
        <w:t xml:space="preserve"> </w:t>
      </w:r>
      <w:r>
        <w:rPr>
          <w:rFonts w:ascii="Calibri"/>
          <w:spacing w:val="-2"/>
          <w:sz w:val="18"/>
        </w:rPr>
        <w:t>(32.7%)</w:t>
      </w:r>
    </w:p>
    <w:p w14:paraId="20A93DDE" w14:textId="77777777" w:rsidR="004E7388" w:rsidRDefault="00000000">
      <w:pPr>
        <w:tabs>
          <w:tab w:val="left" w:pos="4654"/>
        </w:tabs>
        <w:spacing w:line="219" w:lineRule="exact"/>
        <w:ind w:left="278"/>
        <w:rPr>
          <w:rFonts w:ascii="Calibri"/>
          <w:sz w:val="18"/>
        </w:rPr>
      </w:pPr>
      <w:r>
        <w:rPr>
          <w:rFonts w:ascii="Calibri"/>
          <w:sz w:val="18"/>
        </w:rPr>
        <w:t>Non-remission</w:t>
      </w:r>
      <w:r>
        <w:rPr>
          <w:rFonts w:ascii="Calibri"/>
          <w:spacing w:val="17"/>
          <w:sz w:val="18"/>
        </w:rPr>
        <w:t xml:space="preserve"> </w:t>
      </w:r>
      <w:r>
        <w:rPr>
          <w:rFonts w:ascii="Calibri"/>
          <w:spacing w:val="-2"/>
          <w:sz w:val="18"/>
        </w:rPr>
        <w:t>windows</w:t>
      </w:r>
      <w:r>
        <w:rPr>
          <w:rFonts w:ascii="Calibri"/>
          <w:sz w:val="18"/>
        </w:rPr>
        <w:tab/>
        <w:t>810</w:t>
      </w:r>
      <w:r>
        <w:rPr>
          <w:rFonts w:ascii="Calibri"/>
          <w:spacing w:val="20"/>
          <w:sz w:val="18"/>
        </w:rPr>
        <w:t xml:space="preserve"> </w:t>
      </w:r>
      <w:r>
        <w:rPr>
          <w:rFonts w:ascii="Calibri"/>
          <w:spacing w:val="-2"/>
          <w:sz w:val="18"/>
        </w:rPr>
        <w:t>(67.3%)</w:t>
      </w:r>
    </w:p>
    <w:p w14:paraId="17B72732" w14:textId="77777777" w:rsidR="004E7388" w:rsidRDefault="00000000">
      <w:pPr>
        <w:tabs>
          <w:tab w:val="left" w:pos="4655"/>
        </w:tabs>
        <w:spacing w:line="219" w:lineRule="exact"/>
        <w:ind w:left="278"/>
        <w:rPr>
          <w:rFonts w:ascii="Calibri"/>
          <w:sz w:val="18"/>
        </w:rPr>
      </w:pPr>
      <w:r>
        <w:rPr>
          <w:rFonts w:ascii="Calibri"/>
          <w:noProof/>
          <w:sz w:val="18"/>
        </w:rPr>
        <mc:AlternateContent>
          <mc:Choice Requires="wps">
            <w:drawing>
              <wp:anchor distT="0" distB="0" distL="0" distR="0" simplePos="0" relativeHeight="487592448" behindDoc="1" locked="0" layoutInCell="1" allowOverlap="1" wp14:anchorId="7F34996B" wp14:editId="1FEEA7E4">
                <wp:simplePos x="0" y="0"/>
                <wp:positionH relativeFrom="page">
                  <wp:posOffset>730542</wp:posOffset>
                </wp:positionH>
                <wp:positionV relativeFrom="paragraph">
                  <wp:posOffset>175425</wp:posOffset>
                </wp:positionV>
                <wp:extent cx="606044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0440" cy="1270"/>
                        </a:xfrm>
                        <a:custGeom>
                          <a:avLst/>
                          <a:gdLst/>
                          <a:ahLst/>
                          <a:cxnLst/>
                          <a:rect l="l" t="t" r="r" b="b"/>
                          <a:pathLst>
                            <a:path w="6060440">
                              <a:moveTo>
                                <a:pt x="0" y="0"/>
                              </a:moveTo>
                              <a:lnTo>
                                <a:pt x="605990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CBD738" id="Graphic 22" o:spid="_x0000_s1026" style="position:absolute;margin-left:57.5pt;margin-top:13.8pt;width:477.2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060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" path="m,l6059906,e" filled="f" strokeweight=".17567mm">
                <v:path arrowok="t"/>
                <w10:wrap type="topAndBottom" anchorx="page"/>
              </v:shape>
            </w:pict>
          </mc:Fallback>
        </mc:AlternateContent>
      </w:r>
      <w:r>
        <w:rPr>
          <w:rFonts w:ascii="Calibri"/>
          <w:sz w:val="18"/>
        </w:rPr>
        <w:t>Class</w:t>
      </w:r>
      <w:r>
        <w:rPr>
          <w:rFonts w:ascii="Calibri"/>
          <w:spacing w:val="40"/>
          <w:sz w:val="18"/>
        </w:rPr>
        <w:t xml:space="preserve"> </w:t>
      </w:r>
      <w:r>
        <w:rPr>
          <w:rFonts w:ascii="Calibri"/>
          <w:spacing w:val="-2"/>
          <w:sz w:val="18"/>
        </w:rPr>
        <w:t>ratio</w:t>
      </w:r>
      <w:r>
        <w:rPr>
          <w:rFonts w:ascii="Calibri"/>
          <w:sz w:val="18"/>
        </w:rPr>
        <w:tab/>
        <w:t>2.06:1</w:t>
      </w:r>
      <w:r>
        <w:rPr>
          <w:rFonts w:ascii="Calibri"/>
          <w:spacing w:val="26"/>
          <w:sz w:val="18"/>
        </w:rPr>
        <w:t xml:space="preserve"> </w:t>
      </w:r>
      <w:r>
        <w:rPr>
          <w:rFonts w:ascii="Calibri"/>
          <w:sz w:val="18"/>
        </w:rPr>
        <w:t>(non-</w:t>
      </w:r>
      <w:r>
        <w:rPr>
          <w:rFonts w:ascii="Calibri"/>
          <w:spacing w:val="-2"/>
          <w:sz w:val="18"/>
        </w:rPr>
        <w:t>remission:remission)</w:t>
      </w:r>
    </w:p>
    <w:p w14:paraId="68676FD2" w14:textId="77777777" w:rsidR="004E7388" w:rsidRDefault="00000000">
      <w:pPr>
        <w:spacing w:before="38"/>
        <w:ind w:left="278"/>
        <w:rPr>
          <w:rFonts w:ascii="Calibri"/>
          <w:b/>
          <w:sz w:val="18"/>
        </w:rPr>
      </w:pPr>
      <w:r>
        <w:rPr>
          <w:rFonts w:ascii="Calibri"/>
          <w:b/>
          <w:sz w:val="18"/>
        </w:rPr>
        <w:t>Current</w:t>
      </w:r>
      <w:r>
        <w:rPr>
          <w:rFonts w:ascii="Calibri"/>
          <w:b/>
          <w:spacing w:val="19"/>
          <w:sz w:val="18"/>
        </w:rPr>
        <w:t xml:space="preserve"> </w:t>
      </w:r>
      <w:r>
        <w:rPr>
          <w:rFonts w:ascii="Calibri"/>
          <w:b/>
          <w:sz w:val="18"/>
        </w:rPr>
        <w:t>sweep</w:t>
      </w:r>
      <w:r>
        <w:rPr>
          <w:rFonts w:ascii="Calibri"/>
          <w:b/>
          <w:spacing w:val="19"/>
          <w:sz w:val="18"/>
        </w:rPr>
        <w:t xml:space="preserve"> </w:t>
      </w:r>
      <w:r>
        <w:rPr>
          <w:rFonts w:ascii="Calibri"/>
          <w:b/>
          <w:sz w:val="18"/>
        </w:rPr>
        <w:t>methodology</w:t>
      </w:r>
      <w:r>
        <w:rPr>
          <w:rFonts w:ascii="Calibri"/>
          <w:b/>
          <w:spacing w:val="19"/>
          <w:sz w:val="18"/>
        </w:rPr>
        <w:t xml:space="preserve"> </w:t>
      </w:r>
      <w:r>
        <w:rPr>
          <w:rFonts w:ascii="Calibri"/>
          <w:b/>
          <w:spacing w:val="-2"/>
          <w:sz w:val="18"/>
        </w:rPr>
        <w:t>settings</w:t>
      </w:r>
    </w:p>
    <w:p w14:paraId="6339B024" w14:textId="77777777" w:rsidR="004E7388" w:rsidRDefault="00000000">
      <w:pPr>
        <w:tabs>
          <w:tab w:val="left" w:pos="4655"/>
        </w:tabs>
        <w:spacing w:before="36" w:line="219" w:lineRule="exact"/>
        <w:ind w:left="278"/>
        <w:rPr>
          <w:rFonts w:ascii="Calibri"/>
          <w:sz w:val="18"/>
        </w:rPr>
      </w:pPr>
      <w:r>
        <w:rPr>
          <w:rFonts w:ascii="Calibri"/>
          <w:sz w:val="18"/>
        </w:rPr>
        <w:t>Sweep</w:t>
      </w:r>
      <w:r>
        <w:rPr>
          <w:rFonts w:ascii="Calibri"/>
          <w:spacing w:val="5"/>
          <w:sz w:val="18"/>
        </w:rPr>
        <w:t xml:space="preserve"> </w:t>
      </w:r>
      <w:r>
        <w:rPr>
          <w:rFonts w:ascii="Calibri"/>
          <w:sz w:val="18"/>
        </w:rPr>
        <w:t>window</w:t>
      </w:r>
      <w:r>
        <w:rPr>
          <w:rFonts w:ascii="Calibri"/>
          <w:spacing w:val="6"/>
          <w:sz w:val="18"/>
        </w:rPr>
        <w:t xml:space="preserve"> </w:t>
      </w:r>
      <w:r>
        <w:rPr>
          <w:rFonts w:ascii="Calibri"/>
          <w:spacing w:val="-2"/>
          <w:sz w:val="18"/>
        </w:rPr>
        <w:t>sizes</w:t>
      </w:r>
      <w:r>
        <w:rPr>
          <w:rFonts w:ascii="Calibri"/>
          <w:sz w:val="18"/>
        </w:rPr>
        <w:tab/>
        <w:t>2,</w:t>
      </w:r>
      <w:r>
        <w:rPr>
          <w:rFonts w:ascii="Calibri"/>
          <w:spacing w:val="25"/>
          <w:sz w:val="18"/>
        </w:rPr>
        <w:t xml:space="preserve"> </w:t>
      </w:r>
      <w:r>
        <w:rPr>
          <w:rFonts w:ascii="Calibri"/>
          <w:sz w:val="18"/>
        </w:rPr>
        <w:t>4,</w:t>
      </w:r>
      <w:r>
        <w:rPr>
          <w:rFonts w:ascii="Calibri"/>
          <w:spacing w:val="26"/>
          <w:sz w:val="18"/>
        </w:rPr>
        <w:t xml:space="preserve"> </w:t>
      </w:r>
      <w:r>
        <w:rPr>
          <w:rFonts w:ascii="Calibri"/>
          <w:sz w:val="18"/>
        </w:rPr>
        <w:t>6,</w:t>
      </w:r>
      <w:r>
        <w:rPr>
          <w:rFonts w:ascii="Calibri"/>
          <w:spacing w:val="25"/>
          <w:sz w:val="18"/>
        </w:rPr>
        <w:t xml:space="preserve"> </w:t>
      </w:r>
      <w:r>
        <w:rPr>
          <w:rFonts w:ascii="Calibri"/>
          <w:sz w:val="18"/>
        </w:rPr>
        <w:t>8,</w:t>
      </w:r>
      <w:r>
        <w:rPr>
          <w:rFonts w:ascii="Calibri"/>
          <w:spacing w:val="26"/>
          <w:sz w:val="18"/>
        </w:rPr>
        <w:t xml:space="preserve"> </w:t>
      </w:r>
      <w:r>
        <w:rPr>
          <w:rFonts w:ascii="Calibri"/>
          <w:sz w:val="18"/>
        </w:rPr>
        <w:t>10</w:t>
      </w:r>
      <w:r>
        <w:rPr>
          <w:rFonts w:ascii="Calibri"/>
          <w:spacing w:val="26"/>
          <w:sz w:val="18"/>
        </w:rPr>
        <w:t xml:space="preserve"> </w:t>
      </w:r>
      <w:r>
        <w:rPr>
          <w:rFonts w:ascii="Calibri"/>
          <w:spacing w:val="-10"/>
          <w:sz w:val="18"/>
        </w:rPr>
        <w:t>s</w:t>
      </w:r>
    </w:p>
    <w:p w14:paraId="372741A6" w14:textId="77777777" w:rsidR="004E7388" w:rsidRDefault="00000000">
      <w:pPr>
        <w:tabs>
          <w:tab w:val="left" w:pos="4655"/>
        </w:tabs>
        <w:spacing w:line="219" w:lineRule="exact"/>
        <w:ind w:left="278"/>
        <w:rPr>
          <w:rFonts w:ascii="Calibri"/>
          <w:sz w:val="18"/>
        </w:rPr>
      </w:pPr>
      <w:r>
        <w:rPr>
          <w:rFonts w:ascii="Calibri"/>
          <w:sz w:val="18"/>
        </w:rPr>
        <w:t>Inner-k</w:t>
      </w:r>
      <w:r>
        <w:rPr>
          <w:rFonts w:ascii="Calibri"/>
          <w:spacing w:val="30"/>
          <w:sz w:val="18"/>
        </w:rPr>
        <w:t xml:space="preserve"> </w:t>
      </w:r>
      <w:r>
        <w:rPr>
          <w:rFonts w:ascii="Calibri"/>
          <w:spacing w:val="-2"/>
          <w:sz w:val="18"/>
        </w:rPr>
        <w:t>sweep</w:t>
      </w:r>
      <w:r>
        <w:rPr>
          <w:rFonts w:ascii="Calibri"/>
          <w:sz w:val="18"/>
        </w:rPr>
        <w:tab/>
        <w:t>1,</w:t>
      </w:r>
      <w:r>
        <w:rPr>
          <w:rFonts w:ascii="Calibri"/>
          <w:spacing w:val="26"/>
          <w:sz w:val="18"/>
        </w:rPr>
        <w:t xml:space="preserve"> </w:t>
      </w:r>
      <w:r>
        <w:rPr>
          <w:rFonts w:ascii="Calibri"/>
          <w:sz w:val="18"/>
        </w:rPr>
        <w:t>5,</w:t>
      </w:r>
      <w:r>
        <w:rPr>
          <w:rFonts w:ascii="Calibri"/>
          <w:spacing w:val="27"/>
          <w:sz w:val="18"/>
        </w:rPr>
        <w:t xml:space="preserve"> </w:t>
      </w:r>
      <w:r>
        <w:rPr>
          <w:rFonts w:ascii="Calibri"/>
          <w:sz w:val="18"/>
        </w:rPr>
        <w:t>10,</w:t>
      </w:r>
      <w:r>
        <w:rPr>
          <w:rFonts w:ascii="Calibri"/>
          <w:spacing w:val="27"/>
          <w:sz w:val="18"/>
        </w:rPr>
        <w:t xml:space="preserve"> </w:t>
      </w:r>
      <w:r>
        <w:rPr>
          <w:rFonts w:ascii="Calibri"/>
          <w:sz w:val="18"/>
        </w:rPr>
        <w:t>15,</w:t>
      </w:r>
      <w:r>
        <w:rPr>
          <w:rFonts w:ascii="Calibri"/>
          <w:spacing w:val="26"/>
          <w:sz w:val="18"/>
        </w:rPr>
        <w:t xml:space="preserve"> </w:t>
      </w:r>
      <w:r>
        <w:rPr>
          <w:rFonts w:ascii="Calibri"/>
          <w:sz w:val="18"/>
        </w:rPr>
        <w:t>20,</w:t>
      </w:r>
      <w:r>
        <w:rPr>
          <w:rFonts w:ascii="Calibri"/>
          <w:spacing w:val="27"/>
          <w:sz w:val="18"/>
        </w:rPr>
        <w:t xml:space="preserve"> </w:t>
      </w:r>
      <w:r>
        <w:rPr>
          <w:rFonts w:ascii="Calibri"/>
          <w:sz w:val="18"/>
        </w:rPr>
        <w:t>25,</w:t>
      </w:r>
      <w:r>
        <w:rPr>
          <w:rFonts w:ascii="Calibri"/>
          <w:spacing w:val="27"/>
          <w:sz w:val="18"/>
        </w:rPr>
        <w:t xml:space="preserve"> </w:t>
      </w:r>
      <w:r>
        <w:rPr>
          <w:rFonts w:ascii="Calibri"/>
          <w:sz w:val="18"/>
        </w:rPr>
        <w:t>30,</w:t>
      </w:r>
      <w:r>
        <w:rPr>
          <w:rFonts w:ascii="Calibri"/>
          <w:spacing w:val="27"/>
          <w:sz w:val="18"/>
        </w:rPr>
        <w:t xml:space="preserve"> </w:t>
      </w:r>
      <w:r>
        <w:rPr>
          <w:rFonts w:ascii="Calibri"/>
          <w:sz w:val="18"/>
        </w:rPr>
        <w:t>35,</w:t>
      </w:r>
      <w:r>
        <w:rPr>
          <w:rFonts w:ascii="Calibri"/>
          <w:spacing w:val="26"/>
          <w:sz w:val="18"/>
        </w:rPr>
        <w:t xml:space="preserve"> </w:t>
      </w:r>
      <w:r>
        <w:rPr>
          <w:rFonts w:ascii="Calibri"/>
          <w:sz w:val="18"/>
        </w:rPr>
        <w:t>40,</w:t>
      </w:r>
      <w:r>
        <w:rPr>
          <w:rFonts w:ascii="Calibri"/>
          <w:spacing w:val="27"/>
          <w:sz w:val="18"/>
        </w:rPr>
        <w:t xml:space="preserve"> </w:t>
      </w:r>
      <w:r>
        <w:rPr>
          <w:rFonts w:ascii="Calibri"/>
          <w:sz w:val="18"/>
        </w:rPr>
        <w:t>45,</w:t>
      </w:r>
      <w:r>
        <w:rPr>
          <w:rFonts w:ascii="Calibri"/>
          <w:spacing w:val="27"/>
          <w:sz w:val="18"/>
        </w:rPr>
        <w:t xml:space="preserve"> </w:t>
      </w:r>
      <w:r>
        <w:rPr>
          <w:rFonts w:ascii="Calibri"/>
          <w:sz w:val="18"/>
        </w:rPr>
        <w:t>50,</w:t>
      </w:r>
      <w:r>
        <w:rPr>
          <w:rFonts w:ascii="Calibri"/>
          <w:spacing w:val="27"/>
          <w:sz w:val="18"/>
        </w:rPr>
        <w:t xml:space="preserve"> </w:t>
      </w:r>
      <w:r>
        <w:rPr>
          <w:rFonts w:ascii="Calibri"/>
          <w:sz w:val="18"/>
        </w:rPr>
        <w:t>55,</w:t>
      </w:r>
      <w:r>
        <w:rPr>
          <w:rFonts w:ascii="Calibri"/>
          <w:spacing w:val="26"/>
          <w:sz w:val="18"/>
        </w:rPr>
        <w:t xml:space="preserve"> </w:t>
      </w:r>
      <w:r>
        <w:rPr>
          <w:rFonts w:ascii="Calibri"/>
          <w:sz w:val="18"/>
        </w:rPr>
        <w:t>60,</w:t>
      </w:r>
      <w:r>
        <w:rPr>
          <w:rFonts w:ascii="Calibri"/>
          <w:spacing w:val="27"/>
          <w:sz w:val="18"/>
        </w:rPr>
        <w:t xml:space="preserve"> </w:t>
      </w:r>
      <w:r>
        <w:rPr>
          <w:rFonts w:ascii="Calibri"/>
          <w:sz w:val="18"/>
        </w:rPr>
        <w:t>65,</w:t>
      </w:r>
      <w:r>
        <w:rPr>
          <w:rFonts w:ascii="Calibri"/>
          <w:spacing w:val="27"/>
          <w:sz w:val="18"/>
        </w:rPr>
        <w:t xml:space="preserve"> </w:t>
      </w:r>
      <w:r>
        <w:rPr>
          <w:rFonts w:ascii="Calibri"/>
          <w:spacing w:val="-5"/>
          <w:sz w:val="18"/>
        </w:rPr>
        <w:t>70</w:t>
      </w:r>
    </w:p>
    <w:p w14:paraId="780E5EB5" w14:textId="77777777" w:rsidR="004E7388" w:rsidRDefault="00000000">
      <w:pPr>
        <w:tabs>
          <w:tab w:val="left" w:pos="4655"/>
        </w:tabs>
        <w:spacing w:line="219" w:lineRule="exact"/>
        <w:ind w:left="278"/>
        <w:rPr>
          <w:rFonts w:ascii="Calibri" w:eastAsia="Calibri"/>
          <w:sz w:val="18"/>
        </w:rPr>
      </w:pPr>
      <w:r>
        <w:rPr>
          <w:rFonts w:ascii="Calibri" w:eastAsia="Calibri"/>
          <w:spacing w:val="-2"/>
          <w:w w:val="105"/>
          <w:sz w:val="18"/>
        </w:rPr>
        <w:t>Feature</w:t>
      </w:r>
      <w:r>
        <w:rPr>
          <w:rFonts w:ascii="Calibri" w:eastAsia="Calibri"/>
          <w:spacing w:val="3"/>
          <w:w w:val="110"/>
          <w:sz w:val="18"/>
        </w:rPr>
        <w:t xml:space="preserve"> </w:t>
      </w:r>
      <w:r>
        <w:rPr>
          <w:rFonts w:ascii="Calibri" w:eastAsia="Calibri"/>
          <w:spacing w:val="-2"/>
          <w:w w:val="110"/>
          <w:sz w:val="18"/>
        </w:rPr>
        <w:t>selector</w:t>
      </w:r>
      <w:r>
        <w:rPr>
          <w:rFonts w:ascii="Calibri" w:eastAsia="Calibri"/>
          <w:sz w:val="18"/>
        </w:rPr>
        <w:tab/>
      </w:r>
      <w:r>
        <w:rPr>
          <w:rFonts w:ascii="Calibri" w:eastAsia="Calibri"/>
          <w:spacing w:val="-2"/>
          <w:w w:val="110"/>
          <w:sz w:val="18"/>
        </w:rPr>
        <w:t>SelectKBest</w:t>
      </w:r>
      <w:r>
        <w:rPr>
          <w:rFonts w:ascii="Calibri" w:eastAsia="Calibri"/>
          <w:spacing w:val="20"/>
          <w:w w:val="110"/>
          <w:sz w:val="18"/>
        </w:rPr>
        <w:t xml:space="preserve"> </w:t>
      </w:r>
      <w:r>
        <w:rPr>
          <w:rFonts w:ascii="Calibri" w:eastAsia="Calibri"/>
          <w:spacing w:val="-2"/>
          <w:w w:val="110"/>
          <w:sz w:val="18"/>
        </w:rPr>
        <w:t>(</w:t>
      </w:r>
      <w:r>
        <w:rPr>
          <w:rFonts w:ascii="Cambria" w:eastAsia="Cambria"/>
          <w:spacing w:val="-2"/>
          <w:w w:val="110"/>
          <w:sz w:val="18"/>
        </w:rPr>
        <w:t>𝑓</w:t>
      </w:r>
      <w:r>
        <w:rPr>
          <w:rFonts w:ascii="Cambria" w:eastAsia="Cambria"/>
          <w:spacing w:val="-21"/>
          <w:w w:val="110"/>
          <w:sz w:val="18"/>
        </w:rPr>
        <w:t xml:space="preserve"> </w:t>
      </w:r>
      <w:r>
        <w:rPr>
          <w:rFonts w:ascii="Calibri" w:eastAsia="Calibri"/>
          <w:spacing w:val="-2"/>
          <w:w w:val="110"/>
          <w:sz w:val="18"/>
        </w:rPr>
        <w:t>-classif)</w:t>
      </w:r>
    </w:p>
    <w:p w14:paraId="5A544B0D" w14:textId="77777777" w:rsidR="004E7388" w:rsidRDefault="00000000">
      <w:pPr>
        <w:tabs>
          <w:tab w:val="left" w:pos="4655"/>
        </w:tabs>
        <w:spacing w:line="219" w:lineRule="exact"/>
        <w:ind w:left="278"/>
        <w:rPr>
          <w:rFonts w:ascii="Calibri"/>
          <w:sz w:val="18"/>
        </w:rPr>
      </w:pPr>
      <w:r>
        <w:rPr>
          <w:rFonts w:ascii="Calibri"/>
          <w:spacing w:val="-2"/>
          <w:w w:val="110"/>
          <w:sz w:val="18"/>
        </w:rPr>
        <w:t>Training</w:t>
      </w:r>
      <w:r>
        <w:rPr>
          <w:rFonts w:ascii="Calibri"/>
          <w:spacing w:val="3"/>
          <w:w w:val="110"/>
          <w:sz w:val="18"/>
        </w:rPr>
        <w:t xml:space="preserve"> </w:t>
      </w:r>
      <w:r>
        <w:rPr>
          <w:rFonts w:ascii="Calibri"/>
          <w:spacing w:val="-2"/>
          <w:w w:val="110"/>
          <w:sz w:val="18"/>
        </w:rPr>
        <w:t>adjustments</w:t>
      </w:r>
      <w:r>
        <w:rPr>
          <w:rFonts w:ascii="Calibri"/>
          <w:sz w:val="18"/>
        </w:rPr>
        <w:tab/>
      </w:r>
      <w:r>
        <w:rPr>
          <w:rFonts w:ascii="Calibri"/>
          <w:w w:val="110"/>
          <w:sz w:val="18"/>
        </w:rPr>
        <w:t>LOPO-group</w:t>
      </w:r>
      <w:r>
        <w:rPr>
          <w:rFonts w:ascii="Calibri"/>
          <w:spacing w:val="-1"/>
          <w:w w:val="110"/>
          <w:sz w:val="18"/>
        </w:rPr>
        <w:t xml:space="preserve"> </w:t>
      </w:r>
      <w:r>
        <w:rPr>
          <w:rFonts w:ascii="Calibri"/>
          <w:w w:val="110"/>
          <w:sz w:val="18"/>
        </w:rPr>
        <w:t xml:space="preserve">equalization + </w:t>
      </w:r>
      <w:r>
        <w:rPr>
          <w:rFonts w:ascii="Calibri"/>
          <w:spacing w:val="-2"/>
          <w:w w:val="110"/>
          <w:sz w:val="18"/>
        </w:rPr>
        <w:t>SMOTE</w:t>
      </w:r>
    </w:p>
    <w:p w14:paraId="6ED010F4" w14:textId="77777777" w:rsidR="004E7388" w:rsidRDefault="00000000">
      <w:pPr>
        <w:tabs>
          <w:tab w:val="left" w:pos="4654"/>
        </w:tabs>
        <w:spacing w:line="219" w:lineRule="exact"/>
        <w:ind w:left="278"/>
        <w:rPr>
          <w:rFonts w:ascii="Calibri"/>
          <w:sz w:val="18"/>
        </w:rPr>
      </w:pPr>
      <w:r>
        <w:rPr>
          <w:rFonts w:ascii="Calibri"/>
          <w:spacing w:val="-2"/>
          <w:sz w:val="18"/>
        </w:rPr>
        <w:t>Validation</w:t>
      </w:r>
      <w:r>
        <w:rPr>
          <w:rFonts w:ascii="Calibri"/>
          <w:sz w:val="18"/>
        </w:rPr>
        <w:tab/>
        <w:t>Leave-one-participant-</w:t>
      </w:r>
      <w:r>
        <w:rPr>
          <w:rFonts w:ascii="Calibri"/>
          <w:spacing w:val="-5"/>
          <w:sz w:val="18"/>
        </w:rPr>
        <w:t>out</w:t>
      </w:r>
    </w:p>
    <w:p w14:paraId="3F275BAC" w14:textId="77777777" w:rsidR="004E7388" w:rsidRDefault="00000000">
      <w:pPr>
        <w:tabs>
          <w:tab w:val="left" w:pos="4655"/>
        </w:tabs>
        <w:spacing w:line="219" w:lineRule="exact"/>
        <w:ind w:left="278"/>
        <w:rPr>
          <w:rFonts w:ascii="Calibri"/>
          <w:sz w:val="18"/>
        </w:rPr>
      </w:pPr>
      <w:r>
        <w:rPr>
          <w:rFonts w:ascii="Calibri"/>
          <w:noProof/>
          <w:sz w:val="18"/>
        </w:rPr>
        <mc:AlternateContent>
          <mc:Choice Requires="wps">
            <w:drawing>
              <wp:anchor distT="0" distB="0" distL="0" distR="0" simplePos="0" relativeHeight="487592960" behindDoc="1" locked="0" layoutInCell="1" allowOverlap="1" wp14:anchorId="21AB9FA2" wp14:editId="5017E078">
                <wp:simplePos x="0" y="0"/>
                <wp:positionH relativeFrom="page">
                  <wp:posOffset>730542</wp:posOffset>
                </wp:positionH>
                <wp:positionV relativeFrom="paragraph">
                  <wp:posOffset>177330</wp:posOffset>
                </wp:positionV>
                <wp:extent cx="606044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0440" cy="1270"/>
                        </a:xfrm>
                        <a:custGeom>
                          <a:avLst/>
                          <a:gdLst/>
                          <a:ahLst/>
                          <a:cxnLst/>
                          <a:rect l="l" t="t" r="r" b="b"/>
                          <a:pathLst>
                            <a:path w="6060440">
                              <a:moveTo>
                                <a:pt x="0" y="0"/>
                              </a:moveTo>
                              <a:lnTo>
                                <a:pt x="605990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3AE76B" id="Graphic 23" o:spid="_x0000_s1026" style="position:absolute;margin-left:57.5pt;margin-top:13.95pt;width:477.2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060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" path="m,l6059906,e" filled="f" strokeweight=".28114mm">
                <v:path arrowok="t"/>
                <w10:wrap type="topAndBottom" anchorx="page"/>
              </v:shape>
            </w:pict>
          </mc:Fallback>
        </mc:AlternateContent>
      </w:r>
      <w:r>
        <w:rPr>
          <w:rFonts w:ascii="Calibri"/>
          <w:sz w:val="18"/>
        </w:rPr>
        <w:t>Evaluation</w:t>
      </w:r>
      <w:r>
        <w:rPr>
          <w:rFonts w:ascii="Calibri"/>
          <w:spacing w:val="49"/>
          <w:sz w:val="18"/>
        </w:rPr>
        <w:t xml:space="preserve"> </w:t>
      </w:r>
      <w:r>
        <w:rPr>
          <w:rFonts w:ascii="Calibri"/>
          <w:spacing w:val="-2"/>
          <w:sz w:val="18"/>
        </w:rPr>
        <w:t>level</w:t>
      </w:r>
      <w:r>
        <w:rPr>
          <w:rFonts w:ascii="Calibri"/>
          <w:sz w:val="18"/>
        </w:rPr>
        <w:tab/>
        <w:t>Patient-level</w:t>
      </w:r>
      <w:r>
        <w:rPr>
          <w:rFonts w:ascii="Calibri"/>
          <w:spacing w:val="46"/>
          <w:sz w:val="18"/>
        </w:rPr>
        <w:t xml:space="preserve"> </w:t>
      </w:r>
      <w:r>
        <w:rPr>
          <w:rFonts w:ascii="Calibri"/>
          <w:spacing w:val="-2"/>
          <w:sz w:val="18"/>
        </w:rPr>
        <w:t>aggregation</w:t>
      </w:r>
    </w:p>
    <w:p w14:paraId="63F4B910" w14:textId="77777777" w:rsidR="004E7388" w:rsidRDefault="004E7388">
      <w:pPr>
        <w:pStyle w:val="BodyText"/>
        <w:rPr>
          <w:rFonts w:ascii="Calibri"/>
          <w:sz w:val="18"/>
        </w:rPr>
      </w:pPr>
    </w:p>
    <w:p w14:paraId="3E6C8403" w14:textId="77777777" w:rsidR="004E7388" w:rsidRDefault="004E7388">
      <w:pPr>
        <w:pStyle w:val="BodyText"/>
        <w:spacing w:before="31"/>
        <w:rPr>
          <w:rFonts w:ascii="Calibri"/>
          <w:sz w:val="18"/>
        </w:rPr>
      </w:pPr>
    </w:p>
    <w:p w14:paraId="641141D3" w14:textId="77777777" w:rsidR="004E7388" w:rsidRDefault="00000000">
      <w:pPr>
        <w:spacing w:before="1" w:line="219" w:lineRule="exact"/>
        <w:ind w:left="34"/>
        <w:rPr>
          <w:rFonts w:ascii="Calibri"/>
          <w:b/>
          <w:sz w:val="18"/>
        </w:rPr>
      </w:pPr>
      <w:bookmarkStart w:id="106" w:name="_bookmark2"/>
      <w:bookmarkEnd w:id="106"/>
      <w:r>
        <w:rPr>
          <w:rFonts w:ascii="Calibri"/>
          <w:b/>
          <w:w w:val="105"/>
          <w:sz w:val="18"/>
        </w:rPr>
        <w:t>Table</w:t>
      </w:r>
      <w:r>
        <w:rPr>
          <w:rFonts w:ascii="Calibri"/>
          <w:b/>
          <w:spacing w:val="15"/>
          <w:w w:val="105"/>
          <w:sz w:val="18"/>
        </w:rPr>
        <w:t xml:space="preserve"> </w:t>
      </w:r>
      <w:r>
        <w:rPr>
          <w:rFonts w:ascii="Calibri"/>
          <w:b/>
          <w:spacing w:val="-10"/>
          <w:w w:val="105"/>
          <w:sz w:val="18"/>
        </w:rPr>
        <w:t>2</w:t>
      </w:r>
    </w:p>
    <w:p w14:paraId="05173A96" w14:textId="77777777" w:rsidR="004E7388" w:rsidRDefault="00000000">
      <w:pPr>
        <w:spacing w:line="219" w:lineRule="exact"/>
        <w:ind w:left="34"/>
        <w:rPr>
          <w:rFonts w:ascii="Calibri"/>
          <w:sz w:val="18"/>
        </w:rPr>
      </w:pPr>
      <w:r>
        <w:rPr>
          <w:rFonts w:ascii="Calibri"/>
          <w:sz w:val="18"/>
        </w:rPr>
        <w:t>Summary</w:t>
      </w:r>
      <w:r>
        <w:rPr>
          <w:rFonts w:ascii="Calibri"/>
          <w:spacing w:val="27"/>
          <w:sz w:val="18"/>
        </w:rPr>
        <w:t xml:space="preserve"> </w:t>
      </w:r>
      <w:r>
        <w:rPr>
          <w:rFonts w:ascii="Calibri"/>
          <w:sz w:val="18"/>
        </w:rPr>
        <w:t>of</w:t>
      </w:r>
      <w:r>
        <w:rPr>
          <w:rFonts w:ascii="Calibri"/>
          <w:spacing w:val="26"/>
          <w:sz w:val="18"/>
        </w:rPr>
        <w:t xml:space="preserve"> </w:t>
      </w:r>
      <w:r>
        <w:rPr>
          <w:rFonts w:ascii="Calibri"/>
          <w:sz w:val="18"/>
        </w:rPr>
        <w:t>extracted</w:t>
      </w:r>
      <w:r>
        <w:rPr>
          <w:rFonts w:ascii="Calibri"/>
          <w:spacing w:val="27"/>
          <w:sz w:val="18"/>
        </w:rPr>
        <w:t xml:space="preserve"> </w:t>
      </w:r>
      <w:r>
        <w:rPr>
          <w:rFonts w:ascii="Calibri"/>
          <w:sz w:val="18"/>
        </w:rPr>
        <w:t>EEG</w:t>
      </w:r>
      <w:r>
        <w:rPr>
          <w:rFonts w:ascii="Calibri"/>
          <w:spacing w:val="27"/>
          <w:sz w:val="18"/>
        </w:rPr>
        <w:t xml:space="preserve"> </w:t>
      </w:r>
      <w:r>
        <w:rPr>
          <w:rFonts w:ascii="Calibri"/>
          <w:sz w:val="18"/>
        </w:rPr>
        <w:t>feature</w:t>
      </w:r>
      <w:r>
        <w:rPr>
          <w:rFonts w:ascii="Calibri"/>
          <w:spacing w:val="27"/>
          <w:sz w:val="18"/>
        </w:rPr>
        <w:t xml:space="preserve"> </w:t>
      </w:r>
      <w:r>
        <w:rPr>
          <w:rFonts w:ascii="Calibri"/>
          <w:sz w:val="18"/>
        </w:rPr>
        <w:t>families</w:t>
      </w:r>
      <w:r>
        <w:rPr>
          <w:rFonts w:ascii="Calibri"/>
          <w:spacing w:val="26"/>
          <w:sz w:val="18"/>
        </w:rPr>
        <w:t xml:space="preserve"> </w:t>
      </w:r>
      <w:r>
        <w:rPr>
          <w:rFonts w:ascii="Calibri"/>
          <w:sz w:val="18"/>
        </w:rPr>
        <w:t>per</w:t>
      </w:r>
      <w:r>
        <w:rPr>
          <w:rFonts w:ascii="Calibri"/>
          <w:spacing w:val="26"/>
          <w:sz w:val="18"/>
        </w:rPr>
        <w:t xml:space="preserve"> </w:t>
      </w:r>
      <w:r>
        <w:rPr>
          <w:rFonts w:ascii="Calibri"/>
          <w:sz w:val="18"/>
        </w:rPr>
        <w:t>analysis</w:t>
      </w:r>
      <w:r>
        <w:rPr>
          <w:rFonts w:ascii="Calibri"/>
          <w:spacing w:val="28"/>
          <w:sz w:val="18"/>
        </w:rPr>
        <w:t xml:space="preserve"> </w:t>
      </w:r>
      <w:r>
        <w:rPr>
          <w:rFonts w:ascii="Calibri"/>
          <w:spacing w:val="-2"/>
          <w:sz w:val="18"/>
        </w:rPr>
        <w:t>window.</w:t>
      </w:r>
    </w:p>
    <w:p w14:paraId="672F346D" w14:textId="77777777" w:rsidR="004E7388" w:rsidRDefault="00000000">
      <w:pPr>
        <w:pStyle w:val="BodyText"/>
        <w:spacing w:before="9"/>
        <w:rPr>
          <w:rFonts w:ascii="Calibri"/>
          <w:sz w:val="5"/>
        </w:rPr>
      </w:pPr>
      <w:r>
        <w:rPr>
          <w:rFonts w:ascii="Calibri"/>
          <w:noProof/>
          <w:sz w:val="5"/>
        </w:rPr>
        <mc:AlternateContent>
          <mc:Choice Requires="wps">
            <w:drawing>
              <wp:anchor distT="0" distB="0" distL="0" distR="0" simplePos="0" relativeHeight="487593472" behindDoc="1" locked="0" layoutInCell="1" allowOverlap="1" wp14:anchorId="3F0B3489" wp14:editId="2BEB368D">
                <wp:simplePos x="0" y="0"/>
                <wp:positionH relativeFrom="page">
                  <wp:posOffset>651598</wp:posOffset>
                </wp:positionH>
                <wp:positionV relativeFrom="paragraph">
                  <wp:posOffset>59709</wp:posOffset>
                </wp:positionV>
                <wp:extent cx="625729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3F1904" id="Graphic 24" o:spid="_x0000_s1026" style="position:absolute;margin-left:51.3pt;margin-top:4.7pt;width:492.7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25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" path="m,l6256794,e" filled="f" strokeweight=".28114mm">
                <v:path arrowok="t"/>
                <w10:wrap type="topAndBottom" anchorx="page"/>
              </v:shape>
            </w:pict>
          </mc:Fallback>
        </mc:AlternateContent>
      </w:r>
    </w:p>
    <w:p w14:paraId="18FB32AF" w14:textId="77777777" w:rsidR="004E7388" w:rsidRDefault="00000000">
      <w:pPr>
        <w:tabs>
          <w:tab w:val="left" w:pos="2363"/>
          <w:tab w:val="left" w:pos="6735"/>
          <w:tab w:val="left" w:pos="7403"/>
        </w:tabs>
        <w:spacing w:before="36"/>
        <w:ind w:left="153"/>
        <w:rPr>
          <w:rFonts w:ascii="Calibri"/>
          <w:sz w:val="16"/>
        </w:rPr>
      </w:pPr>
      <w:r>
        <w:rPr>
          <w:rFonts w:ascii="Calibri"/>
          <w:w w:val="105"/>
          <w:sz w:val="16"/>
        </w:rPr>
        <w:t>Feature</w:t>
      </w:r>
      <w:r>
        <w:rPr>
          <w:rFonts w:ascii="Calibri"/>
          <w:spacing w:val="19"/>
          <w:w w:val="105"/>
          <w:sz w:val="16"/>
        </w:rPr>
        <w:t xml:space="preserve"> </w:t>
      </w:r>
      <w:r>
        <w:rPr>
          <w:rFonts w:ascii="Calibri"/>
          <w:spacing w:val="-2"/>
          <w:w w:val="105"/>
          <w:sz w:val="16"/>
        </w:rPr>
        <w:t>family</w:t>
      </w:r>
      <w:r>
        <w:rPr>
          <w:rFonts w:ascii="Calibri"/>
          <w:sz w:val="16"/>
        </w:rPr>
        <w:tab/>
      </w:r>
      <w:r>
        <w:rPr>
          <w:rFonts w:ascii="Calibri"/>
          <w:spacing w:val="-2"/>
          <w:w w:val="105"/>
          <w:sz w:val="16"/>
        </w:rPr>
        <w:t>Measures</w:t>
      </w:r>
      <w:r>
        <w:rPr>
          <w:rFonts w:ascii="Calibri"/>
          <w:sz w:val="16"/>
        </w:rPr>
        <w:tab/>
      </w:r>
      <w:r>
        <w:rPr>
          <w:rFonts w:ascii="Calibri"/>
          <w:spacing w:val="-2"/>
          <w:w w:val="105"/>
          <w:sz w:val="16"/>
        </w:rPr>
        <w:t>Count</w:t>
      </w:r>
      <w:r>
        <w:rPr>
          <w:rFonts w:ascii="Calibri"/>
          <w:sz w:val="16"/>
        </w:rPr>
        <w:tab/>
      </w:r>
      <w:r>
        <w:rPr>
          <w:rFonts w:ascii="Calibri"/>
          <w:w w:val="105"/>
          <w:sz w:val="16"/>
        </w:rPr>
        <w:t>Why</w:t>
      </w:r>
      <w:r>
        <w:rPr>
          <w:rFonts w:ascii="Calibri"/>
          <w:spacing w:val="27"/>
          <w:w w:val="105"/>
          <w:sz w:val="16"/>
        </w:rPr>
        <w:t xml:space="preserve"> </w:t>
      </w:r>
      <w:r>
        <w:rPr>
          <w:rFonts w:ascii="Calibri"/>
          <w:spacing w:val="-2"/>
          <w:w w:val="105"/>
          <w:sz w:val="16"/>
        </w:rPr>
        <w:t>included</w:t>
      </w:r>
    </w:p>
    <w:p w14:paraId="77D42B6D" w14:textId="77777777" w:rsidR="004E7388" w:rsidRDefault="004E7388">
      <w:pPr>
        <w:rPr>
          <w:rFonts w:ascii="Calibri"/>
          <w:sz w:val="16"/>
        </w:rPr>
        <w:sectPr w:rsidR="004E7388">
          <w:pgSz w:w="11910" w:h="15880"/>
          <w:pgMar w:top="920" w:right="992" w:bottom="700" w:left="992" w:header="702" w:footer="517" w:gutter="0"/>
          <w:cols w:space="720"/>
        </w:sectPr>
      </w:pPr>
    </w:p>
    <w:p w14:paraId="2192FC38" w14:textId="77777777" w:rsidR="004E7388" w:rsidRDefault="00000000">
      <w:pPr>
        <w:tabs>
          <w:tab w:val="left" w:pos="2363"/>
        </w:tabs>
        <w:spacing w:before="94" w:line="192" w:lineRule="exact"/>
        <w:ind w:left="153"/>
        <w:rPr>
          <w:rFonts w:ascii="Calibri"/>
          <w:sz w:val="16"/>
        </w:rPr>
      </w:pPr>
      <w:r>
        <w:rPr>
          <w:rFonts w:ascii="Calibri"/>
          <w:noProof/>
          <w:sz w:val="16"/>
        </w:rPr>
        <mc:AlternateContent>
          <mc:Choice Requires="wps">
            <w:drawing>
              <wp:anchor distT="0" distB="0" distL="0" distR="0" simplePos="0" relativeHeight="15735808" behindDoc="0" locked="0" layoutInCell="1" allowOverlap="1" wp14:anchorId="79987D56" wp14:editId="6A0D3C55">
                <wp:simplePos x="0" y="0"/>
                <wp:positionH relativeFrom="page">
                  <wp:posOffset>651598</wp:posOffset>
                </wp:positionH>
                <wp:positionV relativeFrom="paragraph">
                  <wp:posOffset>33678</wp:posOffset>
                </wp:positionV>
                <wp:extent cx="625729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2A47AF" id="Graphic 25" o:spid="_x0000_s1026" style="position:absolute;margin-left:51.3pt;margin-top:2.65pt;width:492.7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625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" path="m,l6256794,e" filled="f" strokeweight=".17567mm">
                <v:path arrowok="t"/>
                <w10:wrap anchorx="page"/>
              </v:shape>
            </w:pict>
          </mc:Fallback>
        </mc:AlternateContent>
      </w:r>
      <w:r>
        <w:rPr>
          <w:rFonts w:ascii="Calibri"/>
          <w:w w:val="105"/>
          <w:sz w:val="16"/>
        </w:rPr>
        <w:t>Channel-local</w:t>
      </w:r>
      <w:r>
        <w:rPr>
          <w:rFonts w:ascii="Calibri"/>
          <w:spacing w:val="34"/>
          <w:w w:val="105"/>
          <w:sz w:val="16"/>
        </w:rPr>
        <w:t xml:space="preserve"> </w:t>
      </w:r>
      <w:r>
        <w:rPr>
          <w:rFonts w:ascii="Calibri"/>
          <w:spacing w:val="-2"/>
          <w:w w:val="105"/>
          <w:sz w:val="16"/>
        </w:rPr>
        <w:t>spectral</w:t>
      </w:r>
      <w:r>
        <w:rPr>
          <w:rFonts w:ascii="Calibri"/>
          <w:sz w:val="16"/>
        </w:rPr>
        <w:tab/>
      </w:r>
      <w:r>
        <w:rPr>
          <w:rFonts w:ascii="Calibri"/>
          <w:w w:val="105"/>
          <w:sz w:val="16"/>
        </w:rPr>
        <w:t>Absolute</w:t>
      </w:r>
      <w:r>
        <w:rPr>
          <w:rFonts w:ascii="Calibri"/>
          <w:spacing w:val="17"/>
          <w:w w:val="105"/>
          <w:sz w:val="16"/>
        </w:rPr>
        <w:t xml:space="preserve"> </w:t>
      </w:r>
      <w:r>
        <w:rPr>
          <w:rFonts w:ascii="Calibri"/>
          <w:w w:val="105"/>
          <w:sz w:val="16"/>
        </w:rPr>
        <w:t>and</w:t>
      </w:r>
      <w:r>
        <w:rPr>
          <w:rFonts w:ascii="Calibri"/>
          <w:spacing w:val="18"/>
          <w:w w:val="105"/>
          <w:sz w:val="16"/>
        </w:rPr>
        <w:t xml:space="preserve"> </w:t>
      </w:r>
      <w:r>
        <w:rPr>
          <w:rFonts w:ascii="Calibri"/>
          <w:w w:val="105"/>
          <w:sz w:val="16"/>
        </w:rPr>
        <w:t>relative</w:t>
      </w:r>
      <w:r>
        <w:rPr>
          <w:rFonts w:ascii="Calibri"/>
          <w:spacing w:val="18"/>
          <w:w w:val="105"/>
          <w:sz w:val="16"/>
        </w:rPr>
        <w:t xml:space="preserve"> </w:t>
      </w:r>
      <w:r>
        <w:rPr>
          <w:rFonts w:ascii="Calibri"/>
          <w:w w:val="105"/>
          <w:sz w:val="16"/>
        </w:rPr>
        <w:t>delta,</w:t>
      </w:r>
      <w:r>
        <w:rPr>
          <w:rFonts w:ascii="Calibri"/>
          <w:spacing w:val="17"/>
          <w:w w:val="105"/>
          <w:sz w:val="16"/>
        </w:rPr>
        <w:t xml:space="preserve"> </w:t>
      </w:r>
      <w:r>
        <w:rPr>
          <w:rFonts w:ascii="Calibri"/>
          <w:w w:val="105"/>
          <w:sz w:val="16"/>
        </w:rPr>
        <w:t>theta,</w:t>
      </w:r>
      <w:r>
        <w:rPr>
          <w:rFonts w:ascii="Calibri"/>
          <w:spacing w:val="18"/>
          <w:w w:val="105"/>
          <w:sz w:val="16"/>
        </w:rPr>
        <w:t xml:space="preserve"> </w:t>
      </w:r>
      <w:r>
        <w:rPr>
          <w:rFonts w:ascii="Calibri"/>
          <w:spacing w:val="-2"/>
          <w:w w:val="105"/>
          <w:sz w:val="16"/>
        </w:rPr>
        <w:t>alpha,</w:t>
      </w:r>
    </w:p>
    <w:p w14:paraId="1EE2C158" w14:textId="77777777" w:rsidR="004E7388" w:rsidRDefault="00000000">
      <w:pPr>
        <w:spacing w:before="1" w:line="232" w:lineRule="auto"/>
        <w:ind w:left="2363" w:right="38"/>
        <w:rPr>
          <w:rFonts w:ascii="Calibri"/>
          <w:sz w:val="16"/>
        </w:rPr>
      </w:pPr>
      <w:r>
        <w:rPr>
          <w:rFonts w:ascii="Calibri"/>
          <w:w w:val="105"/>
          <w:sz w:val="16"/>
        </w:rPr>
        <w:t>beta, and gamma power; total power;</w:t>
      </w:r>
      <w:r>
        <w:rPr>
          <w:rFonts w:ascii="Calibri"/>
          <w:spacing w:val="40"/>
          <w:w w:val="105"/>
          <w:sz w:val="16"/>
        </w:rPr>
        <w:t xml:space="preserve"> </w:t>
      </w:r>
      <w:r>
        <w:rPr>
          <w:rFonts w:ascii="Calibri"/>
          <w:w w:val="105"/>
          <w:sz w:val="16"/>
        </w:rPr>
        <w:t>frequency-weighted power; SEF90 and SEF95;</w:t>
      </w:r>
      <w:r>
        <w:rPr>
          <w:rFonts w:ascii="Calibri"/>
          <w:spacing w:val="40"/>
          <w:w w:val="105"/>
          <w:sz w:val="16"/>
        </w:rPr>
        <w:t xml:space="preserve"> </w:t>
      </w:r>
      <w:r>
        <w:rPr>
          <w:rFonts w:ascii="Calibri"/>
          <w:w w:val="105"/>
          <w:sz w:val="16"/>
        </w:rPr>
        <w:t>PSD mean, standard deviation, maximum,</w:t>
      </w:r>
      <w:r>
        <w:rPr>
          <w:rFonts w:ascii="Calibri"/>
          <w:spacing w:val="40"/>
          <w:w w:val="105"/>
          <w:sz w:val="16"/>
        </w:rPr>
        <w:t xml:space="preserve"> </w:t>
      </w:r>
      <w:r>
        <w:rPr>
          <w:rFonts w:ascii="Calibri"/>
          <w:w w:val="105"/>
          <w:sz w:val="16"/>
        </w:rPr>
        <w:t>minimum, median, skewness, and kurtosis</w:t>
      </w:r>
    </w:p>
    <w:p w14:paraId="7C200E01" w14:textId="77777777" w:rsidR="004E7388" w:rsidRDefault="00000000">
      <w:pPr>
        <w:spacing w:before="94" w:line="192" w:lineRule="exact"/>
        <w:ind w:right="38"/>
        <w:jc w:val="right"/>
        <w:rPr>
          <w:rFonts w:ascii="Calibri"/>
          <w:sz w:val="16"/>
        </w:rPr>
      </w:pPr>
      <w:r>
        <w:br w:type="column"/>
      </w:r>
      <w:r>
        <w:rPr>
          <w:rFonts w:ascii="Calibri"/>
          <w:sz w:val="16"/>
        </w:rPr>
        <w:t>21/channel</w:t>
      </w:r>
      <w:r>
        <w:rPr>
          <w:rFonts w:ascii="Calibri"/>
          <w:spacing w:val="64"/>
          <w:sz w:val="16"/>
        </w:rPr>
        <w:t xml:space="preserve"> </w:t>
      </w:r>
      <w:r>
        <w:rPr>
          <w:rFonts w:ascii="Calibri"/>
          <w:spacing w:val="-5"/>
          <w:sz w:val="16"/>
        </w:rPr>
        <w:t>(84</w:t>
      </w:r>
    </w:p>
    <w:p w14:paraId="74C62FAD" w14:textId="77777777" w:rsidR="004E7388" w:rsidRDefault="00000000">
      <w:pPr>
        <w:spacing w:line="192" w:lineRule="exact"/>
        <w:ind w:right="38"/>
        <w:jc w:val="right"/>
        <w:rPr>
          <w:rFonts w:ascii="Calibri"/>
          <w:sz w:val="16"/>
        </w:rPr>
      </w:pPr>
      <w:r>
        <w:rPr>
          <w:rFonts w:ascii="Calibri"/>
          <w:spacing w:val="-2"/>
          <w:w w:val="110"/>
          <w:sz w:val="16"/>
        </w:rPr>
        <w:t>total)</w:t>
      </w:r>
    </w:p>
    <w:p w14:paraId="721FEEAA" w14:textId="77777777" w:rsidR="004E7388" w:rsidRDefault="00000000">
      <w:pPr>
        <w:spacing w:before="98" w:line="232" w:lineRule="auto"/>
        <w:ind w:left="153" w:right="107"/>
        <w:rPr>
          <w:rFonts w:ascii="Calibri"/>
          <w:sz w:val="16"/>
        </w:rPr>
      </w:pPr>
      <w:r>
        <w:br w:type="column"/>
      </w:r>
      <w:r>
        <w:rPr>
          <w:rFonts w:ascii="Calibri"/>
          <w:w w:val="105"/>
          <w:sz w:val="16"/>
        </w:rPr>
        <w:t>Canonical resting-state EEG</w:t>
      </w:r>
      <w:r>
        <w:rPr>
          <w:rFonts w:ascii="Calibri"/>
          <w:spacing w:val="40"/>
          <w:w w:val="105"/>
          <w:sz w:val="16"/>
        </w:rPr>
        <w:t xml:space="preserve"> </w:t>
      </w:r>
      <w:r>
        <w:rPr>
          <w:rFonts w:ascii="Calibri"/>
          <w:w w:val="105"/>
          <w:sz w:val="16"/>
        </w:rPr>
        <w:t>descriptors</w:t>
      </w:r>
      <w:r>
        <w:rPr>
          <w:rFonts w:ascii="Calibri"/>
          <w:spacing w:val="-1"/>
          <w:w w:val="105"/>
          <w:sz w:val="16"/>
        </w:rPr>
        <w:t xml:space="preserve"> </w:t>
      </w:r>
      <w:r>
        <w:rPr>
          <w:rFonts w:ascii="Calibri"/>
          <w:w w:val="105"/>
          <w:sz w:val="16"/>
        </w:rPr>
        <w:t>with</w:t>
      </w:r>
      <w:r>
        <w:rPr>
          <w:rFonts w:ascii="Calibri"/>
          <w:spacing w:val="-1"/>
          <w:w w:val="105"/>
          <w:sz w:val="16"/>
        </w:rPr>
        <w:t xml:space="preserve"> </w:t>
      </w:r>
      <w:r>
        <w:rPr>
          <w:rFonts w:ascii="Calibri"/>
          <w:w w:val="105"/>
          <w:sz w:val="16"/>
        </w:rPr>
        <w:t>clear</w:t>
      </w:r>
      <w:r>
        <w:rPr>
          <w:rFonts w:ascii="Calibri"/>
          <w:spacing w:val="-1"/>
          <w:w w:val="105"/>
          <w:sz w:val="16"/>
        </w:rPr>
        <w:t xml:space="preserve"> </w:t>
      </w:r>
      <w:r>
        <w:rPr>
          <w:rFonts w:ascii="Calibri"/>
          <w:w w:val="105"/>
          <w:sz w:val="16"/>
        </w:rPr>
        <w:t>band-level</w:t>
      </w:r>
      <w:r>
        <w:rPr>
          <w:rFonts w:ascii="Calibri"/>
          <w:spacing w:val="40"/>
          <w:w w:val="105"/>
          <w:sz w:val="16"/>
        </w:rPr>
        <w:t xml:space="preserve"> </w:t>
      </w:r>
      <w:r>
        <w:rPr>
          <w:rFonts w:ascii="Calibri"/>
          <w:w w:val="105"/>
          <w:sz w:val="16"/>
        </w:rPr>
        <w:t>interpretation and strong</w:t>
      </w:r>
      <w:r>
        <w:rPr>
          <w:rFonts w:ascii="Calibri"/>
          <w:spacing w:val="40"/>
          <w:w w:val="105"/>
          <w:sz w:val="16"/>
        </w:rPr>
        <w:t xml:space="preserve"> </w:t>
      </w:r>
      <w:r>
        <w:rPr>
          <w:rFonts w:ascii="Calibri"/>
          <w:w w:val="105"/>
          <w:sz w:val="16"/>
        </w:rPr>
        <w:t>precedent in depression EEG</w:t>
      </w:r>
    </w:p>
    <w:p w14:paraId="4E13E279" w14:textId="77777777" w:rsidR="004E7388" w:rsidRDefault="004E7388">
      <w:pPr>
        <w:spacing w:line="232" w:lineRule="auto"/>
        <w:rPr>
          <w:rFonts w:ascii="Calibri"/>
          <w:sz w:val="16"/>
        </w:rPr>
        <w:sectPr w:rsidR="004E7388">
          <w:type w:val="continuous"/>
          <w:pgSz w:w="11910" w:h="15880"/>
          <w:pgMar w:top="980" w:right="992" w:bottom="700" w:left="992" w:header="702" w:footer="517" w:gutter="0"/>
          <w:cols w:num="3" w:space="720" w:equalWidth="0">
            <w:col w:w="5673" w:space="257"/>
            <w:col w:w="1275" w:space="45"/>
            <w:col w:w="2676"/>
          </w:cols>
        </w:sectPr>
      </w:pPr>
    </w:p>
    <w:p w14:paraId="6BE41964" w14:textId="77777777" w:rsidR="004E7388" w:rsidRDefault="00000000">
      <w:pPr>
        <w:spacing w:line="232" w:lineRule="auto"/>
        <w:ind w:left="153" w:right="38"/>
        <w:rPr>
          <w:rFonts w:ascii="Calibri"/>
          <w:sz w:val="16"/>
        </w:rPr>
      </w:pPr>
      <w:r>
        <w:rPr>
          <w:rFonts w:ascii="Calibri"/>
          <w:w w:val="105"/>
          <w:sz w:val="16"/>
        </w:rPr>
        <w:t>Channel-local time domain</w:t>
      </w:r>
      <w:r>
        <w:rPr>
          <w:rFonts w:ascii="Calibri"/>
          <w:spacing w:val="40"/>
          <w:w w:val="105"/>
          <w:sz w:val="16"/>
        </w:rPr>
        <w:t xml:space="preserve"> </w:t>
      </w:r>
      <w:r>
        <w:rPr>
          <w:rFonts w:ascii="Calibri"/>
          <w:w w:val="105"/>
          <w:sz w:val="16"/>
        </w:rPr>
        <w:t>and Hjorth</w:t>
      </w:r>
    </w:p>
    <w:p w14:paraId="28AEFE93" w14:textId="77777777" w:rsidR="004E7388" w:rsidRDefault="004E7388">
      <w:pPr>
        <w:pStyle w:val="BodyText"/>
        <w:rPr>
          <w:rFonts w:ascii="Calibri"/>
          <w:sz w:val="16"/>
        </w:rPr>
      </w:pPr>
    </w:p>
    <w:p w14:paraId="5C6920CC" w14:textId="77777777" w:rsidR="004E7388" w:rsidRDefault="004E7388">
      <w:pPr>
        <w:pStyle w:val="BodyText"/>
        <w:spacing w:before="176"/>
        <w:rPr>
          <w:rFonts w:ascii="Calibri"/>
          <w:sz w:val="16"/>
        </w:rPr>
      </w:pPr>
    </w:p>
    <w:p w14:paraId="481C1251" w14:textId="77777777" w:rsidR="004E7388" w:rsidRDefault="00000000">
      <w:pPr>
        <w:spacing w:line="232" w:lineRule="auto"/>
        <w:ind w:left="153" w:right="81"/>
        <w:rPr>
          <w:rFonts w:ascii="Calibri"/>
          <w:sz w:val="16"/>
        </w:rPr>
      </w:pPr>
      <w:r>
        <w:rPr>
          <w:rFonts w:ascii="Calibri"/>
          <w:w w:val="105"/>
          <w:sz w:val="16"/>
        </w:rPr>
        <w:t>Channel-local entropy and</w:t>
      </w:r>
      <w:r>
        <w:rPr>
          <w:rFonts w:ascii="Calibri"/>
          <w:spacing w:val="40"/>
          <w:w w:val="105"/>
          <w:sz w:val="16"/>
        </w:rPr>
        <w:t xml:space="preserve"> </w:t>
      </w:r>
      <w:r>
        <w:rPr>
          <w:rFonts w:ascii="Calibri"/>
          <w:w w:val="105"/>
          <w:sz w:val="16"/>
        </w:rPr>
        <w:t>nonlinear complexity</w:t>
      </w:r>
    </w:p>
    <w:p w14:paraId="77F78FF4" w14:textId="77777777" w:rsidR="004E7388" w:rsidRDefault="00000000">
      <w:pPr>
        <w:spacing w:line="232" w:lineRule="auto"/>
        <w:ind w:left="153" w:right="22"/>
        <w:rPr>
          <w:rFonts w:ascii="Calibri"/>
          <w:sz w:val="16"/>
        </w:rPr>
      </w:pPr>
      <w:r>
        <w:br w:type="column"/>
      </w:r>
      <w:r>
        <w:rPr>
          <w:rFonts w:ascii="Calibri"/>
          <w:w w:val="105"/>
          <w:sz w:val="16"/>
        </w:rPr>
        <w:t>Mean, standard deviation, variance, skewness,</w:t>
      </w:r>
      <w:r>
        <w:rPr>
          <w:rFonts w:ascii="Calibri"/>
          <w:spacing w:val="40"/>
          <w:w w:val="105"/>
          <w:sz w:val="16"/>
        </w:rPr>
        <w:t xml:space="preserve"> </w:t>
      </w:r>
      <w:r>
        <w:rPr>
          <w:rFonts w:ascii="Calibri"/>
          <w:w w:val="105"/>
          <w:sz w:val="16"/>
        </w:rPr>
        <w:t>kurtosis, root-mean-square amplitude,</w:t>
      </w:r>
    </w:p>
    <w:p w14:paraId="6F5A7E5F" w14:textId="77777777" w:rsidR="004E7388" w:rsidRDefault="00000000">
      <w:pPr>
        <w:spacing w:line="232" w:lineRule="auto"/>
        <w:ind w:left="153" w:right="202"/>
        <w:rPr>
          <w:rFonts w:ascii="Calibri"/>
          <w:sz w:val="16"/>
        </w:rPr>
      </w:pPr>
      <w:r>
        <w:rPr>
          <w:rFonts w:ascii="Calibri"/>
          <w:w w:val="105"/>
          <w:sz w:val="16"/>
        </w:rPr>
        <w:t>peak-to-peak range, zero crossings, mean</w:t>
      </w:r>
      <w:r>
        <w:rPr>
          <w:rFonts w:ascii="Calibri"/>
          <w:spacing w:val="40"/>
          <w:w w:val="105"/>
          <w:sz w:val="16"/>
        </w:rPr>
        <w:t xml:space="preserve"> </w:t>
      </w:r>
      <w:r>
        <w:rPr>
          <w:rFonts w:ascii="Calibri"/>
          <w:w w:val="105"/>
          <w:sz w:val="16"/>
        </w:rPr>
        <w:t>absolute deviation, Hjorth activity, mobility,</w:t>
      </w:r>
      <w:r>
        <w:rPr>
          <w:rFonts w:ascii="Calibri"/>
          <w:spacing w:val="40"/>
          <w:w w:val="105"/>
          <w:sz w:val="16"/>
        </w:rPr>
        <w:t xml:space="preserve"> </w:t>
      </w:r>
      <w:r>
        <w:rPr>
          <w:rFonts w:ascii="Calibri"/>
          <w:w w:val="105"/>
          <w:sz w:val="16"/>
        </w:rPr>
        <w:t>and complexity</w:t>
      </w:r>
    </w:p>
    <w:p w14:paraId="7DAEF094" w14:textId="77777777" w:rsidR="004E7388" w:rsidRDefault="00000000">
      <w:pPr>
        <w:spacing w:line="232" w:lineRule="auto"/>
        <w:ind w:left="153" w:right="22"/>
        <w:rPr>
          <w:rFonts w:ascii="Calibri"/>
          <w:sz w:val="16"/>
        </w:rPr>
      </w:pPr>
      <w:r>
        <w:rPr>
          <w:rFonts w:ascii="Calibri"/>
          <w:w w:val="105"/>
          <w:sz w:val="16"/>
        </w:rPr>
        <w:t>Sample entropy, spectral entropy, correlation</w:t>
      </w:r>
      <w:r>
        <w:rPr>
          <w:rFonts w:ascii="Calibri"/>
          <w:spacing w:val="40"/>
          <w:w w:val="105"/>
          <w:sz w:val="16"/>
        </w:rPr>
        <w:t xml:space="preserve"> </w:t>
      </w:r>
      <w:r>
        <w:rPr>
          <w:rFonts w:ascii="Calibri"/>
          <w:w w:val="105"/>
          <w:sz w:val="16"/>
        </w:rPr>
        <w:t>dimension, Hurst exponent, Lyapunov</w:t>
      </w:r>
      <w:r>
        <w:rPr>
          <w:rFonts w:ascii="Calibri"/>
          <w:spacing w:val="40"/>
          <w:w w:val="105"/>
          <w:sz w:val="16"/>
        </w:rPr>
        <w:t xml:space="preserve"> </w:t>
      </w:r>
      <w:r>
        <w:rPr>
          <w:rFonts w:ascii="Calibri"/>
          <w:w w:val="105"/>
          <w:sz w:val="16"/>
        </w:rPr>
        <w:t>exponent, and detrended fluctuation analysis</w:t>
      </w:r>
    </w:p>
    <w:p w14:paraId="3B505786" w14:textId="77777777" w:rsidR="004E7388" w:rsidRDefault="00000000">
      <w:pPr>
        <w:spacing w:line="188" w:lineRule="exact"/>
        <w:ind w:right="38"/>
        <w:jc w:val="right"/>
        <w:rPr>
          <w:rFonts w:ascii="Calibri"/>
          <w:sz w:val="16"/>
        </w:rPr>
      </w:pPr>
      <w:r>
        <w:br w:type="column"/>
      </w:r>
      <w:r>
        <w:rPr>
          <w:rFonts w:ascii="Calibri"/>
          <w:sz w:val="16"/>
        </w:rPr>
        <w:t>12/channel</w:t>
      </w:r>
      <w:r>
        <w:rPr>
          <w:rFonts w:ascii="Calibri"/>
          <w:spacing w:val="64"/>
          <w:sz w:val="16"/>
        </w:rPr>
        <w:t xml:space="preserve"> </w:t>
      </w:r>
      <w:r>
        <w:rPr>
          <w:rFonts w:ascii="Calibri"/>
          <w:spacing w:val="-5"/>
          <w:sz w:val="16"/>
        </w:rPr>
        <w:t>(48</w:t>
      </w:r>
    </w:p>
    <w:p w14:paraId="143A8FF7" w14:textId="77777777" w:rsidR="004E7388" w:rsidRDefault="00000000">
      <w:pPr>
        <w:spacing w:line="192" w:lineRule="exact"/>
        <w:ind w:right="38"/>
        <w:jc w:val="right"/>
        <w:rPr>
          <w:rFonts w:ascii="Calibri"/>
          <w:sz w:val="16"/>
        </w:rPr>
      </w:pPr>
      <w:r>
        <w:rPr>
          <w:rFonts w:ascii="Calibri"/>
          <w:spacing w:val="-2"/>
          <w:w w:val="110"/>
          <w:sz w:val="16"/>
        </w:rPr>
        <w:t>total)</w:t>
      </w:r>
    </w:p>
    <w:p w14:paraId="25B1B9DE" w14:textId="77777777" w:rsidR="004E7388" w:rsidRDefault="004E7388">
      <w:pPr>
        <w:pStyle w:val="BodyText"/>
        <w:rPr>
          <w:rFonts w:ascii="Calibri"/>
          <w:sz w:val="16"/>
        </w:rPr>
      </w:pPr>
    </w:p>
    <w:p w14:paraId="2E3449E6" w14:textId="77777777" w:rsidR="004E7388" w:rsidRDefault="004E7388">
      <w:pPr>
        <w:pStyle w:val="BodyText"/>
        <w:spacing w:before="171"/>
        <w:rPr>
          <w:rFonts w:ascii="Calibri"/>
          <w:sz w:val="16"/>
        </w:rPr>
      </w:pPr>
    </w:p>
    <w:p w14:paraId="2703C4A3" w14:textId="77777777" w:rsidR="004E7388" w:rsidRDefault="00000000">
      <w:pPr>
        <w:spacing w:line="192" w:lineRule="exact"/>
        <w:ind w:right="38"/>
        <w:jc w:val="right"/>
        <w:rPr>
          <w:rFonts w:ascii="Calibri"/>
          <w:sz w:val="16"/>
        </w:rPr>
      </w:pPr>
      <w:r>
        <w:rPr>
          <w:rFonts w:ascii="Calibri"/>
          <w:w w:val="105"/>
          <w:sz w:val="16"/>
        </w:rPr>
        <w:t>6/channel</w:t>
      </w:r>
      <w:r>
        <w:rPr>
          <w:rFonts w:ascii="Calibri"/>
          <w:spacing w:val="29"/>
          <w:w w:val="110"/>
          <w:sz w:val="16"/>
        </w:rPr>
        <w:t xml:space="preserve"> </w:t>
      </w:r>
      <w:r>
        <w:rPr>
          <w:rFonts w:ascii="Calibri"/>
          <w:spacing w:val="-5"/>
          <w:w w:val="110"/>
          <w:sz w:val="16"/>
        </w:rPr>
        <w:t>(24</w:t>
      </w:r>
    </w:p>
    <w:p w14:paraId="569B7103" w14:textId="77777777" w:rsidR="004E7388" w:rsidRDefault="00000000">
      <w:pPr>
        <w:spacing w:line="192" w:lineRule="exact"/>
        <w:ind w:right="38"/>
        <w:jc w:val="right"/>
        <w:rPr>
          <w:rFonts w:ascii="Calibri"/>
          <w:sz w:val="16"/>
        </w:rPr>
      </w:pPr>
      <w:r>
        <w:rPr>
          <w:rFonts w:ascii="Calibri"/>
          <w:spacing w:val="-2"/>
          <w:w w:val="110"/>
          <w:sz w:val="16"/>
        </w:rPr>
        <w:t>total)</w:t>
      </w:r>
    </w:p>
    <w:p w14:paraId="244B6B17" w14:textId="77777777" w:rsidR="004E7388" w:rsidRDefault="00000000">
      <w:pPr>
        <w:spacing w:line="232" w:lineRule="auto"/>
        <w:ind w:left="153" w:right="322"/>
        <w:jc w:val="both"/>
        <w:rPr>
          <w:rFonts w:ascii="Calibri"/>
          <w:sz w:val="16"/>
        </w:rPr>
      </w:pPr>
      <w:r>
        <w:br w:type="column"/>
      </w:r>
      <w:r>
        <w:rPr>
          <w:rFonts w:ascii="Calibri"/>
          <w:w w:val="105"/>
          <w:sz w:val="16"/>
        </w:rPr>
        <w:t>Captures amplitude dispersion,</w:t>
      </w:r>
      <w:r>
        <w:rPr>
          <w:rFonts w:ascii="Calibri"/>
          <w:spacing w:val="40"/>
          <w:w w:val="105"/>
          <w:sz w:val="16"/>
        </w:rPr>
        <w:t xml:space="preserve"> </w:t>
      </w:r>
      <w:r>
        <w:rPr>
          <w:rFonts w:ascii="Calibri"/>
          <w:w w:val="105"/>
          <w:sz w:val="16"/>
        </w:rPr>
        <w:t>oscillatory rate, roughness, and</w:t>
      </w:r>
      <w:r>
        <w:rPr>
          <w:rFonts w:ascii="Calibri"/>
          <w:spacing w:val="40"/>
          <w:w w:val="105"/>
          <w:sz w:val="16"/>
        </w:rPr>
        <w:t xml:space="preserve"> </w:t>
      </w:r>
      <w:r>
        <w:rPr>
          <w:rFonts w:ascii="Calibri"/>
          <w:w w:val="105"/>
          <w:sz w:val="16"/>
        </w:rPr>
        <w:t>short-window morphology with</w:t>
      </w:r>
      <w:r>
        <w:rPr>
          <w:rFonts w:ascii="Calibri"/>
          <w:spacing w:val="40"/>
          <w:w w:val="105"/>
          <w:sz w:val="16"/>
        </w:rPr>
        <w:t xml:space="preserve"> </w:t>
      </w:r>
      <w:r>
        <w:rPr>
          <w:rFonts w:ascii="Calibri"/>
          <w:w w:val="105"/>
          <w:sz w:val="16"/>
        </w:rPr>
        <w:t>low computational cost</w:t>
      </w:r>
    </w:p>
    <w:p w14:paraId="7C581384" w14:textId="77777777" w:rsidR="004E7388" w:rsidRDefault="00000000">
      <w:pPr>
        <w:spacing w:before="188" w:line="232" w:lineRule="auto"/>
        <w:ind w:left="153" w:right="333"/>
        <w:rPr>
          <w:rFonts w:ascii="Calibri"/>
          <w:sz w:val="16"/>
        </w:rPr>
      </w:pPr>
      <w:r>
        <w:rPr>
          <w:rFonts w:ascii="Calibri"/>
          <w:w w:val="105"/>
          <w:sz w:val="16"/>
        </w:rPr>
        <w:t>Captures irregularity and</w:t>
      </w:r>
      <w:r>
        <w:rPr>
          <w:rFonts w:ascii="Calibri"/>
          <w:spacing w:val="40"/>
          <w:w w:val="105"/>
          <w:sz w:val="16"/>
        </w:rPr>
        <w:t xml:space="preserve"> </w:t>
      </w:r>
      <w:r>
        <w:rPr>
          <w:rFonts w:ascii="Calibri"/>
          <w:w w:val="105"/>
          <w:sz w:val="16"/>
        </w:rPr>
        <w:t>complexity</w:t>
      </w:r>
      <w:r>
        <w:rPr>
          <w:rFonts w:ascii="Calibri"/>
          <w:spacing w:val="-2"/>
          <w:w w:val="105"/>
          <w:sz w:val="16"/>
        </w:rPr>
        <w:t xml:space="preserve"> </w:t>
      </w:r>
      <w:r>
        <w:rPr>
          <w:rFonts w:ascii="Calibri"/>
          <w:w w:val="105"/>
          <w:sz w:val="16"/>
        </w:rPr>
        <w:t>beyond</w:t>
      </w:r>
      <w:r>
        <w:rPr>
          <w:rFonts w:ascii="Calibri"/>
          <w:spacing w:val="-1"/>
          <w:w w:val="105"/>
          <w:sz w:val="16"/>
        </w:rPr>
        <w:t xml:space="preserve"> </w:t>
      </w:r>
      <w:r>
        <w:rPr>
          <w:rFonts w:ascii="Calibri"/>
          <w:w w:val="105"/>
          <w:sz w:val="16"/>
        </w:rPr>
        <w:t>band-power</w:t>
      </w:r>
      <w:r>
        <w:rPr>
          <w:rFonts w:ascii="Calibri"/>
          <w:spacing w:val="40"/>
          <w:w w:val="105"/>
          <w:sz w:val="16"/>
        </w:rPr>
        <w:t xml:space="preserve"> </w:t>
      </w:r>
      <w:r>
        <w:rPr>
          <w:rFonts w:ascii="Calibri"/>
          <w:spacing w:val="-2"/>
          <w:w w:val="105"/>
          <w:sz w:val="16"/>
        </w:rPr>
        <w:t>summaries</w:t>
      </w:r>
    </w:p>
    <w:p w14:paraId="59F197B4" w14:textId="77777777" w:rsidR="004E7388" w:rsidRDefault="004E7388">
      <w:pPr>
        <w:spacing w:line="232" w:lineRule="auto"/>
        <w:rPr>
          <w:rFonts w:ascii="Calibri"/>
          <w:sz w:val="16"/>
        </w:rPr>
        <w:sectPr w:rsidR="004E7388">
          <w:type w:val="continuous"/>
          <w:pgSz w:w="11910" w:h="15880"/>
          <w:pgMar w:top="980" w:right="992" w:bottom="700" w:left="992" w:header="702" w:footer="517" w:gutter="0"/>
          <w:cols w:num="4" w:space="720" w:equalWidth="0">
            <w:col w:w="2085" w:space="125"/>
            <w:col w:w="3438" w:space="282"/>
            <w:col w:w="1275" w:space="45"/>
            <w:col w:w="2676"/>
          </w:cols>
        </w:sectPr>
      </w:pPr>
    </w:p>
    <w:p w14:paraId="2455ABAF" w14:textId="77777777" w:rsidR="004E7388" w:rsidRDefault="00000000">
      <w:pPr>
        <w:spacing w:line="232" w:lineRule="auto"/>
        <w:ind w:left="153" w:right="38"/>
        <w:rPr>
          <w:rFonts w:ascii="Calibri"/>
          <w:sz w:val="16"/>
        </w:rPr>
      </w:pPr>
      <w:r>
        <w:rPr>
          <w:rFonts w:ascii="Calibri"/>
          <w:w w:val="105"/>
          <w:sz w:val="16"/>
        </w:rPr>
        <w:t>Band-power</w:t>
      </w:r>
      <w:r>
        <w:rPr>
          <w:rFonts w:ascii="Calibri"/>
          <w:spacing w:val="-2"/>
          <w:w w:val="105"/>
          <w:sz w:val="16"/>
        </w:rPr>
        <w:t xml:space="preserve"> </w:t>
      </w:r>
      <w:r>
        <w:rPr>
          <w:rFonts w:ascii="Calibri"/>
          <w:w w:val="105"/>
          <w:sz w:val="16"/>
        </w:rPr>
        <w:t>asymmetry</w:t>
      </w:r>
      <w:r>
        <w:rPr>
          <w:rFonts w:ascii="Calibri"/>
          <w:spacing w:val="-2"/>
          <w:w w:val="105"/>
          <w:sz w:val="16"/>
        </w:rPr>
        <w:t xml:space="preserve"> </w:t>
      </w:r>
      <w:r>
        <w:rPr>
          <w:rFonts w:ascii="Calibri"/>
          <w:w w:val="105"/>
          <w:sz w:val="16"/>
        </w:rPr>
        <w:t>and</w:t>
      </w:r>
      <w:r>
        <w:rPr>
          <w:rFonts w:ascii="Calibri"/>
          <w:spacing w:val="40"/>
          <w:w w:val="105"/>
          <w:sz w:val="16"/>
        </w:rPr>
        <w:t xml:space="preserve"> </w:t>
      </w:r>
      <w:r>
        <w:rPr>
          <w:rFonts w:ascii="Calibri"/>
          <w:spacing w:val="-2"/>
          <w:w w:val="105"/>
          <w:sz w:val="16"/>
        </w:rPr>
        <w:t>frontal-temporal</w:t>
      </w:r>
      <w:r>
        <w:rPr>
          <w:rFonts w:ascii="Calibri"/>
          <w:spacing w:val="80"/>
          <w:w w:val="105"/>
          <w:sz w:val="16"/>
        </w:rPr>
        <w:t xml:space="preserve"> </w:t>
      </w:r>
      <w:r>
        <w:rPr>
          <w:rFonts w:ascii="Calibri"/>
          <w:spacing w:val="-2"/>
          <w:w w:val="105"/>
          <w:sz w:val="16"/>
        </w:rPr>
        <w:t>interactions</w:t>
      </w:r>
    </w:p>
    <w:p w14:paraId="05A82382" w14:textId="77777777" w:rsidR="004E7388" w:rsidRDefault="00000000">
      <w:pPr>
        <w:spacing w:line="232" w:lineRule="auto"/>
        <w:ind w:left="153" w:right="38"/>
        <w:rPr>
          <w:rFonts w:ascii="Calibri"/>
          <w:sz w:val="16"/>
        </w:rPr>
      </w:pPr>
      <w:r>
        <w:br w:type="column"/>
      </w:r>
      <w:r>
        <w:rPr>
          <w:rFonts w:ascii="Calibri"/>
          <w:w w:val="105"/>
          <w:sz w:val="16"/>
        </w:rPr>
        <w:t>Frontal and temporal asymmetry, hemispheric</w:t>
      </w:r>
      <w:r>
        <w:rPr>
          <w:rFonts w:ascii="Calibri"/>
          <w:spacing w:val="40"/>
          <w:w w:val="105"/>
          <w:sz w:val="16"/>
        </w:rPr>
        <w:t xml:space="preserve"> </w:t>
      </w:r>
      <w:r>
        <w:rPr>
          <w:rFonts w:ascii="Calibri"/>
          <w:w w:val="105"/>
          <w:sz w:val="16"/>
        </w:rPr>
        <w:t>asymmetry, ipsilateral frontal-temporal ratios</w:t>
      </w:r>
      <w:r>
        <w:rPr>
          <w:rFonts w:ascii="Calibri"/>
          <w:spacing w:val="40"/>
          <w:w w:val="105"/>
          <w:sz w:val="16"/>
        </w:rPr>
        <w:t xml:space="preserve"> </w:t>
      </w:r>
      <w:r>
        <w:rPr>
          <w:rFonts w:ascii="Calibri"/>
          <w:w w:val="105"/>
          <w:sz w:val="16"/>
        </w:rPr>
        <w:t>and normalized differences, and diagonal</w:t>
      </w:r>
    </w:p>
    <w:p w14:paraId="1E66D7EB" w14:textId="77777777" w:rsidR="004E7388" w:rsidRDefault="00000000">
      <w:pPr>
        <w:spacing w:line="232" w:lineRule="auto"/>
        <w:ind w:left="153" w:right="141"/>
        <w:rPr>
          <w:rFonts w:ascii="Calibri"/>
          <w:sz w:val="16"/>
        </w:rPr>
      </w:pPr>
      <w:r>
        <w:rPr>
          <w:rFonts w:ascii="Calibri"/>
          <w:w w:val="110"/>
          <w:sz w:val="16"/>
        </w:rPr>
        <w:t>AF7-TP10 and AF8-TP9 interactions across</w:t>
      </w:r>
      <w:r>
        <w:rPr>
          <w:rFonts w:ascii="Calibri"/>
          <w:spacing w:val="40"/>
          <w:w w:val="110"/>
          <w:sz w:val="16"/>
        </w:rPr>
        <w:t xml:space="preserve"> </w:t>
      </w:r>
      <w:r>
        <w:rPr>
          <w:rFonts w:ascii="Calibri"/>
          <w:w w:val="110"/>
          <w:sz w:val="16"/>
        </w:rPr>
        <w:t>frequency bands</w:t>
      </w:r>
    </w:p>
    <w:p w14:paraId="6A7613DB" w14:textId="77777777" w:rsidR="004E7388" w:rsidRDefault="00000000">
      <w:pPr>
        <w:tabs>
          <w:tab w:val="left" w:pos="947"/>
        </w:tabs>
        <w:spacing w:line="186" w:lineRule="exact"/>
        <w:ind w:left="153"/>
        <w:rPr>
          <w:rFonts w:ascii="Calibri"/>
          <w:sz w:val="16"/>
        </w:rPr>
      </w:pPr>
      <w:r>
        <w:br w:type="column"/>
      </w:r>
      <w:r>
        <w:rPr>
          <w:rFonts w:ascii="Calibri"/>
          <w:w w:val="105"/>
          <w:sz w:val="16"/>
        </w:rPr>
        <w:t>70</w:t>
      </w:r>
      <w:r>
        <w:rPr>
          <w:rFonts w:ascii="Calibri"/>
          <w:spacing w:val="16"/>
          <w:w w:val="105"/>
          <w:sz w:val="16"/>
        </w:rPr>
        <w:t xml:space="preserve"> </w:t>
      </w:r>
      <w:r>
        <w:rPr>
          <w:rFonts w:ascii="Calibri"/>
          <w:spacing w:val="-2"/>
          <w:w w:val="105"/>
          <w:sz w:val="16"/>
        </w:rPr>
        <w:t>total</w:t>
      </w:r>
      <w:r>
        <w:rPr>
          <w:rFonts w:ascii="Calibri"/>
          <w:sz w:val="16"/>
        </w:rPr>
        <w:tab/>
      </w:r>
      <w:r>
        <w:rPr>
          <w:rFonts w:ascii="Calibri"/>
          <w:w w:val="105"/>
          <w:sz w:val="16"/>
        </w:rPr>
        <w:t>Tests</w:t>
      </w:r>
      <w:r>
        <w:rPr>
          <w:rFonts w:ascii="Calibri"/>
          <w:spacing w:val="21"/>
          <w:w w:val="105"/>
          <w:sz w:val="16"/>
        </w:rPr>
        <w:t xml:space="preserve"> </w:t>
      </w:r>
      <w:r>
        <w:rPr>
          <w:rFonts w:ascii="Calibri"/>
          <w:w w:val="105"/>
          <w:sz w:val="16"/>
        </w:rPr>
        <w:t>laterality</w:t>
      </w:r>
      <w:r>
        <w:rPr>
          <w:rFonts w:ascii="Calibri"/>
          <w:spacing w:val="22"/>
          <w:w w:val="105"/>
          <w:sz w:val="16"/>
        </w:rPr>
        <w:t xml:space="preserve"> </w:t>
      </w:r>
      <w:r>
        <w:rPr>
          <w:rFonts w:ascii="Calibri"/>
          <w:spacing w:val="-5"/>
          <w:w w:val="105"/>
          <w:sz w:val="16"/>
        </w:rPr>
        <w:t>and</w:t>
      </w:r>
    </w:p>
    <w:p w14:paraId="4EE4AF52" w14:textId="77777777" w:rsidR="004E7388" w:rsidRDefault="00000000">
      <w:pPr>
        <w:spacing w:before="1" w:line="232" w:lineRule="auto"/>
        <w:ind w:left="947" w:right="137"/>
        <w:rPr>
          <w:rFonts w:ascii="Calibri"/>
          <w:sz w:val="16"/>
        </w:rPr>
      </w:pPr>
      <w:r>
        <w:rPr>
          <w:rFonts w:ascii="Calibri"/>
          <w:w w:val="105"/>
          <w:sz w:val="16"/>
        </w:rPr>
        <w:t>frontal-temporal balance within</w:t>
      </w:r>
      <w:r>
        <w:rPr>
          <w:rFonts w:ascii="Calibri"/>
          <w:spacing w:val="40"/>
          <w:w w:val="105"/>
          <w:sz w:val="16"/>
        </w:rPr>
        <w:t xml:space="preserve"> </w:t>
      </w:r>
      <w:r>
        <w:rPr>
          <w:rFonts w:ascii="Calibri"/>
          <w:w w:val="105"/>
          <w:sz w:val="16"/>
        </w:rPr>
        <w:t>the four-channel montage</w:t>
      </w:r>
    </w:p>
    <w:p w14:paraId="3626B2CF" w14:textId="77777777" w:rsidR="004E7388" w:rsidRDefault="004E7388">
      <w:pPr>
        <w:spacing w:line="232" w:lineRule="auto"/>
        <w:rPr>
          <w:rFonts w:ascii="Calibri"/>
          <w:sz w:val="16"/>
        </w:rPr>
        <w:sectPr w:rsidR="004E7388">
          <w:type w:val="continuous"/>
          <w:pgSz w:w="11910" w:h="15880"/>
          <w:pgMar w:top="980" w:right="992" w:bottom="700" w:left="992" w:header="702" w:footer="517" w:gutter="0"/>
          <w:cols w:num="3" w:space="720" w:equalWidth="0">
            <w:col w:w="2166" w:space="44"/>
            <w:col w:w="3429" w:space="816"/>
            <w:col w:w="3471"/>
          </w:cols>
        </w:sectPr>
      </w:pPr>
    </w:p>
    <w:p w14:paraId="05A676C2" w14:textId="77777777" w:rsidR="004E7388" w:rsidRDefault="00000000">
      <w:pPr>
        <w:tabs>
          <w:tab w:val="left" w:pos="2363"/>
        </w:tabs>
        <w:spacing w:line="185" w:lineRule="exact"/>
        <w:ind w:left="153"/>
        <w:rPr>
          <w:rFonts w:ascii="Calibri"/>
          <w:sz w:val="16"/>
        </w:rPr>
      </w:pPr>
      <w:r>
        <w:rPr>
          <w:rFonts w:ascii="Calibri"/>
          <w:w w:val="105"/>
          <w:sz w:val="16"/>
        </w:rPr>
        <w:t>Synchrony</w:t>
      </w:r>
      <w:r>
        <w:rPr>
          <w:rFonts w:ascii="Calibri"/>
          <w:spacing w:val="23"/>
          <w:w w:val="105"/>
          <w:sz w:val="16"/>
        </w:rPr>
        <w:t xml:space="preserve"> </w:t>
      </w:r>
      <w:r>
        <w:rPr>
          <w:rFonts w:ascii="Calibri"/>
          <w:w w:val="105"/>
          <w:sz w:val="16"/>
        </w:rPr>
        <w:t>and</w:t>
      </w:r>
      <w:r>
        <w:rPr>
          <w:rFonts w:ascii="Calibri"/>
          <w:spacing w:val="24"/>
          <w:w w:val="105"/>
          <w:sz w:val="16"/>
        </w:rPr>
        <w:t xml:space="preserve"> </w:t>
      </w:r>
      <w:r>
        <w:rPr>
          <w:rFonts w:ascii="Calibri"/>
          <w:spacing w:val="-2"/>
          <w:w w:val="105"/>
          <w:sz w:val="16"/>
        </w:rPr>
        <w:t>coupling</w:t>
      </w:r>
      <w:r>
        <w:rPr>
          <w:rFonts w:ascii="Calibri"/>
          <w:sz w:val="16"/>
        </w:rPr>
        <w:tab/>
      </w:r>
      <w:r>
        <w:rPr>
          <w:rFonts w:ascii="Calibri"/>
          <w:w w:val="105"/>
          <w:sz w:val="16"/>
        </w:rPr>
        <w:t>Pearson</w:t>
      </w:r>
      <w:r>
        <w:rPr>
          <w:rFonts w:ascii="Calibri"/>
          <w:spacing w:val="12"/>
          <w:w w:val="105"/>
          <w:sz w:val="16"/>
        </w:rPr>
        <w:t xml:space="preserve"> </w:t>
      </w:r>
      <w:r>
        <w:rPr>
          <w:rFonts w:ascii="Calibri"/>
          <w:w w:val="105"/>
          <w:sz w:val="16"/>
        </w:rPr>
        <w:t>correlation</w:t>
      </w:r>
      <w:r>
        <w:rPr>
          <w:rFonts w:ascii="Calibri"/>
          <w:spacing w:val="13"/>
          <w:w w:val="105"/>
          <w:sz w:val="16"/>
        </w:rPr>
        <w:t xml:space="preserve"> </w:t>
      </w:r>
      <w:r>
        <w:rPr>
          <w:rFonts w:ascii="Calibri"/>
          <w:w w:val="105"/>
          <w:sz w:val="16"/>
        </w:rPr>
        <w:t>and</w:t>
      </w:r>
      <w:r>
        <w:rPr>
          <w:rFonts w:ascii="Calibri"/>
          <w:spacing w:val="13"/>
          <w:w w:val="105"/>
          <w:sz w:val="16"/>
        </w:rPr>
        <w:t xml:space="preserve"> </w:t>
      </w:r>
      <w:r>
        <w:rPr>
          <w:rFonts w:ascii="Calibri"/>
          <w:w w:val="105"/>
          <w:sz w:val="16"/>
        </w:rPr>
        <w:t>maximum</w:t>
      </w:r>
      <w:r>
        <w:rPr>
          <w:rFonts w:ascii="Calibri"/>
          <w:spacing w:val="13"/>
          <w:w w:val="105"/>
          <w:sz w:val="16"/>
        </w:rPr>
        <w:t xml:space="preserve"> </w:t>
      </w:r>
      <w:r>
        <w:rPr>
          <w:rFonts w:ascii="Calibri"/>
          <w:spacing w:val="-2"/>
          <w:w w:val="105"/>
          <w:sz w:val="16"/>
        </w:rPr>
        <w:t>normalized</w:t>
      </w:r>
    </w:p>
    <w:p w14:paraId="5E26B5DC" w14:textId="77777777" w:rsidR="004E7388" w:rsidRDefault="00000000">
      <w:pPr>
        <w:spacing w:before="1" w:line="232" w:lineRule="auto"/>
        <w:ind w:left="2363"/>
        <w:rPr>
          <w:rFonts w:ascii="Calibri"/>
          <w:sz w:val="16"/>
        </w:rPr>
      </w:pPr>
      <w:r>
        <w:rPr>
          <w:rFonts w:ascii="Calibri"/>
          <w:w w:val="105"/>
          <w:sz w:val="16"/>
        </w:rPr>
        <w:t>cross-correlation over six anatomical channel</w:t>
      </w:r>
      <w:r>
        <w:rPr>
          <w:rFonts w:ascii="Calibri"/>
          <w:spacing w:val="40"/>
          <w:w w:val="105"/>
          <w:sz w:val="16"/>
        </w:rPr>
        <w:t xml:space="preserve"> </w:t>
      </w:r>
      <w:r>
        <w:rPr>
          <w:rFonts w:ascii="Calibri"/>
          <w:w w:val="105"/>
          <w:sz w:val="16"/>
        </w:rPr>
        <w:t>pairs,</w:t>
      </w:r>
      <w:r>
        <w:rPr>
          <w:rFonts w:ascii="Calibri"/>
          <w:spacing w:val="16"/>
          <w:w w:val="105"/>
          <w:sz w:val="16"/>
        </w:rPr>
        <w:t xml:space="preserve"> </w:t>
      </w:r>
      <w:r>
        <w:rPr>
          <w:rFonts w:ascii="Calibri"/>
          <w:w w:val="105"/>
          <w:sz w:val="16"/>
        </w:rPr>
        <w:t>plus</w:t>
      </w:r>
      <w:r>
        <w:rPr>
          <w:rFonts w:ascii="Calibri"/>
          <w:spacing w:val="16"/>
          <w:w w:val="105"/>
          <w:sz w:val="16"/>
        </w:rPr>
        <w:t xml:space="preserve"> </w:t>
      </w:r>
      <w:r>
        <w:rPr>
          <w:rFonts w:ascii="Calibri"/>
          <w:w w:val="105"/>
          <w:sz w:val="16"/>
        </w:rPr>
        <w:t>legacy</w:t>
      </w:r>
      <w:r>
        <w:rPr>
          <w:rFonts w:ascii="Calibri"/>
          <w:spacing w:val="15"/>
          <w:w w:val="105"/>
          <w:sz w:val="16"/>
        </w:rPr>
        <w:t xml:space="preserve"> </w:t>
      </w:r>
      <w:r>
        <w:rPr>
          <w:rFonts w:ascii="Calibri"/>
          <w:w w:val="105"/>
          <w:sz w:val="16"/>
        </w:rPr>
        <w:t>cross-correlation</w:t>
      </w:r>
      <w:r>
        <w:rPr>
          <w:rFonts w:ascii="Calibri"/>
          <w:spacing w:val="16"/>
          <w:w w:val="105"/>
          <w:sz w:val="16"/>
        </w:rPr>
        <w:t xml:space="preserve"> </w:t>
      </w:r>
      <w:r>
        <w:rPr>
          <w:rFonts w:ascii="Calibri"/>
          <w:spacing w:val="-2"/>
          <w:w w:val="105"/>
          <w:sz w:val="16"/>
        </w:rPr>
        <w:t>summaries</w:t>
      </w:r>
    </w:p>
    <w:p w14:paraId="0E1B9A68" w14:textId="75081DAF" w:rsidR="004E7388" w:rsidRDefault="00000000">
      <w:pPr>
        <w:tabs>
          <w:tab w:val="left" w:pos="947"/>
        </w:tabs>
        <w:spacing w:line="185" w:lineRule="exact"/>
        <w:ind w:left="153"/>
        <w:rPr>
          <w:rFonts w:ascii="Calibri"/>
          <w:sz w:val="16"/>
        </w:rPr>
      </w:pPr>
      <w:r>
        <w:br w:type="column"/>
      </w:r>
      <w:r>
        <w:rPr>
          <w:rFonts w:ascii="Calibri"/>
          <w:w w:val="105"/>
          <w:sz w:val="16"/>
        </w:rPr>
        <w:t>18</w:t>
      </w:r>
      <w:r>
        <w:rPr>
          <w:rFonts w:ascii="Calibri"/>
          <w:spacing w:val="16"/>
          <w:w w:val="105"/>
          <w:sz w:val="16"/>
        </w:rPr>
        <w:t xml:space="preserve"> </w:t>
      </w:r>
      <w:r>
        <w:rPr>
          <w:rFonts w:ascii="Calibri"/>
          <w:spacing w:val="-2"/>
          <w:w w:val="105"/>
          <w:sz w:val="16"/>
        </w:rPr>
        <w:t>total</w:t>
      </w:r>
      <w:r>
        <w:rPr>
          <w:rFonts w:ascii="Calibri"/>
          <w:sz w:val="16"/>
        </w:rPr>
        <w:tab/>
      </w:r>
      <w:r>
        <w:rPr>
          <w:rFonts w:ascii="Calibri"/>
          <w:w w:val="105"/>
          <w:sz w:val="16"/>
        </w:rPr>
        <w:t>Summarizes</w:t>
      </w:r>
      <w:r>
        <w:rPr>
          <w:rFonts w:ascii="Calibri"/>
          <w:spacing w:val="12"/>
          <w:w w:val="105"/>
          <w:sz w:val="16"/>
        </w:rPr>
        <w:t xml:space="preserve"> </w:t>
      </w:r>
      <w:r w:rsidR="00ED5738">
        <w:rPr>
          <w:rFonts w:ascii="Calibri"/>
          <w:w w:val="105"/>
          <w:sz w:val="16"/>
        </w:rPr>
        <w:t>short window</w:t>
      </w:r>
    </w:p>
    <w:p w14:paraId="53FF4752" w14:textId="77777777" w:rsidR="004E7388" w:rsidRDefault="00000000">
      <w:pPr>
        <w:spacing w:before="1" w:line="232" w:lineRule="auto"/>
        <w:ind w:left="947"/>
        <w:rPr>
          <w:rFonts w:ascii="Calibri"/>
          <w:sz w:val="16"/>
        </w:rPr>
      </w:pPr>
      <w:r>
        <w:rPr>
          <w:rFonts w:ascii="Calibri"/>
          <w:w w:val="105"/>
          <w:sz w:val="16"/>
        </w:rPr>
        <w:t>coupling and cross-channel</w:t>
      </w:r>
      <w:r>
        <w:rPr>
          <w:rFonts w:ascii="Calibri"/>
          <w:spacing w:val="40"/>
          <w:w w:val="105"/>
          <w:sz w:val="16"/>
        </w:rPr>
        <w:t xml:space="preserve"> </w:t>
      </w:r>
      <w:r>
        <w:rPr>
          <w:rFonts w:ascii="Calibri"/>
          <w:spacing w:val="-2"/>
          <w:w w:val="105"/>
          <w:sz w:val="16"/>
        </w:rPr>
        <w:t>coordination</w:t>
      </w:r>
    </w:p>
    <w:p w14:paraId="035FEFD5" w14:textId="77777777" w:rsidR="004E7388" w:rsidRDefault="004E7388">
      <w:pPr>
        <w:spacing w:line="232" w:lineRule="auto"/>
        <w:rPr>
          <w:rFonts w:ascii="Calibri"/>
          <w:sz w:val="16"/>
        </w:rPr>
        <w:sectPr w:rsidR="004E7388">
          <w:type w:val="continuous"/>
          <w:pgSz w:w="11910" w:h="15880"/>
          <w:pgMar w:top="980" w:right="992" w:bottom="700" w:left="992" w:header="702" w:footer="517" w:gutter="0"/>
          <w:cols w:num="2" w:space="720" w:equalWidth="0">
            <w:col w:w="5627" w:space="829"/>
            <w:col w:w="3470"/>
          </w:cols>
        </w:sectPr>
      </w:pPr>
    </w:p>
    <w:p w14:paraId="12806618" w14:textId="77777777" w:rsidR="004E7388" w:rsidRDefault="00000000">
      <w:pPr>
        <w:spacing w:line="232" w:lineRule="auto"/>
        <w:ind w:left="153" w:right="38"/>
        <w:rPr>
          <w:rFonts w:ascii="Calibri"/>
          <w:sz w:val="16"/>
        </w:rPr>
      </w:pPr>
      <w:r>
        <w:rPr>
          <w:rFonts w:ascii="Calibri"/>
          <w:spacing w:val="-2"/>
          <w:w w:val="110"/>
          <w:sz w:val="16"/>
        </w:rPr>
        <w:t>TP10-specific derived</w:t>
      </w:r>
      <w:r>
        <w:rPr>
          <w:rFonts w:ascii="Calibri"/>
          <w:spacing w:val="40"/>
          <w:w w:val="110"/>
          <w:sz w:val="16"/>
        </w:rPr>
        <w:t xml:space="preserve"> </w:t>
      </w:r>
      <w:r>
        <w:rPr>
          <w:rFonts w:ascii="Calibri"/>
          <w:spacing w:val="-2"/>
          <w:w w:val="110"/>
          <w:sz w:val="16"/>
        </w:rPr>
        <w:t>descriptors</w:t>
      </w:r>
    </w:p>
    <w:p w14:paraId="62D96488" w14:textId="77777777" w:rsidR="004E7388" w:rsidRDefault="00000000">
      <w:pPr>
        <w:spacing w:line="232" w:lineRule="auto"/>
        <w:ind w:left="153" w:right="38"/>
        <w:rPr>
          <w:rFonts w:ascii="Calibri"/>
          <w:sz w:val="16"/>
        </w:rPr>
      </w:pPr>
      <w:r>
        <w:br w:type="column"/>
      </w:r>
      <w:r>
        <w:rPr>
          <w:rFonts w:ascii="Calibri"/>
          <w:w w:val="105"/>
          <w:sz w:val="16"/>
        </w:rPr>
        <w:t>Peak prominence, peak concentration ratio,</w:t>
      </w:r>
      <w:r>
        <w:rPr>
          <w:rFonts w:ascii="Calibri"/>
          <w:spacing w:val="40"/>
          <w:w w:val="105"/>
          <w:sz w:val="16"/>
        </w:rPr>
        <w:t xml:space="preserve"> </w:t>
      </w:r>
      <w:r>
        <w:rPr>
          <w:rFonts w:ascii="Calibri"/>
          <w:w w:val="105"/>
          <w:sz w:val="16"/>
        </w:rPr>
        <w:t>and</w:t>
      </w:r>
      <w:r>
        <w:rPr>
          <w:rFonts w:ascii="Calibri"/>
          <w:spacing w:val="-2"/>
          <w:w w:val="105"/>
          <w:sz w:val="16"/>
        </w:rPr>
        <w:t xml:space="preserve"> </w:t>
      </w:r>
      <w:r>
        <w:rPr>
          <w:rFonts w:ascii="Calibri"/>
          <w:w w:val="105"/>
          <w:sz w:val="16"/>
        </w:rPr>
        <w:t>an</w:t>
      </w:r>
      <w:r>
        <w:rPr>
          <w:rFonts w:ascii="Calibri"/>
          <w:spacing w:val="-1"/>
          <w:w w:val="105"/>
          <w:sz w:val="16"/>
        </w:rPr>
        <w:t xml:space="preserve"> </w:t>
      </w:r>
      <w:r>
        <w:rPr>
          <w:rFonts w:ascii="Calibri"/>
          <w:w w:val="105"/>
          <w:sz w:val="16"/>
        </w:rPr>
        <w:t>asymmetry-weighted</w:t>
      </w:r>
      <w:r>
        <w:rPr>
          <w:rFonts w:ascii="Calibri"/>
          <w:spacing w:val="-2"/>
          <w:w w:val="105"/>
          <w:sz w:val="16"/>
        </w:rPr>
        <w:t xml:space="preserve"> </w:t>
      </w:r>
      <w:r>
        <w:rPr>
          <w:rFonts w:ascii="Calibri"/>
          <w:w w:val="105"/>
          <w:sz w:val="16"/>
        </w:rPr>
        <w:t>peak-prominence</w:t>
      </w:r>
      <w:r>
        <w:rPr>
          <w:rFonts w:ascii="Calibri"/>
          <w:spacing w:val="40"/>
          <w:w w:val="105"/>
          <w:sz w:val="16"/>
        </w:rPr>
        <w:t xml:space="preserve"> </w:t>
      </w:r>
      <w:r>
        <w:rPr>
          <w:rFonts w:ascii="Calibri"/>
          <w:spacing w:val="-4"/>
          <w:w w:val="105"/>
          <w:sz w:val="16"/>
        </w:rPr>
        <w:t>term</w:t>
      </w:r>
    </w:p>
    <w:p w14:paraId="48F2AFFD" w14:textId="77777777" w:rsidR="004E7388" w:rsidRDefault="00000000">
      <w:pPr>
        <w:tabs>
          <w:tab w:val="left" w:pos="862"/>
        </w:tabs>
        <w:spacing w:line="232" w:lineRule="auto"/>
        <w:ind w:left="862" w:right="348" w:hanging="709"/>
        <w:rPr>
          <w:rFonts w:ascii="Calibri"/>
          <w:sz w:val="16"/>
        </w:rPr>
      </w:pPr>
      <w:r>
        <w:br w:type="column"/>
      </w:r>
      <w:r>
        <w:rPr>
          <w:rFonts w:ascii="Calibri"/>
          <w:w w:val="105"/>
          <w:sz w:val="16"/>
        </w:rPr>
        <w:t>3 total</w:t>
      </w:r>
      <w:r>
        <w:rPr>
          <w:rFonts w:ascii="Calibri"/>
          <w:sz w:val="16"/>
        </w:rPr>
        <w:tab/>
      </w:r>
      <w:r>
        <w:rPr>
          <w:rFonts w:ascii="Calibri"/>
          <w:w w:val="105"/>
          <w:sz w:val="16"/>
        </w:rPr>
        <w:t>Targets concentrated temporal</w:t>
      </w:r>
      <w:r>
        <w:rPr>
          <w:rFonts w:ascii="Calibri"/>
          <w:spacing w:val="40"/>
          <w:w w:val="105"/>
          <w:sz w:val="16"/>
        </w:rPr>
        <w:t xml:space="preserve"> </w:t>
      </w:r>
      <w:r>
        <w:rPr>
          <w:rFonts w:ascii="Calibri"/>
          <w:w w:val="105"/>
          <w:sz w:val="16"/>
        </w:rPr>
        <w:t>spectral structure with</w:t>
      </w:r>
      <w:r>
        <w:rPr>
          <w:rFonts w:ascii="Calibri"/>
          <w:spacing w:val="40"/>
          <w:w w:val="105"/>
          <w:sz w:val="16"/>
        </w:rPr>
        <w:t xml:space="preserve"> </w:t>
      </w:r>
      <w:r>
        <w:rPr>
          <w:rFonts w:ascii="Calibri"/>
          <w:w w:val="105"/>
          <w:sz w:val="16"/>
        </w:rPr>
        <w:t>straightforward interpretation</w:t>
      </w:r>
    </w:p>
    <w:p w14:paraId="21565D0C" w14:textId="77777777" w:rsidR="004E7388" w:rsidRDefault="004E7388">
      <w:pPr>
        <w:spacing w:line="232" w:lineRule="auto"/>
        <w:rPr>
          <w:rFonts w:ascii="Calibri"/>
          <w:sz w:val="16"/>
        </w:rPr>
        <w:sectPr w:rsidR="004E7388">
          <w:type w:val="continuous"/>
          <w:pgSz w:w="11910" w:h="15880"/>
          <w:pgMar w:top="980" w:right="992" w:bottom="700" w:left="992" w:header="702" w:footer="517" w:gutter="0"/>
          <w:cols w:num="3" w:space="720" w:equalWidth="0">
            <w:col w:w="1716" w:space="493"/>
            <w:col w:w="3421" w:space="910"/>
            <w:col w:w="3386"/>
          </w:cols>
        </w:sectPr>
      </w:pPr>
    </w:p>
    <w:p w14:paraId="093C4A90" w14:textId="77777777" w:rsidR="004E7388" w:rsidRDefault="004E7388">
      <w:pPr>
        <w:pStyle w:val="BodyText"/>
        <w:spacing w:before="5"/>
        <w:rPr>
          <w:rFonts w:ascii="Calibri"/>
          <w:sz w:val="4"/>
        </w:rPr>
      </w:pPr>
    </w:p>
    <w:p w14:paraId="69052870" w14:textId="77777777" w:rsidR="004E7388" w:rsidRDefault="00000000">
      <w:pPr>
        <w:spacing w:line="20" w:lineRule="exact"/>
        <w:ind w:left="34" w:right="-29"/>
        <w:rPr>
          <w:rFonts w:ascii="Calibri"/>
          <w:sz w:val="2"/>
        </w:rPr>
      </w:pPr>
      <w:r>
        <w:rPr>
          <w:rFonts w:ascii="Calibri"/>
          <w:noProof/>
          <w:sz w:val="2"/>
        </w:rPr>
        <mc:AlternateContent>
          <mc:Choice Requires="wpg">
            <w:drawing>
              <wp:inline distT="0" distB="0" distL="0" distR="0" wp14:anchorId="18D07EE5" wp14:editId="11A0CDE4">
                <wp:extent cx="6257290" cy="6350"/>
                <wp:effectExtent l="9525" t="0" r="635" b="317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290" cy="6350"/>
                          <a:chOff x="0" y="0"/>
                          <a:chExt cx="6257290" cy="6350"/>
                        </a:xfrm>
                      </wpg:grpSpPr>
                      <wps:wsp>
                        <wps:cNvPr id="27" name="Graphic 27"/>
                        <wps:cNvSpPr/>
                        <wps:spPr>
                          <a:xfrm>
                            <a:off x="0" y="3162"/>
                            <a:ext cx="6257290" cy="1270"/>
                          </a:xfrm>
                          <a:custGeom>
                            <a:avLst/>
                            <a:gdLst/>
                            <a:ahLst/>
                            <a:cxnLst/>
                            <a:rect l="l" t="t" r="r" b="b"/>
                            <a:pathLst>
                              <a:path w="6257290">
                                <a:moveTo>
                                  <a:pt x="0" y="0"/>
                                </a:moveTo>
                                <a:lnTo>
                                  <a:pt x="6256794"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6C3316" id="Group 26" o:spid="_x0000_s1026" style="width:492.7pt;height:.5pt;mso-position-horizontal-relative:char;mso-position-vertical-relative:line" coordsize="62572,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">
                <v:shape id="Graphic 27" o:spid="_x0000_s1027" style="position:absolute;top:31;width:62572;height:13;visibility:visible;mso-wrap-style:square;v-text-anchor:top" coordsize="62572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" path="m,l6256794,e" filled="f" strokeweight=".17567mm">
                  <v:path arrowok="t"/>
                </v:shape>
                <w10:anchorlock/>
              </v:group>
            </w:pict>
          </mc:Fallback>
        </mc:AlternateContent>
      </w:r>
    </w:p>
    <w:p w14:paraId="05ED3E63" w14:textId="77777777" w:rsidR="004E7388" w:rsidRDefault="00000000">
      <w:pPr>
        <w:tabs>
          <w:tab w:val="left" w:pos="2210"/>
          <w:tab w:val="left" w:pos="6371"/>
          <w:tab w:val="left" w:pos="7250"/>
        </w:tabs>
        <w:spacing w:before="21" w:line="192" w:lineRule="exact"/>
        <w:ind w:right="611"/>
        <w:jc w:val="right"/>
        <w:rPr>
          <w:rFonts w:ascii="Calibri"/>
          <w:sz w:val="16"/>
        </w:rPr>
      </w:pPr>
      <w:r>
        <w:rPr>
          <w:rFonts w:ascii="Calibri"/>
          <w:w w:val="105"/>
          <w:sz w:val="16"/>
        </w:rPr>
        <w:t>Total</w:t>
      </w:r>
      <w:r>
        <w:rPr>
          <w:rFonts w:ascii="Calibri"/>
          <w:spacing w:val="42"/>
          <w:w w:val="105"/>
          <w:sz w:val="16"/>
        </w:rPr>
        <w:t xml:space="preserve"> </w:t>
      </w:r>
      <w:r>
        <w:rPr>
          <w:rFonts w:ascii="Calibri"/>
          <w:w w:val="105"/>
          <w:sz w:val="16"/>
        </w:rPr>
        <w:t>EEG-derived</w:t>
      </w:r>
      <w:r>
        <w:rPr>
          <w:rFonts w:ascii="Calibri"/>
          <w:spacing w:val="43"/>
          <w:w w:val="105"/>
          <w:sz w:val="16"/>
        </w:rPr>
        <w:t xml:space="preserve"> </w:t>
      </w:r>
      <w:r>
        <w:rPr>
          <w:rFonts w:ascii="Calibri"/>
          <w:spacing w:val="-2"/>
          <w:w w:val="105"/>
          <w:sz w:val="16"/>
        </w:rPr>
        <w:t>features</w:t>
      </w:r>
      <w:r>
        <w:rPr>
          <w:rFonts w:ascii="Calibri"/>
          <w:sz w:val="16"/>
        </w:rPr>
        <w:tab/>
      </w:r>
      <w:r>
        <w:rPr>
          <w:rFonts w:ascii="Calibri"/>
          <w:w w:val="105"/>
          <w:sz w:val="16"/>
        </w:rPr>
        <w:t>Combined</w:t>
      </w:r>
      <w:r>
        <w:rPr>
          <w:rFonts w:ascii="Calibri"/>
          <w:spacing w:val="10"/>
          <w:w w:val="105"/>
          <w:sz w:val="16"/>
        </w:rPr>
        <w:t xml:space="preserve"> </w:t>
      </w:r>
      <w:r>
        <w:rPr>
          <w:rFonts w:ascii="Calibri"/>
          <w:w w:val="105"/>
          <w:sz w:val="16"/>
        </w:rPr>
        <w:t>feature</w:t>
      </w:r>
      <w:r>
        <w:rPr>
          <w:rFonts w:ascii="Calibri"/>
          <w:spacing w:val="11"/>
          <w:w w:val="105"/>
          <w:sz w:val="16"/>
        </w:rPr>
        <w:t xml:space="preserve"> </w:t>
      </w:r>
      <w:r>
        <w:rPr>
          <w:rFonts w:ascii="Calibri"/>
          <w:w w:val="105"/>
          <w:sz w:val="16"/>
        </w:rPr>
        <w:t>space</w:t>
      </w:r>
      <w:r>
        <w:rPr>
          <w:rFonts w:ascii="Calibri"/>
          <w:spacing w:val="11"/>
          <w:w w:val="105"/>
          <w:sz w:val="16"/>
        </w:rPr>
        <w:t xml:space="preserve"> </w:t>
      </w:r>
      <w:r>
        <w:rPr>
          <w:rFonts w:ascii="Calibri"/>
          <w:w w:val="105"/>
          <w:sz w:val="16"/>
        </w:rPr>
        <w:t>per</w:t>
      </w:r>
      <w:r>
        <w:rPr>
          <w:rFonts w:ascii="Calibri"/>
          <w:spacing w:val="10"/>
          <w:w w:val="105"/>
          <w:sz w:val="16"/>
        </w:rPr>
        <w:t xml:space="preserve"> </w:t>
      </w:r>
      <w:r>
        <w:rPr>
          <w:rFonts w:ascii="Calibri"/>
          <w:spacing w:val="-2"/>
          <w:w w:val="105"/>
          <w:sz w:val="16"/>
        </w:rPr>
        <w:t>window</w:t>
      </w:r>
      <w:r>
        <w:rPr>
          <w:rFonts w:ascii="Calibri"/>
          <w:sz w:val="16"/>
        </w:rPr>
        <w:tab/>
      </w:r>
      <w:r>
        <w:rPr>
          <w:rFonts w:ascii="Calibri"/>
          <w:w w:val="105"/>
          <w:sz w:val="16"/>
        </w:rPr>
        <w:t>247</w:t>
      </w:r>
      <w:r>
        <w:rPr>
          <w:rFonts w:ascii="Calibri"/>
          <w:spacing w:val="15"/>
          <w:w w:val="105"/>
          <w:sz w:val="16"/>
        </w:rPr>
        <w:t xml:space="preserve"> </w:t>
      </w:r>
      <w:r>
        <w:rPr>
          <w:rFonts w:ascii="Calibri"/>
          <w:spacing w:val="-2"/>
          <w:w w:val="105"/>
          <w:sz w:val="16"/>
        </w:rPr>
        <w:t>total</w:t>
      </w:r>
      <w:r>
        <w:rPr>
          <w:rFonts w:ascii="Calibri"/>
          <w:sz w:val="16"/>
        </w:rPr>
        <w:tab/>
      </w:r>
      <w:r>
        <w:rPr>
          <w:rFonts w:ascii="Calibri"/>
          <w:w w:val="105"/>
          <w:sz w:val="16"/>
        </w:rPr>
        <w:t>Broad</w:t>
      </w:r>
      <w:r>
        <w:rPr>
          <w:rFonts w:ascii="Calibri"/>
          <w:spacing w:val="19"/>
          <w:w w:val="105"/>
          <w:sz w:val="16"/>
        </w:rPr>
        <w:t xml:space="preserve"> </w:t>
      </w:r>
      <w:r>
        <w:rPr>
          <w:rFonts w:ascii="Calibri"/>
          <w:w w:val="105"/>
          <w:sz w:val="16"/>
        </w:rPr>
        <w:t>hypothesis</w:t>
      </w:r>
      <w:r>
        <w:rPr>
          <w:rFonts w:ascii="Calibri"/>
          <w:spacing w:val="19"/>
          <w:w w:val="105"/>
          <w:sz w:val="16"/>
        </w:rPr>
        <w:t xml:space="preserve"> </w:t>
      </w:r>
      <w:r>
        <w:rPr>
          <w:rFonts w:ascii="Calibri"/>
          <w:w w:val="105"/>
          <w:sz w:val="16"/>
        </w:rPr>
        <w:t>space</w:t>
      </w:r>
      <w:r>
        <w:rPr>
          <w:rFonts w:ascii="Calibri"/>
          <w:spacing w:val="19"/>
          <w:w w:val="105"/>
          <w:sz w:val="16"/>
        </w:rPr>
        <w:t xml:space="preserve"> </w:t>
      </w:r>
      <w:r>
        <w:rPr>
          <w:rFonts w:ascii="Calibri"/>
          <w:spacing w:val="-5"/>
          <w:w w:val="105"/>
          <w:sz w:val="16"/>
        </w:rPr>
        <w:t>for</w:t>
      </w:r>
    </w:p>
    <w:p w14:paraId="797F0C71" w14:textId="77777777" w:rsidR="004E7388" w:rsidRDefault="00000000">
      <w:pPr>
        <w:spacing w:line="192" w:lineRule="exact"/>
        <w:ind w:right="526"/>
        <w:jc w:val="right"/>
        <w:rPr>
          <w:rFonts w:ascii="Calibri"/>
          <w:sz w:val="16"/>
        </w:rPr>
      </w:pPr>
      <w:r>
        <w:rPr>
          <w:rFonts w:ascii="Calibri"/>
          <w:noProof/>
          <w:sz w:val="16"/>
        </w:rPr>
        <mc:AlternateContent>
          <mc:Choice Requires="wps">
            <w:drawing>
              <wp:anchor distT="0" distB="0" distL="0" distR="0" simplePos="0" relativeHeight="487594496" behindDoc="1" locked="0" layoutInCell="1" allowOverlap="1" wp14:anchorId="61076E3B" wp14:editId="751CB56E">
                <wp:simplePos x="0" y="0"/>
                <wp:positionH relativeFrom="page">
                  <wp:posOffset>651598</wp:posOffset>
                </wp:positionH>
                <wp:positionV relativeFrom="paragraph">
                  <wp:posOffset>153522</wp:posOffset>
                </wp:positionV>
                <wp:extent cx="625729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CC9286" id="Graphic 28" o:spid="_x0000_s1026" style="position:absolute;margin-left:51.3pt;margin-top:12.1pt;width:492.7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25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" path="m,l6256794,e" filled="f" strokeweight=".28114mm">
                <v:path arrowok="t"/>
                <w10:wrap type="topAndBottom" anchorx="page"/>
              </v:shape>
            </w:pict>
          </mc:Fallback>
        </mc:AlternateContent>
      </w:r>
      <w:r>
        <w:rPr>
          <w:rFonts w:ascii="Calibri"/>
          <w:w w:val="105"/>
          <w:sz w:val="16"/>
        </w:rPr>
        <w:t>leakage-safe</w:t>
      </w:r>
      <w:r>
        <w:rPr>
          <w:rFonts w:ascii="Calibri"/>
          <w:spacing w:val="-1"/>
          <w:w w:val="105"/>
          <w:sz w:val="16"/>
        </w:rPr>
        <w:t xml:space="preserve"> </w:t>
      </w:r>
      <w:r>
        <w:rPr>
          <w:rFonts w:ascii="Calibri"/>
          <w:w w:val="105"/>
          <w:sz w:val="16"/>
        </w:rPr>
        <w:t>sparse</w:t>
      </w:r>
      <w:r>
        <w:rPr>
          <w:rFonts w:ascii="Calibri"/>
          <w:spacing w:val="-1"/>
          <w:w w:val="105"/>
          <w:sz w:val="16"/>
        </w:rPr>
        <w:t xml:space="preserve"> </w:t>
      </w:r>
      <w:r>
        <w:rPr>
          <w:rFonts w:ascii="Calibri"/>
          <w:spacing w:val="-2"/>
          <w:w w:val="105"/>
          <w:sz w:val="16"/>
        </w:rPr>
        <w:t>selection</w:t>
      </w:r>
    </w:p>
    <w:p w14:paraId="1A0D38E6" w14:textId="77777777" w:rsidR="004E7388" w:rsidRDefault="004E7388">
      <w:pPr>
        <w:spacing w:line="192" w:lineRule="exact"/>
        <w:jc w:val="right"/>
        <w:rPr>
          <w:rFonts w:ascii="Calibri"/>
          <w:sz w:val="16"/>
        </w:rPr>
        <w:sectPr w:rsidR="004E7388">
          <w:type w:val="continuous"/>
          <w:pgSz w:w="11910" w:h="15880"/>
          <w:pgMar w:top="980" w:right="992" w:bottom="700" w:left="992" w:header="702" w:footer="517" w:gutter="0"/>
          <w:cols w:space="720"/>
        </w:sectPr>
      </w:pPr>
    </w:p>
    <w:p w14:paraId="084C8DF9" w14:textId="77777777" w:rsidR="004E7388" w:rsidRDefault="004E7388">
      <w:pPr>
        <w:pStyle w:val="BodyText"/>
        <w:spacing w:before="6"/>
        <w:rPr>
          <w:rFonts w:ascii="Calibri"/>
          <w:sz w:val="10"/>
        </w:rPr>
      </w:pPr>
    </w:p>
    <w:p w14:paraId="7BEF48B1" w14:textId="77777777" w:rsidR="004E7388" w:rsidRDefault="004E7388">
      <w:pPr>
        <w:pStyle w:val="BodyText"/>
        <w:rPr>
          <w:rFonts w:ascii="Calibri"/>
          <w:sz w:val="10"/>
        </w:rPr>
        <w:sectPr w:rsidR="004E7388">
          <w:pgSz w:w="11910" w:h="15880"/>
          <w:pgMar w:top="920" w:right="992" w:bottom="700" w:left="992" w:header="702" w:footer="517" w:gutter="0"/>
          <w:cols w:space="720"/>
        </w:sectPr>
      </w:pPr>
    </w:p>
    <w:p w14:paraId="25C4BA32" w14:textId="77777777" w:rsidR="004E7388" w:rsidRDefault="00000000">
      <w:pPr>
        <w:pStyle w:val="BodyText"/>
        <w:spacing w:before="68" w:line="249" w:lineRule="auto"/>
        <w:ind w:left="34"/>
        <w:jc w:val="both"/>
      </w:pPr>
      <w:r>
        <w:t>peak concentration ratio, and an asymmetry-weighted peak-prominence</w:t>
      </w:r>
      <w:r>
        <w:rPr>
          <w:spacing w:val="40"/>
        </w:rPr>
        <w:t xml:space="preserve"> </w:t>
      </w:r>
      <w:r>
        <w:t>term.</w:t>
      </w:r>
      <w:r>
        <w:rPr>
          <w:spacing w:val="40"/>
        </w:rPr>
        <w:t xml:space="preserve"> </w:t>
      </w:r>
      <w:r>
        <w:t>These</w:t>
      </w:r>
      <w:r>
        <w:rPr>
          <w:spacing w:val="40"/>
        </w:rPr>
        <w:t xml:space="preserve"> </w:t>
      </w:r>
      <w:r>
        <w:t>summarize</w:t>
      </w:r>
      <w:r>
        <w:rPr>
          <w:spacing w:val="40"/>
        </w:rPr>
        <w:t xml:space="preserve"> </w:t>
      </w:r>
      <w:r>
        <w:t>whether</w:t>
      </w:r>
      <w:r>
        <w:rPr>
          <w:spacing w:val="40"/>
        </w:rPr>
        <w:t xml:space="preserve"> </w:t>
      </w:r>
      <w:r>
        <w:t xml:space="preserve">the </w:t>
      </w:r>
      <w:r>
        <w:rPr>
          <w:rFonts w:ascii="BIZ UDGothic"/>
          <w:sz w:val="17"/>
        </w:rPr>
        <w:t xml:space="preserve">TP10 </w:t>
      </w:r>
      <w:r>
        <w:t>spectrum contains a sharp dominant peak, how concentrated that peak is relative to total power, and whether that concentration covaries with ipsilateral</w:t>
      </w:r>
      <w:r>
        <w:rPr>
          <w:spacing w:val="80"/>
        </w:rPr>
        <w:t xml:space="preserve"> </w:t>
      </w:r>
      <w:r>
        <w:t>frontal-temporal</w:t>
      </w:r>
      <w:r>
        <w:rPr>
          <w:spacing w:val="-3"/>
        </w:rPr>
        <w:t xml:space="preserve"> </w:t>
      </w:r>
      <w:r>
        <w:t>beta</w:t>
      </w:r>
      <w:r>
        <w:rPr>
          <w:spacing w:val="-3"/>
        </w:rPr>
        <w:t xml:space="preserve"> </w:t>
      </w:r>
      <w:r>
        <w:t>balance.</w:t>
      </w:r>
      <w:r>
        <w:rPr>
          <w:spacing w:val="-3"/>
        </w:rPr>
        <w:t xml:space="preserve"> </w:t>
      </w:r>
      <w:r>
        <w:t>They</w:t>
      </w:r>
      <w:r>
        <w:rPr>
          <w:spacing w:val="-3"/>
        </w:rPr>
        <w:t xml:space="preserve"> </w:t>
      </w:r>
      <w:r>
        <w:t>were</w:t>
      </w:r>
      <w:r>
        <w:rPr>
          <w:spacing w:val="-3"/>
        </w:rPr>
        <w:t xml:space="preserve"> </w:t>
      </w:r>
      <w:r>
        <w:t>included</w:t>
      </w:r>
      <w:r>
        <w:rPr>
          <w:spacing w:val="-3"/>
        </w:rPr>
        <w:t xml:space="preserve"> </w:t>
      </w:r>
      <w:r>
        <w:t>because temporal-channel</w:t>
      </w:r>
      <w:r>
        <w:rPr>
          <w:spacing w:val="-4"/>
        </w:rPr>
        <w:t xml:space="preserve"> </w:t>
      </w:r>
      <w:r>
        <w:t>spectral</w:t>
      </w:r>
      <w:r>
        <w:rPr>
          <w:spacing w:val="-4"/>
        </w:rPr>
        <w:t xml:space="preserve"> </w:t>
      </w:r>
      <w:r>
        <w:t>content</w:t>
      </w:r>
      <w:r>
        <w:rPr>
          <w:spacing w:val="-4"/>
        </w:rPr>
        <w:t xml:space="preserve"> </w:t>
      </w:r>
      <w:r>
        <w:t>has</w:t>
      </w:r>
      <w:r>
        <w:rPr>
          <w:spacing w:val="-4"/>
        </w:rPr>
        <w:t xml:space="preserve"> </w:t>
      </w:r>
      <w:r>
        <w:t>recurrently</w:t>
      </w:r>
      <w:r>
        <w:rPr>
          <w:spacing w:val="-4"/>
        </w:rPr>
        <w:t xml:space="preserve"> </w:t>
      </w:r>
      <w:r>
        <w:t>appeared in low-montage depression EEG analyses, while still remaining interpretable enough to survive foldwise sparse selection if informative [</w:t>
      </w:r>
      <w:hyperlink w:anchor="_bookmark58" w:history="1">
        <w:r w:rsidR="004E7388">
          <w:rPr>
            <w:color w:val="2F4F4F"/>
          </w:rPr>
          <w:t>48</w:t>
        </w:r>
      </w:hyperlink>
      <w:r>
        <w:t xml:space="preserve">, </w:t>
      </w:r>
      <w:hyperlink w:anchor="_bookmark61" w:history="1">
        <w:r w:rsidR="004E7388">
          <w:rPr>
            <w:color w:val="2F4F4F"/>
          </w:rPr>
          <w:t>51</w:t>
        </w:r>
      </w:hyperlink>
      <w:r>
        <w:t>].</w:t>
      </w:r>
    </w:p>
    <w:p w14:paraId="0727C870" w14:textId="77777777" w:rsidR="004E7388" w:rsidRDefault="00000000">
      <w:pPr>
        <w:pStyle w:val="Heading2"/>
        <w:numPr>
          <w:ilvl w:val="1"/>
          <w:numId w:val="3"/>
        </w:numPr>
        <w:tabs>
          <w:tab w:val="left" w:pos="471"/>
        </w:tabs>
        <w:spacing w:before="200"/>
        <w:ind w:left="471" w:hanging="437"/>
      </w:pPr>
      <w:r>
        <w:t>Sweep</w:t>
      </w:r>
      <w:r>
        <w:rPr>
          <w:spacing w:val="-9"/>
        </w:rPr>
        <w:t xml:space="preserve"> </w:t>
      </w:r>
      <w:r>
        <w:t>design</w:t>
      </w:r>
      <w:r>
        <w:rPr>
          <w:spacing w:val="-9"/>
        </w:rPr>
        <w:t xml:space="preserve"> </w:t>
      </w:r>
      <w:r>
        <w:t>and</w:t>
      </w:r>
      <w:r>
        <w:rPr>
          <w:spacing w:val="-8"/>
        </w:rPr>
        <w:t xml:space="preserve"> </w:t>
      </w:r>
      <w:r>
        <w:rPr>
          <w:spacing w:val="-2"/>
        </w:rPr>
        <w:t>validation</w:t>
      </w:r>
    </w:p>
    <w:p w14:paraId="1C4133FA" w14:textId="77777777" w:rsidR="004E7388" w:rsidRDefault="00000000">
      <w:pPr>
        <w:pStyle w:val="BodyText"/>
        <w:spacing w:before="6" w:line="249" w:lineRule="auto"/>
        <w:ind w:left="34" w:firstLine="298"/>
        <w:jc w:val="both"/>
      </w:pPr>
      <w:r>
        <w:t>The experiment sweep compared two model families over the same feature-selection protocol: an advanced hybrid</w:t>
      </w:r>
      <w:r>
        <w:rPr>
          <w:spacing w:val="40"/>
        </w:rPr>
        <w:t xml:space="preserve"> </w:t>
      </w:r>
      <w:r>
        <w:t>1D</w:t>
      </w:r>
      <w:r>
        <w:rPr>
          <w:spacing w:val="40"/>
        </w:rPr>
        <w:t xml:space="preserve"> </w:t>
      </w:r>
      <w:r>
        <w:t>CNN-LSTM</w:t>
      </w:r>
      <w:r>
        <w:rPr>
          <w:spacing w:val="40"/>
        </w:rPr>
        <w:t xml:space="preserve"> </w:t>
      </w:r>
      <w:r>
        <w:t>and</w:t>
      </w:r>
      <w:r>
        <w:rPr>
          <w:spacing w:val="40"/>
        </w:rPr>
        <w:t xml:space="preserve"> </w:t>
      </w:r>
      <w:r>
        <w:t>a</w:t>
      </w:r>
      <w:r>
        <w:rPr>
          <w:spacing w:val="40"/>
        </w:rPr>
        <w:t xml:space="preserve"> </w:t>
      </w:r>
      <w:r>
        <w:t>linear</w:t>
      </w:r>
      <w:r>
        <w:rPr>
          <w:spacing w:val="40"/>
        </w:rPr>
        <w:t xml:space="preserve"> </w:t>
      </w:r>
      <w:r>
        <w:t>SVM.</w:t>
      </w:r>
      <w:r>
        <w:rPr>
          <w:spacing w:val="40"/>
        </w:rPr>
        <w:t xml:space="preserve"> </w:t>
      </w:r>
      <w:r>
        <w:t>All</w:t>
      </w:r>
      <w:r>
        <w:rPr>
          <w:spacing w:val="40"/>
        </w:rPr>
        <w:t xml:space="preserve"> </w:t>
      </w:r>
      <w:r>
        <w:t>runs used sequential window ordering, SelectKBest with ANOVA</w:t>
      </w:r>
      <w:r>
        <w:rPr>
          <w:spacing w:val="-1"/>
        </w:rPr>
        <w:t xml:space="preserve"> </w:t>
      </w:r>
      <w:r>
        <w:rPr>
          <w:rFonts w:ascii="Cambria" w:eastAsia="Cambria"/>
        </w:rPr>
        <w:t>𝐹</w:t>
      </w:r>
      <w:r>
        <w:rPr>
          <w:rFonts w:ascii="Cambria" w:eastAsia="Cambria"/>
          <w:spacing w:val="26"/>
        </w:rPr>
        <w:t xml:space="preserve"> </w:t>
      </w:r>
      <w:r>
        <w:t>statistics,</w:t>
      </w:r>
      <w:r>
        <w:rPr>
          <w:spacing w:val="-1"/>
        </w:rPr>
        <w:t xml:space="preserve"> </w:t>
      </w:r>
      <w:r>
        <w:t>leave-one-participant-out</w:t>
      </w:r>
      <w:r>
        <w:rPr>
          <w:spacing w:val="-1"/>
        </w:rPr>
        <w:t xml:space="preserve"> </w:t>
      </w:r>
      <w:r>
        <w:t>evaluation, leave-one-participant-out training-group equalization, and SMOTE within training folds [</w:t>
      </w:r>
      <w:hyperlink w:anchor="_bookmark68" w:history="1">
        <w:r w:rsidR="004E7388">
          <w:rPr>
            <w:color w:val="2F4F4F"/>
          </w:rPr>
          <w:t>58</w:t>
        </w:r>
      </w:hyperlink>
      <w:r>
        <w:t>]. The sweep varied the per-fold</w:t>
      </w:r>
      <w:r>
        <w:rPr>
          <w:spacing w:val="-9"/>
        </w:rPr>
        <w:t xml:space="preserve"> </w:t>
      </w:r>
      <w:r>
        <w:t>feature-selection</w:t>
      </w:r>
      <w:r>
        <w:rPr>
          <w:spacing w:val="-9"/>
        </w:rPr>
        <w:t xml:space="preserve"> </w:t>
      </w:r>
      <w:r>
        <w:t>budget</w:t>
      </w:r>
      <w:r>
        <w:rPr>
          <w:spacing w:val="-9"/>
        </w:rPr>
        <w:t xml:space="preserve"> </w:t>
      </w:r>
      <w:r>
        <w:t>(</w:t>
      </w:r>
      <w:r>
        <w:rPr>
          <w:rFonts w:ascii="BIZ UDGothic" w:eastAsia="BIZ UDGothic"/>
          <w:sz w:val="17"/>
        </w:rPr>
        <w:t>inner-k</w:t>
      </w:r>
      <w:r>
        <w:t>)</w:t>
      </w:r>
      <w:r>
        <w:rPr>
          <w:spacing w:val="-9"/>
        </w:rPr>
        <w:t xml:space="preserve"> </w:t>
      </w:r>
      <w:r>
        <w:t>across</w:t>
      </w:r>
      <w:r>
        <w:rPr>
          <w:spacing w:val="-9"/>
        </w:rPr>
        <w:t xml:space="preserve"> </w:t>
      </w:r>
      <w:r>
        <w:t>15</w:t>
      </w:r>
      <w:r>
        <w:rPr>
          <w:spacing w:val="-9"/>
        </w:rPr>
        <w:t xml:space="preserve"> </w:t>
      </w:r>
      <w:r>
        <w:t>values from</w:t>
      </w:r>
      <w:r>
        <w:rPr>
          <w:spacing w:val="-9"/>
        </w:rPr>
        <w:t xml:space="preserve"> </w:t>
      </w:r>
      <w:r>
        <w:t>1</w:t>
      </w:r>
      <w:r>
        <w:rPr>
          <w:spacing w:val="-9"/>
        </w:rPr>
        <w:t xml:space="preserve"> </w:t>
      </w:r>
      <w:r>
        <w:t>to</w:t>
      </w:r>
      <w:r>
        <w:rPr>
          <w:spacing w:val="-9"/>
        </w:rPr>
        <w:t xml:space="preserve"> </w:t>
      </w:r>
      <w:r>
        <w:t>70</w:t>
      </w:r>
      <w:r>
        <w:rPr>
          <w:spacing w:val="-9"/>
        </w:rPr>
        <w:t xml:space="preserve"> </w:t>
      </w:r>
      <w:r>
        <w:t>and</w:t>
      </w:r>
      <w:r>
        <w:rPr>
          <w:spacing w:val="-9"/>
        </w:rPr>
        <w:t xml:space="preserve"> </w:t>
      </w:r>
      <w:r>
        <w:t>repeated</w:t>
      </w:r>
      <w:r>
        <w:rPr>
          <w:spacing w:val="-9"/>
        </w:rPr>
        <w:t xml:space="preserve"> </w:t>
      </w:r>
      <w:r>
        <w:t>the</w:t>
      </w:r>
      <w:r>
        <w:rPr>
          <w:spacing w:val="-9"/>
        </w:rPr>
        <w:t xml:space="preserve"> </w:t>
      </w:r>
      <w:r>
        <w:t>search</w:t>
      </w:r>
      <w:r>
        <w:rPr>
          <w:spacing w:val="-9"/>
        </w:rPr>
        <w:t xml:space="preserve"> </w:t>
      </w:r>
      <w:r>
        <w:t>across</w:t>
      </w:r>
      <w:r>
        <w:rPr>
          <w:spacing w:val="-9"/>
        </w:rPr>
        <w:t xml:space="preserve"> </w:t>
      </w:r>
      <w:r>
        <w:t>5</w:t>
      </w:r>
      <w:r>
        <w:rPr>
          <w:spacing w:val="-9"/>
        </w:rPr>
        <w:t xml:space="preserve"> </w:t>
      </w:r>
      <w:r>
        <w:t>window</w:t>
      </w:r>
      <w:r>
        <w:rPr>
          <w:spacing w:val="-9"/>
        </w:rPr>
        <w:t xml:space="preserve"> </w:t>
      </w:r>
      <w:r>
        <w:t>sizes, yielding 150 successful runs in total (75 per model).</w:t>
      </w:r>
    </w:p>
    <w:p w14:paraId="0C73B5A5" w14:textId="38E9E683" w:rsidR="004E7388" w:rsidRDefault="00000000">
      <w:pPr>
        <w:pStyle w:val="BodyText"/>
        <w:spacing w:line="249" w:lineRule="auto"/>
        <w:ind w:left="34" w:firstLine="298"/>
        <w:jc w:val="both"/>
      </w:pPr>
      <w:r>
        <w:t>This</w:t>
      </w:r>
      <w:r w:rsidR="00ED5738">
        <w:rPr>
          <w:spacing w:val="80"/>
        </w:rPr>
        <w:t xml:space="preserve"> </w:t>
      </w:r>
      <w:r>
        <w:t>design</w:t>
      </w:r>
      <w:r w:rsidR="00ED5738">
        <w:rPr>
          <w:spacing w:val="80"/>
        </w:rPr>
        <w:t xml:space="preserve"> </w:t>
      </w:r>
      <w:r>
        <w:t>matters</w:t>
      </w:r>
      <w:r>
        <w:rPr>
          <w:spacing w:val="80"/>
        </w:rPr>
        <w:t xml:space="preserve"> </w:t>
      </w:r>
      <w:r>
        <w:t>for</w:t>
      </w:r>
      <w:r w:rsidR="00ED5738">
        <w:rPr>
          <w:spacing w:val="80"/>
        </w:rPr>
        <w:t xml:space="preserve"> </w:t>
      </w:r>
      <w:r>
        <w:t>interpretation.</w:t>
      </w:r>
      <w:r>
        <w:rPr>
          <w:spacing w:val="40"/>
        </w:rPr>
        <w:t xml:space="preserve"> </w:t>
      </w:r>
      <w:r>
        <w:t>Leave-one-participant-out evaluation remained subject independent throughout, so no participant contributed</w:t>
      </w:r>
      <w:r>
        <w:rPr>
          <w:spacing w:val="80"/>
          <w:w w:val="150"/>
        </w:rPr>
        <w:t xml:space="preserve"> </w:t>
      </w:r>
      <w:r>
        <w:t>both training and test windows to the same fold. Feature selection, participant-group equalization, and synthetic oversampling were all restricted to the corresponding training participants, which is important because leakage</w:t>
      </w:r>
      <w:r>
        <w:rPr>
          <w:spacing w:val="80"/>
        </w:rPr>
        <w:t xml:space="preserve"> </w:t>
      </w:r>
      <w:r>
        <w:t>at these steps can materially inflate reported biomarker performance [</w:t>
      </w:r>
      <w:hyperlink w:anchor="_bookmark45" w:history="1">
        <w:r w:rsidR="004E7388">
          <w:rPr>
            <w:color w:val="2F4F4F"/>
          </w:rPr>
          <w:t>33</w:t>
        </w:r>
      </w:hyperlink>
      <w:r>
        <w:t xml:space="preserve">]. The </w:t>
      </w:r>
      <w:r>
        <w:rPr>
          <w:rFonts w:ascii="BIZ UDGothic"/>
          <w:sz w:val="17"/>
        </w:rPr>
        <w:t>inner-k</w:t>
      </w:r>
      <w:r>
        <w:rPr>
          <w:rFonts w:ascii="BIZ UDGothic"/>
          <w:spacing w:val="-10"/>
          <w:sz w:val="17"/>
        </w:rPr>
        <w:t xml:space="preserve"> </w:t>
      </w:r>
      <w:r>
        <w:t>parameter controlled how many features were selected inside each training fold. The feature-selection stability panels in the study describe shared</w:t>
      </w:r>
      <w:r>
        <w:rPr>
          <w:spacing w:val="-10"/>
        </w:rPr>
        <w:t xml:space="preserve"> </w:t>
      </w:r>
      <w:r>
        <w:t>pipeline</w:t>
      </w:r>
      <w:r>
        <w:rPr>
          <w:spacing w:val="-10"/>
        </w:rPr>
        <w:t xml:space="preserve"> </w:t>
      </w:r>
      <w:r>
        <w:t>behavior</w:t>
      </w:r>
      <w:r>
        <w:rPr>
          <w:spacing w:val="-10"/>
        </w:rPr>
        <w:t xml:space="preserve"> </w:t>
      </w:r>
      <w:r>
        <w:t>because</w:t>
      </w:r>
      <w:r>
        <w:rPr>
          <w:spacing w:val="-10"/>
        </w:rPr>
        <w:t xml:space="preserve"> </w:t>
      </w:r>
      <w:r>
        <w:t>both</w:t>
      </w:r>
      <w:r>
        <w:rPr>
          <w:spacing w:val="-10"/>
        </w:rPr>
        <w:t xml:space="preserve"> </w:t>
      </w:r>
      <w:r>
        <w:t>classifiers</w:t>
      </w:r>
      <w:r>
        <w:rPr>
          <w:spacing w:val="-10"/>
        </w:rPr>
        <w:t xml:space="preserve"> </w:t>
      </w:r>
      <w:r>
        <w:t>consumed the same selected features for matched sweep settings.</w:t>
      </w:r>
    </w:p>
    <w:p w14:paraId="4E0C3AC8" w14:textId="77777777" w:rsidR="004E7388" w:rsidRDefault="00000000">
      <w:pPr>
        <w:pStyle w:val="Heading2"/>
        <w:numPr>
          <w:ilvl w:val="1"/>
          <w:numId w:val="3"/>
        </w:numPr>
        <w:tabs>
          <w:tab w:val="left" w:pos="471"/>
        </w:tabs>
        <w:spacing w:before="195"/>
        <w:ind w:left="471" w:hanging="437"/>
      </w:pPr>
      <w:r>
        <w:rPr>
          <w:spacing w:val="-2"/>
        </w:rPr>
        <w:t>Models</w:t>
      </w:r>
    </w:p>
    <w:p w14:paraId="4637DB34" w14:textId="77777777" w:rsidR="004E7388" w:rsidRDefault="00000000">
      <w:pPr>
        <w:pStyle w:val="BodyText"/>
        <w:spacing w:before="6" w:line="249" w:lineRule="auto"/>
        <w:ind w:left="34" w:firstLine="298"/>
        <w:jc w:val="both"/>
      </w:pPr>
      <w:r>
        <w:t>Both classifiers operated on the fold-selected handcrafted</w:t>
      </w:r>
      <w:r>
        <w:rPr>
          <w:spacing w:val="-10"/>
        </w:rPr>
        <w:t xml:space="preserve"> </w:t>
      </w:r>
      <w:r>
        <w:t>feature</w:t>
      </w:r>
      <w:r>
        <w:rPr>
          <w:spacing w:val="-10"/>
        </w:rPr>
        <w:t xml:space="preserve"> </w:t>
      </w:r>
      <w:r>
        <w:t>vectors</w:t>
      </w:r>
      <w:r>
        <w:rPr>
          <w:spacing w:val="-10"/>
        </w:rPr>
        <w:t xml:space="preserve"> </w:t>
      </w:r>
      <w:r>
        <w:t>produced</w:t>
      </w:r>
      <w:r>
        <w:rPr>
          <w:spacing w:val="-10"/>
        </w:rPr>
        <w:t xml:space="preserve"> </w:t>
      </w:r>
      <w:r>
        <w:t>by</w:t>
      </w:r>
      <w:r>
        <w:rPr>
          <w:spacing w:val="-10"/>
        </w:rPr>
        <w:t xml:space="preserve"> </w:t>
      </w:r>
      <w:r>
        <w:t>the</w:t>
      </w:r>
      <w:r>
        <w:rPr>
          <w:spacing w:val="-10"/>
        </w:rPr>
        <w:t xml:space="preserve"> </w:t>
      </w:r>
      <w:r>
        <w:t>current</w:t>
      </w:r>
      <w:r>
        <w:rPr>
          <w:spacing w:val="-10"/>
        </w:rPr>
        <w:t xml:space="preserve"> </w:t>
      </w:r>
      <w:r>
        <w:rPr>
          <w:rFonts w:ascii="BIZ UDGothic"/>
          <w:sz w:val="17"/>
        </w:rPr>
        <w:t xml:space="preserve">inner-k </w:t>
      </w:r>
      <w:r>
        <w:t>setting. Patient-level outputs were derived by averaging held-out window probabilities within each participant before</w:t>
      </w:r>
      <w:r>
        <w:rPr>
          <w:spacing w:val="-12"/>
        </w:rPr>
        <w:t xml:space="preserve"> </w:t>
      </w:r>
      <w:r>
        <w:t>computing</w:t>
      </w:r>
      <w:r>
        <w:rPr>
          <w:spacing w:val="-12"/>
        </w:rPr>
        <w:t xml:space="preserve"> </w:t>
      </w:r>
      <w:r>
        <w:t>ROC-AUC</w:t>
      </w:r>
      <w:r>
        <w:rPr>
          <w:spacing w:val="-12"/>
        </w:rPr>
        <w:t xml:space="preserve"> </w:t>
      </w:r>
      <w:r>
        <w:t>and</w:t>
      </w:r>
      <w:r>
        <w:rPr>
          <w:spacing w:val="-12"/>
        </w:rPr>
        <w:t xml:space="preserve"> </w:t>
      </w:r>
      <w:r>
        <w:t>the</w:t>
      </w:r>
      <w:r>
        <w:rPr>
          <w:spacing w:val="-12"/>
        </w:rPr>
        <w:t xml:space="preserve"> </w:t>
      </w:r>
      <w:r>
        <w:t>other</w:t>
      </w:r>
      <w:r>
        <w:rPr>
          <w:spacing w:val="-12"/>
        </w:rPr>
        <w:t xml:space="preserve"> </w:t>
      </w:r>
      <w:r>
        <w:t>clinical</w:t>
      </w:r>
      <w:r>
        <w:rPr>
          <w:spacing w:val="-12"/>
        </w:rPr>
        <w:t xml:space="preserve"> </w:t>
      </w:r>
      <w:r>
        <w:t xml:space="preserve">metrics. Table </w:t>
      </w:r>
      <w:hyperlink w:anchor="_bookmark3" w:history="1">
        <w:r w:rsidR="004E7388">
          <w:rPr>
            <w:color w:val="2F4F4F"/>
          </w:rPr>
          <w:t>3</w:t>
        </w:r>
      </w:hyperlink>
      <w:r>
        <w:rPr>
          <w:color w:val="2F4F4F"/>
        </w:rPr>
        <w:t xml:space="preserve"> </w:t>
      </w:r>
      <w:r>
        <w:t>summarizes the model architecture and training setup used in the sweep.</w:t>
      </w:r>
    </w:p>
    <w:p w14:paraId="67E13DD8" w14:textId="77777777" w:rsidR="004E7388" w:rsidRDefault="00000000">
      <w:pPr>
        <w:pStyle w:val="BodyText"/>
        <w:spacing w:line="249" w:lineRule="auto"/>
        <w:ind w:left="34" w:firstLine="298"/>
        <w:jc w:val="both"/>
      </w:pPr>
      <w:r>
        <w:t xml:space="preserve">The SVM baseline used a linear kernel with </w:t>
      </w:r>
      <w:r>
        <w:rPr>
          <w:rFonts w:ascii="BIZ UDGothic"/>
          <w:sz w:val="17"/>
        </w:rPr>
        <w:t>C=1.0</w:t>
      </w:r>
      <w:r>
        <w:rPr>
          <w:rFonts w:ascii="BIZ UDGothic"/>
          <w:spacing w:val="-22"/>
          <w:sz w:val="17"/>
        </w:rPr>
        <w:t xml:space="preserve"> </w:t>
      </w:r>
      <w:r>
        <w:t xml:space="preserve">and </w:t>
      </w:r>
      <w:r>
        <w:rPr>
          <w:spacing w:val="-2"/>
        </w:rPr>
        <w:t>probability</w:t>
      </w:r>
      <w:r>
        <w:rPr>
          <w:spacing w:val="-5"/>
        </w:rPr>
        <w:t xml:space="preserve"> </w:t>
      </w:r>
      <w:r>
        <w:rPr>
          <w:spacing w:val="-2"/>
        </w:rPr>
        <w:t>output</w:t>
      </w:r>
      <w:r>
        <w:rPr>
          <w:spacing w:val="-3"/>
        </w:rPr>
        <w:t xml:space="preserve"> </w:t>
      </w:r>
      <w:r>
        <w:rPr>
          <w:spacing w:val="-2"/>
        </w:rPr>
        <w:t>enabled.</w:t>
      </w:r>
      <w:r>
        <w:rPr>
          <w:spacing w:val="-5"/>
        </w:rPr>
        <w:t xml:space="preserve"> </w:t>
      </w:r>
      <w:r>
        <w:rPr>
          <w:spacing w:val="-2"/>
        </w:rPr>
        <w:t>When</w:t>
      </w:r>
      <w:r>
        <w:rPr>
          <w:spacing w:val="-3"/>
        </w:rPr>
        <w:t xml:space="preserve"> </w:t>
      </w:r>
      <w:r>
        <w:rPr>
          <w:spacing w:val="-2"/>
        </w:rPr>
        <w:t>SMOTE</w:t>
      </w:r>
      <w:r>
        <w:rPr>
          <w:spacing w:val="-5"/>
        </w:rPr>
        <w:t xml:space="preserve"> </w:t>
      </w:r>
      <w:r>
        <w:rPr>
          <w:spacing w:val="-2"/>
        </w:rPr>
        <w:t>was</w:t>
      </w:r>
      <w:r>
        <w:rPr>
          <w:spacing w:val="-5"/>
        </w:rPr>
        <w:t xml:space="preserve"> </w:t>
      </w:r>
      <w:r>
        <w:rPr>
          <w:spacing w:val="-2"/>
        </w:rPr>
        <w:t>active</w:t>
      </w:r>
      <w:r>
        <w:rPr>
          <w:spacing w:val="-5"/>
        </w:rPr>
        <w:t xml:space="preserve"> </w:t>
      </w:r>
      <w:r>
        <w:rPr>
          <w:spacing w:val="-2"/>
        </w:rPr>
        <w:t>inside the</w:t>
      </w:r>
      <w:r>
        <w:rPr>
          <w:spacing w:val="-11"/>
        </w:rPr>
        <w:t xml:space="preserve"> </w:t>
      </w:r>
      <w:r>
        <w:rPr>
          <w:spacing w:val="-2"/>
        </w:rPr>
        <w:t>training</w:t>
      </w:r>
      <w:r>
        <w:rPr>
          <w:spacing w:val="-10"/>
        </w:rPr>
        <w:t xml:space="preserve"> </w:t>
      </w:r>
      <w:r>
        <w:rPr>
          <w:spacing w:val="-2"/>
        </w:rPr>
        <w:t>folds,</w:t>
      </w:r>
      <w:r>
        <w:rPr>
          <w:spacing w:val="-11"/>
        </w:rPr>
        <w:t xml:space="preserve"> </w:t>
      </w:r>
      <w:r>
        <w:rPr>
          <w:spacing w:val="-2"/>
        </w:rPr>
        <w:t>class</w:t>
      </w:r>
      <w:r>
        <w:rPr>
          <w:spacing w:val="-10"/>
        </w:rPr>
        <w:t xml:space="preserve"> </w:t>
      </w:r>
      <w:r>
        <w:rPr>
          <w:spacing w:val="-2"/>
        </w:rPr>
        <w:t>weighting</w:t>
      </w:r>
      <w:r>
        <w:rPr>
          <w:spacing w:val="-11"/>
        </w:rPr>
        <w:t xml:space="preserve"> </w:t>
      </w:r>
      <w:r>
        <w:rPr>
          <w:spacing w:val="-2"/>
        </w:rPr>
        <w:t>was</w:t>
      </w:r>
      <w:r>
        <w:rPr>
          <w:spacing w:val="-10"/>
        </w:rPr>
        <w:t xml:space="preserve"> </w:t>
      </w:r>
      <w:r>
        <w:rPr>
          <w:spacing w:val="-2"/>
        </w:rPr>
        <w:t>not</w:t>
      </w:r>
      <w:r>
        <w:rPr>
          <w:spacing w:val="-11"/>
        </w:rPr>
        <w:t xml:space="preserve"> </w:t>
      </w:r>
      <w:r>
        <w:rPr>
          <w:spacing w:val="-2"/>
        </w:rPr>
        <w:t>applied</w:t>
      </w:r>
      <w:r>
        <w:rPr>
          <w:spacing w:val="-10"/>
        </w:rPr>
        <w:t xml:space="preserve"> </w:t>
      </w:r>
      <w:r>
        <w:rPr>
          <w:spacing w:val="-2"/>
        </w:rPr>
        <w:t>in</w:t>
      </w:r>
      <w:r>
        <w:rPr>
          <w:spacing w:val="-11"/>
        </w:rPr>
        <w:t xml:space="preserve"> </w:t>
      </w:r>
      <w:r>
        <w:rPr>
          <w:spacing w:val="-2"/>
        </w:rPr>
        <w:t xml:space="preserve">parallel, </w:t>
      </w:r>
      <w:r>
        <w:t>so</w:t>
      </w:r>
      <w:r>
        <w:rPr>
          <w:spacing w:val="-13"/>
        </w:rPr>
        <w:t xml:space="preserve"> </w:t>
      </w:r>
      <w:r>
        <w:t>synthetic</w:t>
      </w:r>
      <w:r>
        <w:rPr>
          <w:spacing w:val="-12"/>
        </w:rPr>
        <w:t xml:space="preserve"> </w:t>
      </w:r>
      <w:r>
        <w:t>oversampling</w:t>
      </w:r>
      <w:r>
        <w:rPr>
          <w:spacing w:val="-13"/>
        </w:rPr>
        <w:t xml:space="preserve"> </w:t>
      </w:r>
      <w:r>
        <w:t>and</w:t>
      </w:r>
      <w:r>
        <w:rPr>
          <w:spacing w:val="-12"/>
        </w:rPr>
        <w:t xml:space="preserve"> </w:t>
      </w:r>
      <w:r>
        <w:t>explicit</w:t>
      </w:r>
      <w:r>
        <w:rPr>
          <w:spacing w:val="-13"/>
        </w:rPr>
        <w:t xml:space="preserve"> </w:t>
      </w:r>
      <w:r>
        <w:t>class</w:t>
      </w:r>
      <w:r>
        <w:rPr>
          <w:spacing w:val="-12"/>
        </w:rPr>
        <w:t xml:space="preserve"> </w:t>
      </w:r>
      <w:r>
        <w:t>weighting</w:t>
      </w:r>
      <w:r>
        <w:rPr>
          <w:spacing w:val="-13"/>
        </w:rPr>
        <w:t xml:space="preserve"> </w:t>
      </w:r>
      <w:r>
        <w:t>were not used simultaneously.</w:t>
      </w:r>
    </w:p>
    <w:p w14:paraId="470E6D25" w14:textId="77777777" w:rsidR="004E7388" w:rsidRDefault="00000000">
      <w:pPr>
        <w:pStyle w:val="BodyText"/>
        <w:spacing w:line="249" w:lineRule="auto"/>
        <w:ind w:left="34" w:firstLine="298"/>
        <w:jc w:val="both"/>
      </w:pPr>
      <w:r>
        <w:t xml:space="preserve">The hybrid model treated the selected feature vector as a learned one-dimensional representation before recurrent modeling. In the best-performing 6 s, </w:t>
      </w:r>
      <w:r>
        <w:rPr>
          <w:rFonts w:ascii="BIZ UDGothic"/>
          <w:sz w:val="17"/>
        </w:rPr>
        <w:t>inner-k=1</w:t>
      </w:r>
      <w:r>
        <w:rPr>
          <w:rFonts w:ascii="BIZ UDGothic"/>
          <w:spacing w:val="-5"/>
          <w:sz w:val="17"/>
        </w:rPr>
        <w:t xml:space="preserve"> </w:t>
      </w:r>
      <w:r>
        <w:t>run, the input features were first projected to a 128-dimensional embedding</w:t>
      </w:r>
      <w:r>
        <w:rPr>
          <w:spacing w:val="40"/>
        </w:rPr>
        <w:t xml:space="preserve"> </w:t>
      </w:r>
      <w:r>
        <w:t>with</w:t>
      </w:r>
      <w:r>
        <w:rPr>
          <w:spacing w:val="40"/>
        </w:rPr>
        <w:t xml:space="preserve"> </w:t>
      </w:r>
      <w:r>
        <w:t>normalization</w:t>
      </w:r>
      <w:r>
        <w:rPr>
          <w:spacing w:val="40"/>
        </w:rPr>
        <w:t xml:space="preserve"> </w:t>
      </w:r>
      <w:r>
        <w:t>and</w:t>
      </w:r>
      <w:r>
        <w:rPr>
          <w:spacing w:val="40"/>
        </w:rPr>
        <w:t xml:space="preserve"> </w:t>
      </w:r>
      <w:r>
        <w:t>dropout,</w:t>
      </w:r>
      <w:r>
        <w:rPr>
          <w:spacing w:val="40"/>
        </w:rPr>
        <w:t xml:space="preserve"> </w:t>
      </w:r>
      <w:r>
        <w:t>then mapped</w:t>
      </w:r>
      <w:r>
        <w:rPr>
          <w:spacing w:val="40"/>
        </w:rPr>
        <w:t xml:space="preserve"> </w:t>
      </w:r>
      <w:r>
        <w:t>into</w:t>
      </w:r>
      <w:r>
        <w:rPr>
          <w:spacing w:val="40"/>
        </w:rPr>
        <w:t xml:space="preserve"> </w:t>
      </w:r>
      <w:r>
        <w:t>a</w:t>
      </w:r>
      <w:r>
        <w:rPr>
          <w:spacing w:val="40"/>
        </w:rPr>
        <w:t xml:space="preserve"> </w:t>
      </w:r>
      <w:r>
        <w:t>64-position</w:t>
      </w:r>
      <w:r>
        <w:rPr>
          <w:spacing w:val="40"/>
        </w:rPr>
        <w:t xml:space="preserve"> </w:t>
      </w:r>
      <w:r>
        <w:t>latent</w:t>
      </w:r>
      <w:r>
        <w:rPr>
          <w:spacing w:val="40"/>
        </w:rPr>
        <w:t xml:space="preserve"> </w:t>
      </w:r>
      <w:r>
        <w:t>representation</w:t>
      </w:r>
      <w:r>
        <w:rPr>
          <w:spacing w:val="40"/>
        </w:rPr>
        <w:t xml:space="preserve"> </w:t>
      </w:r>
      <w:r>
        <w:t>for</w:t>
      </w:r>
      <w:r>
        <w:rPr>
          <w:spacing w:val="80"/>
        </w:rPr>
        <w:t xml:space="preserve"> </w:t>
      </w:r>
      <w:r>
        <w:t>three convolutional blocks. These blocks used channel progressions</w:t>
      </w:r>
      <w:r>
        <w:rPr>
          <w:spacing w:val="60"/>
        </w:rPr>
        <w:t xml:space="preserve"> </w:t>
      </w:r>
      <w:r>
        <w:t>of</w:t>
      </w:r>
      <w:r>
        <w:rPr>
          <w:spacing w:val="71"/>
        </w:rPr>
        <w:t xml:space="preserve"> </w:t>
      </w:r>
      <w:r>
        <w:rPr>
          <w:rFonts w:ascii="BIZ UDGothic"/>
          <w:sz w:val="17"/>
        </w:rPr>
        <w:t>[64,64]</w:t>
      </w:r>
      <w:r>
        <w:t>,</w:t>
      </w:r>
      <w:r>
        <w:rPr>
          <w:spacing w:val="60"/>
        </w:rPr>
        <w:t xml:space="preserve"> </w:t>
      </w:r>
      <w:r>
        <w:rPr>
          <w:rFonts w:ascii="BIZ UDGothic"/>
          <w:sz w:val="17"/>
        </w:rPr>
        <w:t>[128,128]</w:t>
      </w:r>
      <w:r>
        <w:t>,</w:t>
      </w:r>
      <w:r>
        <w:rPr>
          <w:spacing w:val="61"/>
        </w:rPr>
        <w:t xml:space="preserve"> </w:t>
      </w:r>
      <w:r>
        <w:t>and</w:t>
      </w:r>
      <w:r>
        <w:rPr>
          <w:spacing w:val="61"/>
        </w:rPr>
        <w:t xml:space="preserve"> </w:t>
      </w:r>
      <w:r>
        <w:rPr>
          <w:rFonts w:ascii="BIZ UDGothic"/>
          <w:sz w:val="17"/>
        </w:rPr>
        <w:t>[256,128]</w:t>
      </w:r>
      <w:r>
        <w:rPr>
          <w:rFonts w:ascii="BIZ UDGothic"/>
          <w:spacing w:val="26"/>
          <w:sz w:val="17"/>
        </w:rPr>
        <w:t xml:space="preserve"> </w:t>
      </w:r>
      <w:r>
        <w:rPr>
          <w:spacing w:val="-4"/>
        </w:rPr>
        <w:t>with</w:t>
      </w:r>
    </w:p>
    <w:p w14:paraId="0F7E10F1" w14:textId="77777777" w:rsidR="004E7388" w:rsidRDefault="00000000">
      <w:pPr>
        <w:pStyle w:val="BodyText"/>
        <w:spacing w:before="68" w:line="249" w:lineRule="auto"/>
        <w:ind w:left="34" w:right="32"/>
        <w:jc w:val="both"/>
      </w:pPr>
      <w:r>
        <w:br w:type="column"/>
      </w:r>
      <w:r>
        <w:t xml:space="preserve">kernel sizes </w:t>
      </w:r>
      <w:r>
        <w:rPr>
          <w:rFonts w:ascii="BIZ UDGothic"/>
          <w:sz w:val="17"/>
        </w:rPr>
        <w:t>[5,3]</w:t>
      </w:r>
      <w:r>
        <w:t xml:space="preserve">, </w:t>
      </w:r>
      <w:r>
        <w:rPr>
          <w:rFonts w:ascii="BIZ UDGothic"/>
          <w:sz w:val="17"/>
        </w:rPr>
        <w:t>[3,3]</w:t>
      </w:r>
      <w:r>
        <w:t xml:space="preserve">, and </w:t>
      </w:r>
      <w:r>
        <w:rPr>
          <w:rFonts w:ascii="BIZ UDGothic"/>
          <w:sz w:val="17"/>
        </w:rPr>
        <w:t>[3,1]</w:t>
      </w:r>
      <w:r>
        <w:t>, together with batch normalization, max pooling, and dropout after each stage.</w:t>
      </w:r>
    </w:p>
    <w:p w14:paraId="725CA1A0" w14:textId="77777777" w:rsidR="004E7388" w:rsidRDefault="00000000">
      <w:pPr>
        <w:pStyle w:val="BodyText"/>
        <w:spacing w:line="249" w:lineRule="auto"/>
        <w:ind w:left="34" w:right="32" w:firstLine="298"/>
        <w:jc w:val="both"/>
      </w:pPr>
      <w:r>
        <w:t>Sequence modeling then used two bidirectional LSTM layers</w:t>
      </w:r>
      <w:r>
        <w:rPr>
          <w:spacing w:val="-11"/>
        </w:rPr>
        <w:t xml:space="preserve"> </w:t>
      </w:r>
      <w:r>
        <w:t>with</w:t>
      </w:r>
      <w:r>
        <w:rPr>
          <w:spacing w:val="-11"/>
        </w:rPr>
        <w:t xml:space="preserve"> </w:t>
      </w:r>
      <w:r>
        <w:t>128</w:t>
      </w:r>
      <w:r>
        <w:rPr>
          <w:spacing w:val="-11"/>
        </w:rPr>
        <w:t xml:space="preserve"> </w:t>
      </w:r>
      <w:r>
        <w:t>and</w:t>
      </w:r>
      <w:r>
        <w:rPr>
          <w:spacing w:val="-11"/>
        </w:rPr>
        <w:t xml:space="preserve"> </w:t>
      </w:r>
      <w:r>
        <w:t>64</w:t>
      </w:r>
      <w:r>
        <w:rPr>
          <w:spacing w:val="-11"/>
        </w:rPr>
        <w:t xml:space="preserve"> </w:t>
      </w:r>
      <w:r>
        <w:t>hidden</w:t>
      </w:r>
      <w:r>
        <w:rPr>
          <w:spacing w:val="-11"/>
        </w:rPr>
        <w:t xml:space="preserve"> </w:t>
      </w:r>
      <w:r>
        <w:t>units,</w:t>
      </w:r>
      <w:r>
        <w:rPr>
          <w:spacing w:val="-11"/>
        </w:rPr>
        <w:t xml:space="preserve"> </w:t>
      </w:r>
      <w:r>
        <w:t>followed</w:t>
      </w:r>
      <w:r>
        <w:rPr>
          <w:spacing w:val="-11"/>
        </w:rPr>
        <w:t xml:space="preserve"> </w:t>
      </w:r>
      <w:r>
        <w:t>by</w:t>
      </w:r>
      <w:r>
        <w:rPr>
          <w:spacing w:val="-11"/>
        </w:rPr>
        <w:t xml:space="preserve"> </w:t>
      </w:r>
      <w:r>
        <w:t>eight-head self-attention with residual layer normalization and dropout. The recurrent summary was globally pooled and concatenated</w:t>
      </w:r>
      <w:r>
        <w:rPr>
          <w:spacing w:val="-9"/>
        </w:rPr>
        <w:t xml:space="preserve"> </w:t>
      </w:r>
      <w:r>
        <w:t>with</w:t>
      </w:r>
      <w:r>
        <w:rPr>
          <w:spacing w:val="-9"/>
        </w:rPr>
        <w:t xml:space="preserve"> </w:t>
      </w:r>
      <w:r>
        <w:t>pooled</w:t>
      </w:r>
      <w:r>
        <w:rPr>
          <w:spacing w:val="-9"/>
        </w:rPr>
        <w:t xml:space="preserve"> </w:t>
      </w:r>
      <w:r>
        <w:t>multi-scale</w:t>
      </w:r>
      <w:r>
        <w:rPr>
          <w:spacing w:val="-9"/>
        </w:rPr>
        <w:t xml:space="preserve"> </w:t>
      </w:r>
      <w:r>
        <w:t>CNN</w:t>
      </w:r>
      <w:r>
        <w:rPr>
          <w:spacing w:val="-9"/>
        </w:rPr>
        <w:t xml:space="preserve"> </w:t>
      </w:r>
      <w:r>
        <w:t>outputs</w:t>
      </w:r>
      <w:r>
        <w:rPr>
          <w:spacing w:val="-9"/>
        </w:rPr>
        <w:t xml:space="preserve"> </w:t>
      </w:r>
      <w:r>
        <w:t>through feature-pyramid</w:t>
      </w:r>
      <w:r>
        <w:rPr>
          <w:spacing w:val="-3"/>
        </w:rPr>
        <w:t xml:space="preserve"> </w:t>
      </w:r>
      <w:r>
        <w:t>fusion</w:t>
      </w:r>
      <w:r>
        <w:rPr>
          <w:spacing w:val="-3"/>
        </w:rPr>
        <w:t xml:space="preserve"> </w:t>
      </w:r>
      <w:r>
        <w:t>before</w:t>
      </w:r>
      <w:r>
        <w:rPr>
          <w:spacing w:val="-3"/>
        </w:rPr>
        <w:t xml:space="preserve"> </w:t>
      </w:r>
      <w:r>
        <w:t>two</w:t>
      </w:r>
      <w:r>
        <w:rPr>
          <w:spacing w:val="-3"/>
        </w:rPr>
        <w:t xml:space="preserve"> </w:t>
      </w:r>
      <w:r>
        <w:t>dense</w:t>
      </w:r>
      <w:r>
        <w:rPr>
          <w:spacing w:val="-3"/>
        </w:rPr>
        <w:t xml:space="preserve"> </w:t>
      </w:r>
      <w:r>
        <w:t>blocks</w:t>
      </w:r>
      <w:r>
        <w:rPr>
          <w:spacing w:val="-3"/>
        </w:rPr>
        <w:t xml:space="preserve"> </w:t>
      </w:r>
      <w:r>
        <w:t>of</w:t>
      </w:r>
      <w:r>
        <w:rPr>
          <w:spacing w:val="-3"/>
        </w:rPr>
        <w:t xml:space="preserve"> </w:t>
      </w:r>
      <w:r>
        <w:t>256</w:t>
      </w:r>
      <w:r>
        <w:rPr>
          <w:spacing w:val="-3"/>
        </w:rPr>
        <w:t xml:space="preserve"> </w:t>
      </w:r>
      <w:r>
        <w:t>and 128 units and a final two-logit output layer. Training used AdamW, cosine warm restarts, label smoothing, gradient clipping,</w:t>
      </w:r>
      <w:r>
        <w:rPr>
          <w:spacing w:val="-13"/>
        </w:rPr>
        <w:t xml:space="preserve"> </w:t>
      </w:r>
      <w:r>
        <w:t>mixed</w:t>
      </w:r>
      <w:r>
        <w:rPr>
          <w:spacing w:val="-12"/>
        </w:rPr>
        <w:t xml:space="preserve"> </w:t>
      </w:r>
      <w:r>
        <w:t>precision,</w:t>
      </w:r>
      <w:r>
        <w:rPr>
          <w:spacing w:val="-13"/>
        </w:rPr>
        <w:t xml:space="preserve"> </w:t>
      </w:r>
      <w:r>
        <w:t>and</w:t>
      </w:r>
      <w:r>
        <w:rPr>
          <w:spacing w:val="-12"/>
        </w:rPr>
        <w:t xml:space="preserve"> </w:t>
      </w:r>
      <w:r>
        <w:t>early</w:t>
      </w:r>
      <w:r>
        <w:rPr>
          <w:spacing w:val="-13"/>
        </w:rPr>
        <w:t xml:space="preserve"> </w:t>
      </w:r>
      <w:r>
        <w:t>stopping</w:t>
      </w:r>
      <w:r>
        <w:rPr>
          <w:spacing w:val="-12"/>
        </w:rPr>
        <w:t xml:space="preserve"> </w:t>
      </w:r>
      <w:r>
        <w:t>with</w:t>
      </w:r>
      <w:r>
        <w:rPr>
          <w:spacing w:val="-13"/>
        </w:rPr>
        <w:t xml:space="preserve"> </w:t>
      </w:r>
      <w:r>
        <w:t xml:space="preserve">best-state </w:t>
      </w:r>
      <w:r>
        <w:rPr>
          <w:spacing w:val="-2"/>
        </w:rPr>
        <w:t>restore.</w:t>
      </w:r>
    </w:p>
    <w:p w14:paraId="66B15A2E" w14:textId="77777777" w:rsidR="004E7388" w:rsidRDefault="00000000">
      <w:pPr>
        <w:pStyle w:val="BodyText"/>
        <w:spacing w:line="249" w:lineRule="auto"/>
        <w:ind w:left="34" w:right="32" w:firstLine="298"/>
        <w:jc w:val="both"/>
      </w:pPr>
      <w:r>
        <w:t>The architectural choices were intended to distribute</w:t>
      </w:r>
      <w:r>
        <w:rPr>
          <w:spacing w:val="40"/>
        </w:rPr>
        <w:t xml:space="preserve"> </w:t>
      </w:r>
      <w:r>
        <w:t>the modeling burden across complementary stages. The projection layer compressed the sparse selected features into</w:t>
      </w:r>
      <w:r>
        <w:rPr>
          <w:spacing w:val="-4"/>
        </w:rPr>
        <w:t xml:space="preserve"> </w:t>
      </w:r>
      <w:r>
        <w:t>a</w:t>
      </w:r>
      <w:r>
        <w:rPr>
          <w:spacing w:val="-5"/>
        </w:rPr>
        <w:t xml:space="preserve"> </w:t>
      </w:r>
      <w:r>
        <w:t>stable</w:t>
      </w:r>
      <w:r>
        <w:rPr>
          <w:spacing w:val="-5"/>
        </w:rPr>
        <w:t xml:space="preserve"> </w:t>
      </w:r>
      <w:r>
        <w:t>latent</w:t>
      </w:r>
      <w:r>
        <w:rPr>
          <w:spacing w:val="-4"/>
        </w:rPr>
        <w:t xml:space="preserve"> </w:t>
      </w:r>
      <w:r>
        <w:t>representation</w:t>
      </w:r>
      <w:r>
        <w:rPr>
          <w:spacing w:val="-5"/>
        </w:rPr>
        <w:t xml:space="preserve"> </w:t>
      </w:r>
      <w:r>
        <w:t>before</w:t>
      </w:r>
      <w:r>
        <w:rPr>
          <w:spacing w:val="-4"/>
        </w:rPr>
        <w:t xml:space="preserve"> </w:t>
      </w:r>
      <w:r>
        <w:t>deeper</w:t>
      </w:r>
      <w:r>
        <w:rPr>
          <w:spacing w:val="-5"/>
        </w:rPr>
        <w:t xml:space="preserve"> </w:t>
      </w:r>
      <w:r>
        <w:t>processing. The convolutional front end summarized short-range interactions and produced progressively richer multi-scale feature</w:t>
      </w:r>
      <w:r>
        <w:rPr>
          <w:spacing w:val="-8"/>
        </w:rPr>
        <w:t xml:space="preserve"> </w:t>
      </w:r>
      <w:r>
        <w:t>maps.</w:t>
      </w:r>
      <w:r>
        <w:rPr>
          <w:spacing w:val="-8"/>
        </w:rPr>
        <w:t xml:space="preserve"> </w:t>
      </w:r>
      <w:r>
        <w:t>The</w:t>
      </w:r>
      <w:r>
        <w:rPr>
          <w:spacing w:val="-8"/>
        </w:rPr>
        <w:t xml:space="preserve"> </w:t>
      </w:r>
      <w:r>
        <w:t>bidirectional</w:t>
      </w:r>
      <w:r>
        <w:rPr>
          <w:spacing w:val="-8"/>
        </w:rPr>
        <w:t xml:space="preserve"> </w:t>
      </w:r>
      <w:r>
        <w:t>LSTM</w:t>
      </w:r>
      <w:r>
        <w:rPr>
          <w:spacing w:val="-8"/>
        </w:rPr>
        <w:t xml:space="preserve"> </w:t>
      </w:r>
      <w:r>
        <w:t>layers</w:t>
      </w:r>
      <w:r>
        <w:rPr>
          <w:spacing w:val="-8"/>
        </w:rPr>
        <w:t xml:space="preserve"> </w:t>
      </w:r>
      <w:r>
        <w:t>then</w:t>
      </w:r>
      <w:r>
        <w:rPr>
          <w:spacing w:val="-8"/>
        </w:rPr>
        <w:t xml:space="preserve"> </w:t>
      </w:r>
      <w:r>
        <w:t>provided recurrent</w:t>
      </w:r>
      <w:r>
        <w:rPr>
          <w:spacing w:val="-13"/>
        </w:rPr>
        <w:t xml:space="preserve"> </w:t>
      </w:r>
      <w:r>
        <w:t>processing</w:t>
      </w:r>
      <w:r>
        <w:rPr>
          <w:spacing w:val="-12"/>
        </w:rPr>
        <w:t xml:space="preserve"> </w:t>
      </w:r>
      <w:r>
        <w:t>after</w:t>
      </w:r>
      <w:r>
        <w:rPr>
          <w:spacing w:val="-13"/>
        </w:rPr>
        <w:t xml:space="preserve"> </w:t>
      </w:r>
      <w:r>
        <w:t>the</w:t>
      </w:r>
      <w:r>
        <w:rPr>
          <w:spacing w:val="-12"/>
        </w:rPr>
        <w:t xml:space="preserve"> </w:t>
      </w:r>
      <w:r>
        <w:t>convolutional</w:t>
      </w:r>
      <w:r>
        <w:rPr>
          <w:spacing w:val="-13"/>
        </w:rPr>
        <w:t xml:space="preserve"> </w:t>
      </w:r>
      <w:r>
        <w:t>front</w:t>
      </w:r>
      <w:r>
        <w:rPr>
          <w:spacing w:val="-12"/>
        </w:rPr>
        <w:t xml:space="preserve"> </w:t>
      </w:r>
      <w:r>
        <w:t>end,</w:t>
      </w:r>
      <w:r>
        <w:rPr>
          <w:spacing w:val="-13"/>
        </w:rPr>
        <w:t xml:space="preserve"> </w:t>
      </w:r>
      <w:r>
        <w:t>while self-attention allowed the model to reweight informative positions</w:t>
      </w:r>
      <w:r>
        <w:rPr>
          <w:spacing w:val="40"/>
        </w:rPr>
        <w:t xml:space="preserve"> </w:t>
      </w:r>
      <w:r>
        <w:t>after</w:t>
      </w:r>
      <w:r>
        <w:rPr>
          <w:spacing w:val="40"/>
        </w:rPr>
        <w:t xml:space="preserve"> </w:t>
      </w:r>
      <w:r>
        <w:t>recurrent</w:t>
      </w:r>
      <w:r>
        <w:rPr>
          <w:spacing w:val="40"/>
        </w:rPr>
        <w:t xml:space="preserve"> </w:t>
      </w:r>
      <w:r>
        <w:t>encoding.</w:t>
      </w:r>
      <w:r>
        <w:rPr>
          <w:spacing w:val="40"/>
        </w:rPr>
        <w:t xml:space="preserve"> </w:t>
      </w:r>
      <w:r>
        <w:t>Feature-pyramid fusion retained both shallower and deeper convolutional summaries, which is useful when the most discriminative structure may not reside at a single representational depth. The dense head provided a final nonlinear compression stage before binary classification. Batch normalization, dropout, label smoothing, gradient clipping, and early stopping were included to stabilize optimization and limit overfitting in a relatively small cohort.</w:t>
      </w:r>
    </w:p>
    <w:p w14:paraId="3CDD757F" w14:textId="77777777" w:rsidR="004E7388" w:rsidRDefault="00000000">
      <w:pPr>
        <w:pStyle w:val="Heading2"/>
        <w:numPr>
          <w:ilvl w:val="1"/>
          <w:numId w:val="3"/>
        </w:numPr>
        <w:tabs>
          <w:tab w:val="left" w:pos="471"/>
        </w:tabs>
        <w:spacing w:before="198"/>
        <w:ind w:left="471" w:hanging="437"/>
      </w:pPr>
      <w:r>
        <w:t>Outcome</w:t>
      </w:r>
      <w:r>
        <w:rPr>
          <w:spacing w:val="-11"/>
        </w:rPr>
        <w:t xml:space="preserve"> </w:t>
      </w:r>
      <w:r>
        <w:t>metrics</w:t>
      </w:r>
      <w:r>
        <w:rPr>
          <w:spacing w:val="-11"/>
        </w:rPr>
        <w:t xml:space="preserve"> </w:t>
      </w:r>
      <w:r>
        <w:t>and</w:t>
      </w:r>
      <w:r>
        <w:rPr>
          <w:spacing w:val="-11"/>
        </w:rPr>
        <w:t xml:space="preserve"> </w:t>
      </w:r>
      <w:r>
        <w:t>biomarker</w:t>
      </w:r>
      <w:r>
        <w:rPr>
          <w:spacing w:val="-11"/>
        </w:rPr>
        <w:t xml:space="preserve"> </w:t>
      </w:r>
      <w:r>
        <w:rPr>
          <w:spacing w:val="-2"/>
        </w:rPr>
        <w:t>summaries</w:t>
      </w:r>
    </w:p>
    <w:p w14:paraId="16F15A5D" w14:textId="77777777" w:rsidR="004E7388" w:rsidRDefault="00000000">
      <w:pPr>
        <w:pStyle w:val="BodyText"/>
        <w:spacing w:before="7" w:line="249" w:lineRule="auto"/>
        <w:ind w:left="34" w:right="32" w:firstLine="298"/>
        <w:jc w:val="both"/>
      </w:pPr>
      <w:r>
        <w:t>The primary endpoint was patient-level ROC-AUC, computed</w:t>
      </w:r>
      <w:r>
        <w:rPr>
          <w:spacing w:val="80"/>
        </w:rPr>
        <w:t xml:space="preserve"> </w:t>
      </w:r>
      <w:r>
        <w:t>from</w:t>
      </w:r>
      <w:r>
        <w:rPr>
          <w:spacing w:val="80"/>
        </w:rPr>
        <w:t xml:space="preserve"> </w:t>
      </w:r>
      <w:r>
        <w:t>participant</w:t>
      </w:r>
      <w:r>
        <w:rPr>
          <w:spacing w:val="80"/>
        </w:rPr>
        <w:t xml:space="preserve"> </w:t>
      </w:r>
      <w:r>
        <w:t>probabilities</w:t>
      </w:r>
      <w:r>
        <w:rPr>
          <w:spacing w:val="80"/>
        </w:rPr>
        <w:t xml:space="preserve"> </w:t>
      </w:r>
      <w:r>
        <w:t>aggregated over held-out windows. Secondary patient-level metrics included</w:t>
      </w:r>
      <w:r>
        <w:rPr>
          <w:spacing w:val="-8"/>
        </w:rPr>
        <w:t xml:space="preserve"> </w:t>
      </w:r>
      <w:r>
        <w:t>PR-AUC,</w:t>
      </w:r>
      <w:r>
        <w:rPr>
          <w:spacing w:val="-8"/>
        </w:rPr>
        <w:t xml:space="preserve"> </w:t>
      </w:r>
      <w:r>
        <w:t>balanced</w:t>
      </w:r>
      <w:r>
        <w:rPr>
          <w:spacing w:val="-8"/>
        </w:rPr>
        <w:t xml:space="preserve"> </w:t>
      </w:r>
      <w:r>
        <w:t>accuracy,</w:t>
      </w:r>
      <w:r>
        <w:rPr>
          <w:spacing w:val="-8"/>
        </w:rPr>
        <w:t xml:space="preserve"> </w:t>
      </w:r>
      <w:r>
        <w:t>accuracy,</w:t>
      </w:r>
      <w:r>
        <w:rPr>
          <w:spacing w:val="-8"/>
        </w:rPr>
        <w:t xml:space="preserve"> </w:t>
      </w:r>
      <w:r>
        <w:t>F1,</w:t>
      </w:r>
      <w:r>
        <w:rPr>
          <w:spacing w:val="-8"/>
        </w:rPr>
        <w:t xml:space="preserve"> </w:t>
      </w:r>
      <w:r>
        <w:t>MCC, precision,</w:t>
      </w:r>
      <w:r>
        <w:rPr>
          <w:spacing w:val="-5"/>
        </w:rPr>
        <w:t xml:space="preserve"> </w:t>
      </w:r>
      <w:r>
        <w:t>recall,</w:t>
      </w:r>
      <w:r>
        <w:rPr>
          <w:spacing w:val="-5"/>
        </w:rPr>
        <w:t xml:space="preserve"> </w:t>
      </w:r>
      <w:r>
        <w:t>and</w:t>
      </w:r>
      <w:r>
        <w:rPr>
          <w:spacing w:val="-5"/>
        </w:rPr>
        <w:t xml:space="preserve"> </w:t>
      </w:r>
      <w:r>
        <w:t>specificity.</w:t>
      </w:r>
      <w:r>
        <w:rPr>
          <w:spacing w:val="-5"/>
        </w:rPr>
        <w:t xml:space="preserve"> </w:t>
      </w:r>
      <w:r>
        <w:t>The</w:t>
      </w:r>
      <w:r>
        <w:rPr>
          <w:spacing w:val="-5"/>
        </w:rPr>
        <w:t xml:space="preserve"> </w:t>
      </w:r>
      <w:r>
        <w:t>pipeline</w:t>
      </w:r>
      <w:r>
        <w:rPr>
          <w:spacing w:val="-5"/>
        </w:rPr>
        <w:t xml:space="preserve"> </w:t>
      </w:r>
      <w:r>
        <w:t>also</w:t>
      </w:r>
      <w:r>
        <w:rPr>
          <w:spacing w:val="-5"/>
        </w:rPr>
        <w:t xml:space="preserve"> </w:t>
      </w:r>
      <w:r>
        <w:t>reported bootstrap</w:t>
      </w:r>
      <w:r>
        <w:rPr>
          <w:spacing w:val="-12"/>
        </w:rPr>
        <w:t xml:space="preserve"> </w:t>
      </w:r>
      <w:r>
        <w:t>confidence</w:t>
      </w:r>
      <w:r>
        <w:rPr>
          <w:spacing w:val="-12"/>
        </w:rPr>
        <w:t xml:space="preserve"> </w:t>
      </w:r>
      <w:r>
        <w:t>intervals</w:t>
      </w:r>
      <w:r>
        <w:rPr>
          <w:spacing w:val="-12"/>
        </w:rPr>
        <w:t xml:space="preserve"> </w:t>
      </w:r>
      <w:r>
        <w:t>and</w:t>
      </w:r>
      <w:r>
        <w:rPr>
          <w:spacing w:val="-12"/>
        </w:rPr>
        <w:t xml:space="preserve"> </w:t>
      </w:r>
      <w:r>
        <w:t>a</w:t>
      </w:r>
      <w:r>
        <w:rPr>
          <w:spacing w:val="-12"/>
        </w:rPr>
        <w:t xml:space="preserve"> </w:t>
      </w:r>
      <w:r>
        <w:t>permutation</w:t>
      </w:r>
      <w:r>
        <w:rPr>
          <w:spacing w:val="-12"/>
        </w:rPr>
        <w:t xml:space="preserve"> </w:t>
      </w:r>
      <w:r>
        <w:t>test</w:t>
      </w:r>
      <w:r>
        <w:rPr>
          <w:spacing w:val="-12"/>
        </w:rPr>
        <w:t xml:space="preserve"> </w:t>
      </w:r>
      <w:r>
        <w:t>for</w:t>
      </w:r>
      <w:r>
        <w:rPr>
          <w:spacing w:val="-12"/>
        </w:rPr>
        <w:t xml:space="preserve"> </w:t>
      </w:r>
      <w:r>
        <w:t>the patient-level ROC-AUC summary. All main study claims use</w:t>
      </w:r>
      <w:r>
        <w:rPr>
          <w:spacing w:val="-4"/>
        </w:rPr>
        <w:t xml:space="preserve"> </w:t>
      </w:r>
      <w:r>
        <w:t>patient-level</w:t>
      </w:r>
      <w:r>
        <w:rPr>
          <w:spacing w:val="-4"/>
        </w:rPr>
        <w:t xml:space="preserve"> </w:t>
      </w:r>
      <w:r>
        <w:t>metrics.</w:t>
      </w:r>
      <w:r>
        <w:rPr>
          <w:spacing w:val="-4"/>
        </w:rPr>
        <w:t xml:space="preserve"> </w:t>
      </w:r>
      <w:r>
        <w:t>Window-level</w:t>
      </w:r>
      <w:r>
        <w:rPr>
          <w:spacing w:val="-4"/>
        </w:rPr>
        <w:t xml:space="preserve"> </w:t>
      </w:r>
      <w:r>
        <w:t>scores</w:t>
      </w:r>
      <w:r>
        <w:rPr>
          <w:spacing w:val="-4"/>
        </w:rPr>
        <w:t xml:space="preserve"> </w:t>
      </w:r>
      <w:r>
        <w:t>appear</w:t>
      </w:r>
      <w:r>
        <w:rPr>
          <w:spacing w:val="-4"/>
        </w:rPr>
        <w:t xml:space="preserve"> </w:t>
      </w:r>
      <w:r>
        <w:t>only as intermediate outputs.</w:t>
      </w:r>
    </w:p>
    <w:p w14:paraId="4424515D" w14:textId="6BAB0E1D" w:rsidR="004E7388" w:rsidRDefault="00000000">
      <w:pPr>
        <w:pStyle w:val="BodyText"/>
        <w:spacing w:line="249" w:lineRule="auto"/>
        <w:ind w:left="34" w:right="32" w:firstLine="298"/>
        <w:jc w:val="both"/>
      </w:pPr>
      <w:r>
        <w:t>To</w:t>
      </w:r>
      <w:r>
        <w:rPr>
          <w:spacing w:val="40"/>
        </w:rPr>
        <w:t xml:space="preserve"> </w:t>
      </w:r>
      <w:r>
        <w:t>characterize</w:t>
      </w:r>
      <w:r>
        <w:rPr>
          <w:spacing w:val="40"/>
        </w:rPr>
        <w:t xml:space="preserve"> </w:t>
      </w:r>
      <w:r>
        <w:t>biomarker</w:t>
      </w:r>
      <w:r w:rsidR="00ED5738">
        <w:rPr>
          <w:spacing w:val="40"/>
        </w:rPr>
        <w:t xml:space="preserve"> </w:t>
      </w:r>
      <w:r>
        <w:t>behavior</w:t>
      </w:r>
      <w:r w:rsidR="00ED5738">
        <w:rPr>
          <w:spacing w:val="40"/>
        </w:rPr>
        <w:t xml:space="preserve"> </w:t>
      </w:r>
      <w:r>
        <w:t>across</w:t>
      </w:r>
      <w:r>
        <w:rPr>
          <w:spacing w:val="40"/>
        </w:rPr>
        <w:t xml:space="preserve"> </w:t>
      </w:r>
      <w:r>
        <w:t>leave-one-participant-out</w:t>
      </w:r>
      <w:r>
        <w:rPr>
          <w:spacing w:val="40"/>
        </w:rPr>
        <w:t xml:space="preserve"> </w:t>
      </w:r>
      <w:r>
        <w:t>folds,</w:t>
      </w:r>
      <w:r>
        <w:rPr>
          <w:spacing w:val="40"/>
        </w:rPr>
        <w:t xml:space="preserve"> </w:t>
      </w:r>
      <w:r>
        <w:t>we</w:t>
      </w:r>
      <w:r>
        <w:rPr>
          <w:spacing w:val="40"/>
        </w:rPr>
        <w:t xml:space="preserve"> </w:t>
      </w:r>
      <w:r>
        <w:t>used</w:t>
      </w:r>
      <w:r>
        <w:rPr>
          <w:spacing w:val="40"/>
        </w:rPr>
        <w:t xml:space="preserve"> </w:t>
      </w:r>
      <w:r>
        <w:t>several</w:t>
      </w:r>
      <w:r>
        <w:rPr>
          <w:spacing w:val="40"/>
        </w:rPr>
        <w:t xml:space="preserve"> </w:t>
      </w:r>
      <w:r>
        <w:t>post</w:t>
      </w:r>
      <w:r>
        <w:rPr>
          <w:spacing w:val="40"/>
        </w:rPr>
        <w:t xml:space="preserve"> </w:t>
      </w:r>
      <w:r>
        <w:t>hoc</w:t>
      </w:r>
      <w:r>
        <w:rPr>
          <w:spacing w:val="40"/>
        </w:rPr>
        <w:t xml:space="preserve"> </w:t>
      </w:r>
      <w:r>
        <w:t>summaries:</w:t>
      </w:r>
      <w:r>
        <w:rPr>
          <w:spacing w:val="40"/>
        </w:rPr>
        <w:t xml:space="preserve"> </w:t>
      </w:r>
      <w:r>
        <w:t>mean</w:t>
      </w:r>
      <w:r>
        <w:rPr>
          <w:spacing w:val="40"/>
        </w:rPr>
        <w:t xml:space="preserve"> </w:t>
      </w:r>
      <w:r>
        <w:t>pairwise</w:t>
      </w:r>
      <w:r>
        <w:rPr>
          <w:spacing w:val="40"/>
        </w:rPr>
        <w:t xml:space="preserve"> </w:t>
      </w:r>
      <w:r>
        <w:t>Jaccard</w:t>
      </w:r>
      <w:r>
        <w:rPr>
          <w:spacing w:val="40"/>
        </w:rPr>
        <w:t xml:space="preserve"> </w:t>
      </w:r>
      <w:r>
        <w:t>overlap, Kuncheva index, unique feature count, top-feature share, class-conditional selection deltas, and effect-direction consistency. These summaries are descriptive. They characterize</w:t>
      </w:r>
      <w:r>
        <w:rPr>
          <w:spacing w:val="40"/>
        </w:rPr>
        <w:t xml:space="preserve"> </w:t>
      </w:r>
      <w:r>
        <w:t>recurrence</w:t>
      </w:r>
      <w:r>
        <w:rPr>
          <w:spacing w:val="40"/>
        </w:rPr>
        <w:t xml:space="preserve"> </w:t>
      </w:r>
      <w:r>
        <w:t>and</w:t>
      </w:r>
      <w:r>
        <w:rPr>
          <w:spacing w:val="40"/>
        </w:rPr>
        <w:t xml:space="preserve"> </w:t>
      </w:r>
      <w:r>
        <w:t>directionality</w:t>
      </w:r>
      <w:r>
        <w:rPr>
          <w:spacing w:val="40"/>
        </w:rPr>
        <w:t xml:space="preserve"> </w:t>
      </w:r>
      <w:r>
        <w:t>across</w:t>
      </w:r>
      <w:r>
        <w:rPr>
          <w:spacing w:val="40"/>
        </w:rPr>
        <w:t xml:space="preserve"> </w:t>
      </w:r>
      <w:r>
        <w:t>folds and</w:t>
      </w:r>
      <w:r>
        <w:rPr>
          <w:spacing w:val="40"/>
        </w:rPr>
        <w:t xml:space="preserve"> </w:t>
      </w:r>
      <w:r>
        <w:t>do</w:t>
      </w:r>
      <w:r>
        <w:rPr>
          <w:spacing w:val="40"/>
        </w:rPr>
        <w:t xml:space="preserve"> </w:t>
      </w:r>
      <w:r>
        <w:t>not</w:t>
      </w:r>
      <w:r>
        <w:rPr>
          <w:spacing w:val="40"/>
        </w:rPr>
        <w:t xml:space="preserve"> </w:t>
      </w:r>
      <w:r>
        <w:t>support</w:t>
      </w:r>
      <w:r>
        <w:rPr>
          <w:spacing w:val="40"/>
        </w:rPr>
        <w:t xml:space="preserve"> </w:t>
      </w:r>
      <w:r>
        <w:t>causal</w:t>
      </w:r>
      <w:r>
        <w:rPr>
          <w:spacing w:val="40"/>
        </w:rPr>
        <w:t xml:space="preserve"> </w:t>
      </w:r>
      <w:r>
        <w:t>interpretation.</w:t>
      </w:r>
      <w:r>
        <w:rPr>
          <w:spacing w:val="40"/>
        </w:rPr>
        <w:t xml:space="preserve"> </w:t>
      </w:r>
      <w:r>
        <w:t>Low</w:t>
      </w:r>
      <w:r>
        <w:rPr>
          <w:spacing w:val="40"/>
        </w:rPr>
        <w:t xml:space="preserve"> </w:t>
      </w:r>
      <w:r>
        <w:t>overlap can coexist with recurring features that retain consistent class-separation direction when selected [</w:t>
      </w:r>
      <w:hyperlink w:anchor="_bookmark26" w:history="1">
        <w:r w:rsidR="004E7388">
          <w:rPr>
            <w:color w:val="2F4F4F"/>
          </w:rPr>
          <w:t>12</w:t>
        </w:r>
      </w:hyperlink>
      <w:r>
        <w:t xml:space="preserve">, </w:t>
      </w:r>
      <w:hyperlink w:anchor="_bookmark30" w:history="1">
        <w:r w:rsidR="004E7388">
          <w:rPr>
            <w:color w:val="2F4F4F"/>
          </w:rPr>
          <w:t>16</w:t>
        </w:r>
      </w:hyperlink>
      <w:r>
        <w:t xml:space="preserve">, </w:t>
      </w:r>
      <w:hyperlink w:anchor="_bookmark31" w:history="1">
        <w:r w:rsidR="004E7388">
          <w:rPr>
            <w:color w:val="2F4F4F"/>
          </w:rPr>
          <w:t>17</w:t>
        </w:r>
      </w:hyperlink>
      <w:r>
        <w:t>].</w:t>
      </w:r>
    </w:p>
    <w:p w14:paraId="405243BD" w14:textId="77777777" w:rsidR="004E7388" w:rsidRDefault="004E7388">
      <w:pPr>
        <w:pStyle w:val="BodyText"/>
        <w:spacing w:before="113"/>
      </w:pPr>
    </w:p>
    <w:p w14:paraId="2EFD732B" w14:textId="77777777" w:rsidR="004E7388" w:rsidRDefault="00000000">
      <w:pPr>
        <w:pStyle w:val="Heading1"/>
        <w:numPr>
          <w:ilvl w:val="0"/>
          <w:numId w:val="3"/>
        </w:numPr>
        <w:tabs>
          <w:tab w:val="left" w:pos="332"/>
        </w:tabs>
        <w:spacing w:before="0"/>
        <w:ind w:left="332" w:hanging="298"/>
      </w:pPr>
      <w:r>
        <w:rPr>
          <w:spacing w:val="-2"/>
        </w:rPr>
        <w:t>Results</w:t>
      </w:r>
    </w:p>
    <w:p w14:paraId="4C37F35D" w14:textId="77777777" w:rsidR="004E7388" w:rsidRDefault="00000000">
      <w:pPr>
        <w:pStyle w:val="Heading2"/>
        <w:numPr>
          <w:ilvl w:val="1"/>
          <w:numId w:val="3"/>
        </w:numPr>
        <w:tabs>
          <w:tab w:val="left" w:pos="471"/>
        </w:tabs>
        <w:ind w:left="471" w:hanging="437"/>
      </w:pPr>
      <w:r>
        <w:rPr>
          <w:spacing w:val="-2"/>
        </w:rPr>
        <w:t>Sweep-level</w:t>
      </w:r>
      <w:r>
        <w:rPr>
          <w:spacing w:val="-8"/>
        </w:rPr>
        <w:t xml:space="preserve"> </w:t>
      </w:r>
      <w:r>
        <w:rPr>
          <w:spacing w:val="-2"/>
        </w:rPr>
        <w:t>comparison</w:t>
      </w:r>
    </w:p>
    <w:p w14:paraId="19802036" w14:textId="77777777" w:rsidR="004E7388" w:rsidRDefault="00000000">
      <w:pPr>
        <w:pStyle w:val="BodyText"/>
        <w:spacing w:before="7" w:line="249" w:lineRule="auto"/>
        <w:ind w:left="34" w:firstLine="298"/>
      </w:pPr>
      <w:r>
        <w:t>Across</w:t>
      </w:r>
      <w:r>
        <w:rPr>
          <w:spacing w:val="40"/>
        </w:rPr>
        <w:t xml:space="preserve"> </w:t>
      </w:r>
      <w:r>
        <w:t>the</w:t>
      </w:r>
      <w:r>
        <w:rPr>
          <w:spacing w:val="40"/>
        </w:rPr>
        <w:t xml:space="preserve"> </w:t>
      </w:r>
      <w:r>
        <w:t>150</w:t>
      </w:r>
      <w:r>
        <w:rPr>
          <w:spacing w:val="40"/>
        </w:rPr>
        <w:t xml:space="preserve"> </w:t>
      </w:r>
      <w:r>
        <w:t>successful</w:t>
      </w:r>
      <w:r>
        <w:rPr>
          <w:spacing w:val="40"/>
        </w:rPr>
        <w:t xml:space="preserve"> </w:t>
      </w:r>
      <w:r>
        <w:t>runs,</w:t>
      </w:r>
      <w:r>
        <w:rPr>
          <w:spacing w:val="40"/>
        </w:rPr>
        <w:t xml:space="preserve"> </w:t>
      </w:r>
      <w:r>
        <w:t>the</w:t>
      </w:r>
      <w:r>
        <w:rPr>
          <w:spacing w:val="40"/>
        </w:rPr>
        <w:t xml:space="preserve"> </w:t>
      </w:r>
      <w:r>
        <w:t>hybrid</w:t>
      </w:r>
      <w:r>
        <w:rPr>
          <w:spacing w:val="40"/>
        </w:rPr>
        <w:t xml:space="preserve"> </w:t>
      </w:r>
      <w:r>
        <w:t>model</w:t>
      </w:r>
      <w:r>
        <w:rPr>
          <w:spacing w:val="40"/>
        </w:rPr>
        <w:t xml:space="preserve"> </w:t>
      </w:r>
      <w:r>
        <w:t>outperformed</w:t>
      </w:r>
      <w:r>
        <w:rPr>
          <w:spacing w:val="16"/>
        </w:rPr>
        <w:t xml:space="preserve"> </w:t>
      </w:r>
      <w:r>
        <w:t>the</w:t>
      </w:r>
      <w:r>
        <w:rPr>
          <w:spacing w:val="16"/>
        </w:rPr>
        <w:t xml:space="preserve"> </w:t>
      </w:r>
      <w:r>
        <w:t>SVM</w:t>
      </w:r>
      <w:r>
        <w:rPr>
          <w:spacing w:val="16"/>
        </w:rPr>
        <w:t xml:space="preserve"> </w:t>
      </w:r>
      <w:r>
        <w:t>baseline</w:t>
      </w:r>
      <w:r>
        <w:rPr>
          <w:spacing w:val="16"/>
        </w:rPr>
        <w:t xml:space="preserve"> </w:t>
      </w:r>
      <w:r>
        <w:t>on</w:t>
      </w:r>
      <w:r>
        <w:rPr>
          <w:spacing w:val="16"/>
        </w:rPr>
        <w:t xml:space="preserve"> </w:t>
      </w:r>
      <w:r>
        <w:t>the</w:t>
      </w:r>
      <w:r>
        <w:rPr>
          <w:spacing w:val="16"/>
        </w:rPr>
        <w:t xml:space="preserve"> </w:t>
      </w:r>
      <w:r>
        <w:t>main</w:t>
      </w:r>
      <w:r>
        <w:rPr>
          <w:spacing w:val="16"/>
        </w:rPr>
        <w:t xml:space="preserve"> </w:t>
      </w:r>
      <w:r>
        <w:t>patient-</w:t>
      </w:r>
      <w:r>
        <w:rPr>
          <w:spacing w:val="-4"/>
        </w:rPr>
        <w:t>level</w:t>
      </w:r>
    </w:p>
    <w:p w14:paraId="636080E5" w14:textId="77777777" w:rsidR="004E7388" w:rsidRDefault="004E7388">
      <w:pPr>
        <w:pStyle w:val="BodyText"/>
        <w:spacing w:line="249" w:lineRule="auto"/>
        <w:sectPr w:rsidR="004E7388">
          <w:type w:val="continuous"/>
          <w:pgSz w:w="11910" w:h="15880"/>
          <w:pgMar w:top="980" w:right="992" w:bottom="700" w:left="992" w:header="702" w:footer="517" w:gutter="0"/>
          <w:cols w:num="2" w:space="720" w:equalWidth="0">
            <w:col w:w="4782" w:space="324"/>
            <w:col w:w="4820"/>
          </w:cols>
        </w:sectPr>
      </w:pPr>
    </w:p>
    <w:p w14:paraId="083DC3C3" w14:textId="77777777" w:rsidR="004E7388" w:rsidRDefault="004E7388">
      <w:pPr>
        <w:pStyle w:val="BodyText"/>
      </w:pPr>
    </w:p>
    <w:p w14:paraId="448BB8E7" w14:textId="77777777" w:rsidR="004E7388" w:rsidRDefault="004E7388">
      <w:pPr>
        <w:pStyle w:val="BodyText"/>
        <w:spacing w:before="13"/>
      </w:pPr>
    </w:p>
    <w:p w14:paraId="3F413E13" w14:textId="77777777" w:rsidR="004E7388" w:rsidRDefault="00000000">
      <w:pPr>
        <w:ind w:left="276"/>
        <w:rPr>
          <w:sz w:val="20"/>
        </w:rPr>
      </w:pPr>
      <w:r>
        <w:rPr>
          <w:noProof/>
          <w:sz w:val="20"/>
        </w:rPr>
        <w:drawing>
          <wp:inline distT="0" distB="0" distL="0" distR="0" wp14:anchorId="696941A8" wp14:editId="0608BE40">
            <wp:extent cx="5719191" cy="2801302"/>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5719191" cy="2801302"/>
                    </a:xfrm>
                    <a:prstGeom prst="rect">
                      <a:avLst/>
                    </a:prstGeom>
                  </pic:spPr>
                </pic:pic>
              </a:graphicData>
            </a:graphic>
          </wp:inline>
        </w:drawing>
      </w:r>
    </w:p>
    <w:p w14:paraId="44F735AB" w14:textId="77777777" w:rsidR="004E7388" w:rsidRDefault="004E7388">
      <w:pPr>
        <w:pStyle w:val="BodyText"/>
        <w:rPr>
          <w:sz w:val="18"/>
        </w:rPr>
      </w:pPr>
    </w:p>
    <w:p w14:paraId="5AD2C7FF" w14:textId="77777777" w:rsidR="004E7388" w:rsidRDefault="004E7388">
      <w:pPr>
        <w:pStyle w:val="BodyText"/>
        <w:rPr>
          <w:sz w:val="18"/>
        </w:rPr>
      </w:pPr>
    </w:p>
    <w:p w14:paraId="634F6A89" w14:textId="77777777" w:rsidR="004E7388" w:rsidRDefault="004E7388">
      <w:pPr>
        <w:pStyle w:val="BodyText"/>
        <w:spacing w:before="49"/>
        <w:rPr>
          <w:sz w:val="18"/>
        </w:rPr>
      </w:pPr>
    </w:p>
    <w:p w14:paraId="78B6EEFF" w14:textId="77777777" w:rsidR="004E7388" w:rsidRDefault="00000000">
      <w:pPr>
        <w:ind w:left="34" w:right="31"/>
        <w:jc w:val="both"/>
        <w:rPr>
          <w:rFonts w:ascii="Calibri"/>
          <w:sz w:val="18"/>
        </w:rPr>
      </w:pPr>
      <w:r>
        <w:rPr>
          <w:rFonts w:ascii="Calibri"/>
          <w:b/>
          <w:w w:val="105"/>
          <w:sz w:val="18"/>
        </w:rPr>
        <w:t xml:space="preserve">Figure 2: </w:t>
      </w:r>
      <w:r>
        <w:rPr>
          <w:rFonts w:ascii="Calibri"/>
          <w:w w:val="105"/>
          <w:sz w:val="18"/>
        </w:rPr>
        <w:t>End-to-end analysis flow used in the study. In each leave-one-participant-out fold, one participant was held out once, and</w:t>
      </w:r>
      <w:r>
        <w:rPr>
          <w:rFonts w:ascii="Calibri"/>
          <w:spacing w:val="-6"/>
          <w:w w:val="105"/>
          <w:sz w:val="18"/>
        </w:rPr>
        <w:t xml:space="preserve"> </w:t>
      </w:r>
      <w:r>
        <w:rPr>
          <w:rFonts w:ascii="Calibri"/>
          <w:w w:val="105"/>
          <w:sz w:val="18"/>
        </w:rPr>
        <w:t>participant-group</w:t>
      </w:r>
      <w:r>
        <w:rPr>
          <w:rFonts w:ascii="Calibri"/>
          <w:spacing w:val="-6"/>
          <w:w w:val="105"/>
          <w:sz w:val="18"/>
        </w:rPr>
        <w:t xml:space="preserve"> </w:t>
      </w:r>
      <w:r>
        <w:rPr>
          <w:rFonts w:ascii="Calibri"/>
          <w:w w:val="105"/>
          <w:sz w:val="18"/>
        </w:rPr>
        <w:t>equalization,</w:t>
      </w:r>
      <w:r>
        <w:rPr>
          <w:rFonts w:ascii="Calibri"/>
          <w:spacing w:val="-6"/>
          <w:w w:val="105"/>
          <w:sz w:val="18"/>
        </w:rPr>
        <w:t xml:space="preserve"> </w:t>
      </w:r>
      <w:r>
        <w:rPr>
          <w:rFonts w:ascii="Calibri"/>
          <w:w w:val="105"/>
          <w:sz w:val="18"/>
        </w:rPr>
        <w:t>SMOTE,</w:t>
      </w:r>
      <w:r>
        <w:rPr>
          <w:rFonts w:ascii="Calibri"/>
          <w:spacing w:val="-6"/>
          <w:w w:val="105"/>
          <w:sz w:val="18"/>
        </w:rPr>
        <w:t xml:space="preserve"> </w:t>
      </w:r>
      <w:r>
        <w:rPr>
          <w:rFonts w:ascii="Calibri"/>
          <w:w w:val="105"/>
          <w:sz w:val="18"/>
        </w:rPr>
        <w:t>and</w:t>
      </w:r>
      <w:r>
        <w:rPr>
          <w:rFonts w:ascii="Calibri"/>
          <w:spacing w:val="-6"/>
          <w:w w:val="105"/>
          <w:sz w:val="18"/>
        </w:rPr>
        <w:t xml:space="preserve"> </w:t>
      </w:r>
      <w:r>
        <w:rPr>
          <w:rFonts w:ascii="Calibri"/>
          <w:w w:val="105"/>
          <w:sz w:val="18"/>
        </w:rPr>
        <w:t>feature</w:t>
      </w:r>
      <w:r>
        <w:rPr>
          <w:rFonts w:ascii="Calibri"/>
          <w:spacing w:val="-6"/>
          <w:w w:val="105"/>
          <w:sz w:val="18"/>
        </w:rPr>
        <w:t xml:space="preserve"> </w:t>
      </w:r>
      <w:r>
        <w:rPr>
          <w:rFonts w:ascii="Calibri"/>
          <w:w w:val="105"/>
          <w:sz w:val="18"/>
        </w:rPr>
        <w:t>selection</w:t>
      </w:r>
      <w:r>
        <w:rPr>
          <w:rFonts w:ascii="Calibri"/>
          <w:spacing w:val="-6"/>
          <w:w w:val="105"/>
          <w:sz w:val="18"/>
        </w:rPr>
        <w:t xml:space="preserve"> </w:t>
      </w:r>
      <w:r>
        <w:rPr>
          <w:rFonts w:ascii="Calibri"/>
          <w:w w:val="105"/>
          <w:sz w:val="18"/>
        </w:rPr>
        <w:t>were</w:t>
      </w:r>
      <w:r>
        <w:rPr>
          <w:rFonts w:ascii="Calibri"/>
          <w:spacing w:val="-6"/>
          <w:w w:val="105"/>
          <w:sz w:val="18"/>
        </w:rPr>
        <w:t xml:space="preserve"> </w:t>
      </w:r>
      <w:r>
        <w:rPr>
          <w:rFonts w:ascii="Calibri"/>
          <w:w w:val="105"/>
          <w:sz w:val="18"/>
        </w:rPr>
        <w:t>all</w:t>
      </w:r>
      <w:r>
        <w:rPr>
          <w:rFonts w:ascii="Calibri"/>
          <w:spacing w:val="-6"/>
          <w:w w:val="105"/>
          <w:sz w:val="18"/>
        </w:rPr>
        <w:t xml:space="preserve"> </w:t>
      </w:r>
      <w:r>
        <w:rPr>
          <w:rFonts w:ascii="Calibri"/>
          <w:w w:val="105"/>
          <w:sz w:val="18"/>
        </w:rPr>
        <w:t>applied</w:t>
      </w:r>
      <w:r>
        <w:rPr>
          <w:rFonts w:ascii="Calibri"/>
          <w:spacing w:val="-6"/>
          <w:w w:val="105"/>
          <w:sz w:val="18"/>
        </w:rPr>
        <w:t xml:space="preserve"> </w:t>
      </w:r>
      <w:r>
        <w:rPr>
          <w:rFonts w:ascii="Calibri"/>
          <w:w w:val="105"/>
          <w:sz w:val="18"/>
        </w:rPr>
        <w:t>only</w:t>
      </w:r>
      <w:r>
        <w:rPr>
          <w:rFonts w:ascii="Calibri"/>
          <w:spacing w:val="-6"/>
          <w:w w:val="105"/>
          <w:sz w:val="18"/>
        </w:rPr>
        <w:t xml:space="preserve"> </w:t>
      </w:r>
      <w:r>
        <w:rPr>
          <w:rFonts w:ascii="Calibri"/>
          <w:w w:val="105"/>
          <w:sz w:val="18"/>
        </w:rPr>
        <w:t>within</w:t>
      </w:r>
      <w:r>
        <w:rPr>
          <w:rFonts w:ascii="Calibri"/>
          <w:spacing w:val="-6"/>
          <w:w w:val="105"/>
          <w:sz w:val="18"/>
        </w:rPr>
        <w:t xml:space="preserve"> </w:t>
      </w:r>
      <w:r>
        <w:rPr>
          <w:rFonts w:ascii="Calibri"/>
          <w:w w:val="105"/>
          <w:sz w:val="18"/>
        </w:rPr>
        <w:t>the</w:t>
      </w:r>
      <w:r>
        <w:rPr>
          <w:rFonts w:ascii="Calibri"/>
          <w:spacing w:val="-6"/>
          <w:w w:val="105"/>
          <w:sz w:val="18"/>
        </w:rPr>
        <w:t xml:space="preserve"> </w:t>
      </w:r>
      <w:r>
        <w:rPr>
          <w:rFonts w:ascii="Calibri"/>
          <w:w w:val="105"/>
          <w:sz w:val="18"/>
        </w:rPr>
        <w:t>remaining</w:t>
      </w:r>
      <w:r>
        <w:rPr>
          <w:rFonts w:ascii="Calibri"/>
          <w:spacing w:val="-6"/>
          <w:w w:val="105"/>
          <w:sz w:val="18"/>
        </w:rPr>
        <w:t xml:space="preserve"> </w:t>
      </w:r>
      <w:r>
        <w:rPr>
          <w:rFonts w:ascii="Calibri"/>
          <w:w w:val="105"/>
          <w:sz w:val="18"/>
        </w:rPr>
        <w:t>training</w:t>
      </w:r>
      <w:r>
        <w:rPr>
          <w:rFonts w:ascii="Calibri"/>
          <w:spacing w:val="-6"/>
          <w:w w:val="105"/>
          <w:sz w:val="18"/>
        </w:rPr>
        <w:t xml:space="preserve"> </w:t>
      </w:r>
      <w:r>
        <w:rPr>
          <w:rFonts w:ascii="Calibri"/>
          <w:w w:val="105"/>
          <w:sz w:val="18"/>
        </w:rPr>
        <w:t>participants before held-out scoring and biomarker summarization.</w:t>
      </w:r>
    </w:p>
    <w:p w14:paraId="1CFB95B0" w14:textId="77777777" w:rsidR="004E7388" w:rsidRDefault="004E7388">
      <w:pPr>
        <w:pStyle w:val="BodyText"/>
        <w:spacing w:before="202"/>
        <w:rPr>
          <w:rFonts w:ascii="Calibri"/>
          <w:sz w:val="18"/>
        </w:rPr>
      </w:pPr>
    </w:p>
    <w:p w14:paraId="7AAA4DBC" w14:textId="77777777" w:rsidR="004E7388" w:rsidRDefault="00000000">
      <w:pPr>
        <w:spacing w:line="219" w:lineRule="exact"/>
        <w:ind w:left="34"/>
        <w:jc w:val="both"/>
        <w:rPr>
          <w:rFonts w:ascii="Calibri"/>
          <w:b/>
          <w:sz w:val="18"/>
        </w:rPr>
      </w:pPr>
      <w:bookmarkStart w:id="107" w:name="_bookmark3"/>
      <w:bookmarkEnd w:id="107"/>
      <w:r>
        <w:rPr>
          <w:rFonts w:ascii="Calibri"/>
          <w:b/>
          <w:w w:val="105"/>
          <w:sz w:val="18"/>
        </w:rPr>
        <w:t>Table</w:t>
      </w:r>
      <w:r>
        <w:rPr>
          <w:rFonts w:ascii="Calibri"/>
          <w:b/>
          <w:spacing w:val="15"/>
          <w:w w:val="105"/>
          <w:sz w:val="18"/>
        </w:rPr>
        <w:t xml:space="preserve"> </w:t>
      </w:r>
      <w:r>
        <w:rPr>
          <w:rFonts w:ascii="Calibri"/>
          <w:b/>
          <w:spacing w:val="-10"/>
          <w:w w:val="105"/>
          <w:sz w:val="18"/>
        </w:rPr>
        <w:t>3</w:t>
      </w:r>
    </w:p>
    <w:p w14:paraId="72752C77" w14:textId="77777777" w:rsidR="004E7388" w:rsidRDefault="00000000">
      <w:pPr>
        <w:spacing w:line="219" w:lineRule="exact"/>
        <w:ind w:left="34"/>
        <w:jc w:val="both"/>
        <w:rPr>
          <w:rFonts w:ascii="Calibri"/>
          <w:sz w:val="18"/>
        </w:rPr>
      </w:pPr>
      <w:r>
        <w:rPr>
          <w:rFonts w:ascii="Calibri"/>
          <w:sz w:val="18"/>
        </w:rPr>
        <w:t>Model</w:t>
      </w:r>
      <w:r>
        <w:rPr>
          <w:rFonts w:ascii="Calibri"/>
          <w:spacing w:val="18"/>
          <w:sz w:val="18"/>
        </w:rPr>
        <w:t xml:space="preserve"> </w:t>
      </w:r>
      <w:r>
        <w:rPr>
          <w:rFonts w:ascii="Calibri"/>
          <w:sz w:val="18"/>
        </w:rPr>
        <w:t>architecture</w:t>
      </w:r>
      <w:r>
        <w:rPr>
          <w:rFonts w:ascii="Calibri"/>
          <w:spacing w:val="19"/>
          <w:sz w:val="18"/>
        </w:rPr>
        <w:t xml:space="preserve"> </w:t>
      </w:r>
      <w:r>
        <w:rPr>
          <w:rFonts w:ascii="Calibri"/>
          <w:sz w:val="18"/>
        </w:rPr>
        <w:t>and</w:t>
      </w:r>
      <w:r>
        <w:rPr>
          <w:rFonts w:ascii="Calibri"/>
          <w:spacing w:val="18"/>
          <w:sz w:val="18"/>
        </w:rPr>
        <w:t xml:space="preserve"> </w:t>
      </w:r>
      <w:r>
        <w:rPr>
          <w:rFonts w:ascii="Calibri"/>
          <w:sz w:val="18"/>
        </w:rPr>
        <w:t>training</w:t>
      </w:r>
      <w:r>
        <w:rPr>
          <w:rFonts w:ascii="Calibri"/>
          <w:spacing w:val="17"/>
          <w:sz w:val="18"/>
        </w:rPr>
        <w:t xml:space="preserve"> </w:t>
      </w:r>
      <w:r>
        <w:rPr>
          <w:rFonts w:ascii="Calibri"/>
          <w:sz w:val="18"/>
        </w:rPr>
        <w:t>summary</w:t>
      </w:r>
      <w:r>
        <w:rPr>
          <w:rFonts w:ascii="Calibri"/>
          <w:spacing w:val="19"/>
          <w:sz w:val="18"/>
        </w:rPr>
        <w:t xml:space="preserve"> </w:t>
      </w:r>
      <w:r>
        <w:rPr>
          <w:rFonts w:ascii="Calibri"/>
          <w:sz w:val="18"/>
        </w:rPr>
        <w:t>for</w:t>
      </w:r>
      <w:r>
        <w:rPr>
          <w:rFonts w:ascii="Calibri"/>
          <w:spacing w:val="19"/>
          <w:sz w:val="18"/>
        </w:rPr>
        <w:t xml:space="preserve"> </w:t>
      </w:r>
      <w:r>
        <w:rPr>
          <w:rFonts w:ascii="Calibri"/>
          <w:sz w:val="18"/>
        </w:rPr>
        <w:t>the</w:t>
      </w:r>
      <w:r>
        <w:rPr>
          <w:rFonts w:ascii="Calibri"/>
          <w:spacing w:val="18"/>
          <w:sz w:val="18"/>
        </w:rPr>
        <w:t xml:space="preserve"> </w:t>
      </w:r>
      <w:r>
        <w:rPr>
          <w:rFonts w:ascii="Calibri"/>
          <w:sz w:val="18"/>
        </w:rPr>
        <w:t>two</w:t>
      </w:r>
      <w:r>
        <w:rPr>
          <w:rFonts w:ascii="Calibri"/>
          <w:spacing w:val="18"/>
          <w:sz w:val="18"/>
        </w:rPr>
        <w:t xml:space="preserve"> </w:t>
      </w:r>
      <w:r>
        <w:rPr>
          <w:rFonts w:ascii="Calibri"/>
          <w:sz w:val="18"/>
        </w:rPr>
        <w:t>evaluated</w:t>
      </w:r>
      <w:r>
        <w:rPr>
          <w:rFonts w:ascii="Calibri"/>
          <w:spacing w:val="18"/>
          <w:sz w:val="18"/>
        </w:rPr>
        <w:t xml:space="preserve"> </w:t>
      </w:r>
      <w:r>
        <w:rPr>
          <w:rFonts w:ascii="Calibri"/>
          <w:sz w:val="18"/>
        </w:rPr>
        <w:t>classifier</w:t>
      </w:r>
      <w:r>
        <w:rPr>
          <w:rFonts w:ascii="Calibri"/>
          <w:spacing w:val="19"/>
          <w:sz w:val="18"/>
        </w:rPr>
        <w:t xml:space="preserve"> </w:t>
      </w:r>
      <w:r>
        <w:rPr>
          <w:rFonts w:ascii="Calibri"/>
          <w:spacing w:val="-2"/>
          <w:sz w:val="18"/>
        </w:rPr>
        <w:t>families.</w:t>
      </w:r>
    </w:p>
    <w:p w14:paraId="1437C526" w14:textId="77777777" w:rsidR="004E7388" w:rsidRDefault="00000000">
      <w:pPr>
        <w:pStyle w:val="BodyText"/>
        <w:spacing w:before="9"/>
        <w:rPr>
          <w:rFonts w:ascii="Calibri"/>
          <w:sz w:val="5"/>
        </w:rPr>
      </w:pPr>
      <w:r>
        <w:rPr>
          <w:rFonts w:ascii="Calibri"/>
          <w:noProof/>
          <w:sz w:val="5"/>
        </w:rPr>
        <mc:AlternateContent>
          <mc:Choice Requires="wps">
            <w:drawing>
              <wp:anchor distT="0" distB="0" distL="0" distR="0" simplePos="0" relativeHeight="487595520" behindDoc="1" locked="0" layoutInCell="1" allowOverlap="1" wp14:anchorId="1877462A" wp14:editId="32CB737A">
                <wp:simplePos x="0" y="0"/>
                <wp:positionH relativeFrom="page">
                  <wp:posOffset>651598</wp:posOffset>
                </wp:positionH>
                <wp:positionV relativeFrom="paragraph">
                  <wp:posOffset>59847</wp:posOffset>
                </wp:positionV>
                <wp:extent cx="625729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F06552" id="Graphic 30" o:spid="_x0000_s1026" style="position:absolute;margin-left:51.3pt;margin-top:4.7pt;width:492.7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625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" path="m,l6256794,e" filled="f" strokeweight=".28114mm">
                <v:path arrowok="t"/>
                <w10:wrap type="topAndBottom" anchorx="page"/>
              </v:shape>
            </w:pict>
          </mc:Fallback>
        </mc:AlternateContent>
      </w:r>
    </w:p>
    <w:p w14:paraId="3A92F648" w14:textId="77777777" w:rsidR="004E7388" w:rsidRDefault="00000000">
      <w:pPr>
        <w:tabs>
          <w:tab w:val="left" w:pos="2757"/>
        </w:tabs>
        <w:spacing w:before="36" w:after="53"/>
        <w:ind w:left="153"/>
        <w:jc w:val="both"/>
        <w:rPr>
          <w:rFonts w:ascii="Calibri"/>
          <w:sz w:val="16"/>
        </w:rPr>
      </w:pPr>
      <w:r>
        <w:rPr>
          <w:rFonts w:ascii="Calibri"/>
          <w:spacing w:val="-2"/>
          <w:w w:val="105"/>
          <w:sz w:val="16"/>
        </w:rPr>
        <w:t>Component</w:t>
      </w:r>
      <w:r>
        <w:rPr>
          <w:rFonts w:ascii="Calibri"/>
          <w:sz w:val="16"/>
        </w:rPr>
        <w:tab/>
      </w:r>
      <w:r>
        <w:rPr>
          <w:rFonts w:ascii="Calibri"/>
          <w:spacing w:val="-2"/>
          <w:w w:val="105"/>
          <w:sz w:val="16"/>
        </w:rPr>
        <w:t>Configuration</w:t>
      </w:r>
    </w:p>
    <w:p w14:paraId="32FEF9D4" w14:textId="77777777" w:rsidR="004E7388" w:rsidRDefault="00000000">
      <w:pPr>
        <w:spacing w:line="20" w:lineRule="exact"/>
        <w:ind w:left="34" w:right="-29"/>
        <w:rPr>
          <w:rFonts w:ascii="Calibri"/>
          <w:sz w:val="2"/>
        </w:rPr>
      </w:pPr>
      <w:r>
        <w:rPr>
          <w:rFonts w:ascii="Calibri"/>
          <w:noProof/>
          <w:sz w:val="2"/>
        </w:rPr>
        <mc:AlternateContent>
          <mc:Choice Requires="wpg">
            <w:drawing>
              <wp:inline distT="0" distB="0" distL="0" distR="0" wp14:anchorId="4219EE54" wp14:editId="77D8F2A4">
                <wp:extent cx="6257290" cy="6350"/>
                <wp:effectExtent l="9525" t="0" r="635" b="317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290" cy="6350"/>
                          <a:chOff x="0" y="0"/>
                          <a:chExt cx="6257290" cy="6350"/>
                        </a:xfrm>
                      </wpg:grpSpPr>
                      <wps:wsp>
                        <wps:cNvPr id="32" name="Graphic 32"/>
                        <wps:cNvSpPr/>
                        <wps:spPr>
                          <a:xfrm>
                            <a:off x="0" y="3162"/>
                            <a:ext cx="6257290" cy="1270"/>
                          </a:xfrm>
                          <a:custGeom>
                            <a:avLst/>
                            <a:gdLst/>
                            <a:ahLst/>
                            <a:cxnLst/>
                            <a:rect l="l" t="t" r="r" b="b"/>
                            <a:pathLst>
                              <a:path w="6257290">
                                <a:moveTo>
                                  <a:pt x="0" y="0"/>
                                </a:moveTo>
                                <a:lnTo>
                                  <a:pt x="6256794"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1D4CC0" id="Group 31" o:spid="_x0000_s1026" style="width:492.7pt;height:.5pt;mso-position-horizontal-relative:char;mso-position-vertical-relative:line" coordsize="62572,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">
                <v:shape id="Graphic 32" o:spid="_x0000_s1027" style="position:absolute;top:31;width:62572;height:13;visibility:visible;mso-wrap-style:square;v-text-anchor:top" coordsize="62572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" path="m,l6256794,e" filled="f" strokeweight=".17567mm">
                  <v:path arrowok="t"/>
                </v:shape>
                <w10:anchorlock/>
              </v:group>
            </w:pict>
          </mc:Fallback>
        </mc:AlternateContent>
      </w:r>
    </w:p>
    <w:p w14:paraId="7AC31367" w14:textId="77777777" w:rsidR="004E7388" w:rsidRDefault="00000000">
      <w:pPr>
        <w:tabs>
          <w:tab w:val="left" w:pos="2757"/>
        </w:tabs>
        <w:spacing w:before="25" w:line="232" w:lineRule="auto"/>
        <w:ind w:left="2757" w:right="245" w:hanging="2604"/>
        <w:jc w:val="both"/>
        <w:rPr>
          <w:rFonts w:ascii="Calibri"/>
          <w:sz w:val="16"/>
        </w:rPr>
      </w:pPr>
      <w:r>
        <w:rPr>
          <w:rFonts w:ascii="Calibri"/>
          <w:w w:val="105"/>
          <w:sz w:val="16"/>
        </w:rPr>
        <w:t>Input to both models</w:t>
      </w:r>
      <w:r>
        <w:rPr>
          <w:rFonts w:ascii="Calibri"/>
          <w:sz w:val="16"/>
        </w:rPr>
        <w:tab/>
      </w:r>
      <w:r>
        <w:rPr>
          <w:rFonts w:ascii="Calibri"/>
          <w:w w:val="105"/>
          <w:sz w:val="16"/>
        </w:rPr>
        <w:t xml:space="preserve">Fold-selected handcrafted feature vector from the current </w:t>
      </w:r>
      <w:r>
        <w:rPr>
          <w:rFonts w:ascii="BIZ UDGothic"/>
          <w:w w:val="105"/>
          <w:sz w:val="13"/>
        </w:rPr>
        <w:t>inner-k</w:t>
      </w:r>
      <w:r>
        <w:rPr>
          <w:rFonts w:ascii="BIZ UDGothic"/>
          <w:spacing w:val="-17"/>
          <w:w w:val="105"/>
          <w:sz w:val="13"/>
        </w:rPr>
        <w:t xml:space="preserve"> </w:t>
      </w:r>
      <w:r>
        <w:rPr>
          <w:rFonts w:ascii="Calibri"/>
          <w:w w:val="105"/>
          <w:sz w:val="16"/>
        </w:rPr>
        <w:t>setting. Patient-level predictions</w:t>
      </w:r>
      <w:r>
        <w:rPr>
          <w:rFonts w:ascii="Calibri"/>
          <w:spacing w:val="40"/>
          <w:w w:val="105"/>
          <w:sz w:val="16"/>
        </w:rPr>
        <w:t xml:space="preserve"> </w:t>
      </w:r>
      <w:r>
        <w:rPr>
          <w:rFonts w:ascii="Calibri"/>
          <w:w w:val="105"/>
          <w:sz w:val="16"/>
        </w:rPr>
        <w:t>were computed by averaging held-out window probabilities within each participant.</w:t>
      </w:r>
    </w:p>
    <w:p w14:paraId="28CC4B02" w14:textId="77777777" w:rsidR="004E7388" w:rsidRDefault="00000000">
      <w:pPr>
        <w:tabs>
          <w:tab w:val="left" w:pos="2757"/>
        </w:tabs>
        <w:spacing w:line="232" w:lineRule="auto"/>
        <w:ind w:left="2757" w:right="282" w:hanging="2604"/>
        <w:jc w:val="both"/>
        <w:rPr>
          <w:rFonts w:ascii="Calibri"/>
          <w:sz w:val="16"/>
        </w:rPr>
      </w:pPr>
      <w:r>
        <w:rPr>
          <w:rFonts w:ascii="Calibri"/>
          <w:w w:val="105"/>
          <w:sz w:val="16"/>
        </w:rPr>
        <w:t>SVM baseline</w:t>
      </w:r>
      <w:r>
        <w:rPr>
          <w:rFonts w:ascii="Calibri"/>
          <w:sz w:val="16"/>
        </w:rPr>
        <w:tab/>
      </w:r>
      <w:r>
        <w:rPr>
          <w:rFonts w:ascii="Calibri"/>
          <w:w w:val="105"/>
          <w:sz w:val="16"/>
        </w:rPr>
        <w:t xml:space="preserve">Linear-kernel SVM with </w:t>
      </w:r>
      <w:r>
        <w:rPr>
          <w:rFonts w:ascii="BIZ UDGothic"/>
          <w:w w:val="105"/>
          <w:sz w:val="13"/>
        </w:rPr>
        <w:t>C=1.0</w:t>
      </w:r>
      <w:r>
        <w:rPr>
          <w:rFonts w:ascii="BIZ UDGothic"/>
          <w:spacing w:val="-8"/>
          <w:w w:val="105"/>
          <w:sz w:val="13"/>
        </w:rPr>
        <w:t xml:space="preserve"> </w:t>
      </w:r>
      <w:r>
        <w:rPr>
          <w:rFonts w:ascii="Calibri"/>
          <w:w w:val="105"/>
          <w:sz w:val="16"/>
        </w:rPr>
        <w:t>and probability estimates enabled. When SMOTE was active in the</w:t>
      </w:r>
      <w:r>
        <w:rPr>
          <w:rFonts w:ascii="Calibri"/>
          <w:spacing w:val="40"/>
          <w:w w:val="105"/>
          <w:sz w:val="16"/>
        </w:rPr>
        <w:t xml:space="preserve"> </w:t>
      </w:r>
      <w:r>
        <w:rPr>
          <w:rFonts w:ascii="Calibri"/>
          <w:w w:val="105"/>
          <w:sz w:val="16"/>
        </w:rPr>
        <w:t>training folds, class weighting was disabled to avoid double balancing.</w:t>
      </w:r>
    </w:p>
    <w:p w14:paraId="4066577B" w14:textId="77777777" w:rsidR="004E7388" w:rsidRDefault="00000000">
      <w:pPr>
        <w:tabs>
          <w:tab w:val="left" w:pos="2756"/>
        </w:tabs>
        <w:spacing w:line="232" w:lineRule="auto"/>
        <w:ind w:left="2757" w:right="217" w:hanging="2604"/>
        <w:jc w:val="both"/>
        <w:rPr>
          <w:rFonts w:ascii="Calibri"/>
          <w:sz w:val="16"/>
        </w:rPr>
      </w:pPr>
      <w:r>
        <w:rPr>
          <w:rFonts w:ascii="Calibri"/>
          <w:w w:val="105"/>
          <w:sz w:val="16"/>
        </w:rPr>
        <w:t>Hybrid input embedding</w:t>
      </w:r>
      <w:r>
        <w:rPr>
          <w:rFonts w:ascii="Calibri"/>
          <w:sz w:val="16"/>
        </w:rPr>
        <w:tab/>
      </w:r>
      <w:r>
        <w:rPr>
          <w:rFonts w:ascii="Calibri"/>
          <w:w w:val="105"/>
          <w:sz w:val="16"/>
        </w:rPr>
        <w:t>Linear projection from the selected feature vector to 128 latent units, followed by normalization, a</w:t>
      </w:r>
      <w:r>
        <w:rPr>
          <w:rFonts w:ascii="Calibri"/>
          <w:spacing w:val="40"/>
          <w:w w:val="105"/>
          <w:sz w:val="16"/>
        </w:rPr>
        <w:t xml:space="preserve"> </w:t>
      </w:r>
      <w:r>
        <w:rPr>
          <w:rFonts w:ascii="Calibri"/>
          <w:w w:val="105"/>
          <w:sz w:val="16"/>
        </w:rPr>
        <w:t>nonlinear activation, dropout 0.1, and remapping to a learned one-dimensional sequence of length</w:t>
      </w:r>
      <w:r>
        <w:rPr>
          <w:rFonts w:ascii="Calibri"/>
          <w:spacing w:val="40"/>
          <w:w w:val="105"/>
          <w:sz w:val="16"/>
        </w:rPr>
        <w:t xml:space="preserve"> </w:t>
      </w:r>
      <w:r>
        <w:rPr>
          <w:rFonts w:ascii="Calibri"/>
          <w:spacing w:val="-4"/>
          <w:w w:val="105"/>
          <w:sz w:val="16"/>
        </w:rPr>
        <w:t>64.</w:t>
      </w:r>
    </w:p>
    <w:p w14:paraId="3136D5AA" w14:textId="77777777" w:rsidR="004E7388" w:rsidRDefault="00000000">
      <w:pPr>
        <w:tabs>
          <w:tab w:val="left" w:pos="2757"/>
        </w:tabs>
        <w:spacing w:line="187" w:lineRule="exact"/>
        <w:ind w:left="153"/>
        <w:jc w:val="both"/>
        <w:rPr>
          <w:rFonts w:ascii="Calibri"/>
          <w:sz w:val="16"/>
        </w:rPr>
      </w:pPr>
      <w:r>
        <w:rPr>
          <w:rFonts w:ascii="Calibri"/>
          <w:w w:val="105"/>
          <w:sz w:val="16"/>
        </w:rPr>
        <w:t>CNN</w:t>
      </w:r>
      <w:r>
        <w:rPr>
          <w:rFonts w:ascii="Calibri"/>
          <w:spacing w:val="57"/>
          <w:w w:val="105"/>
          <w:sz w:val="16"/>
        </w:rPr>
        <w:t xml:space="preserve"> </w:t>
      </w:r>
      <w:r>
        <w:rPr>
          <w:rFonts w:ascii="Calibri"/>
          <w:spacing w:val="-2"/>
          <w:w w:val="105"/>
          <w:sz w:val="16"/>
        </w:rPr>
        <w:t>trunk</w:t>
      </w:r>
      <w:r>
        <w:rPr>
          <w:rFonts w:ascii="Calibri"/>
          <w:sz w:val="16"/>
        </w:rPr>
        <w:tab/>
      </w:r>
      <w:r>
        <w:rPr>
          <w:rFonts w:ascii="Calibri"/>
          <w:w w:val="105"/>
          <w:sz w:val="16"/>
        </w:rPr>
        <w:t>Three</w:t>
      </w:r>
      <w:r>
        <w:rPr>
          <w:rFonts w:ascii="Calibri"/>
          <w:spacing w:val="16"/>
          <w:w w:val="105"/>
          <w:sz w:val="16"/>
        </w:rPr>
        <w:t xml:space="preserve"> </w:t>
      </w:r>
      <w:r>
        <w:rPr>
          <w:rFonts w:ascii="Calibri"/>
          <w:w w:val="105"/>
          <w:sz w:val="16"/>
        </w:rPr>
        <w:t>1D</w:t>
      </w:r>
      <w:r>
        <w:rPr>
          <w:rFonts w:ascii="Calibri"/>
          <w:spacing w:val="17"/>
          <w:w w:val="105"/>
          <w:sz w:val="16"/>
        </w:rPr>
        <w:t xml:space="preserve"> </w:t>
      </w:r>
      <w:r>
        <w:rPr>
          <w:rFonts w:ascii="Calibri"/>
          <w:w w:val="105"/>
          <w:sz w:val="16"/>
        </w:rPr>
        <w:t>convolutional</w:t>
      </w:r>
      <w:r>
        <w:rPr>
          <w:rFonts w:ascii="Calibri"/>
          <w:spacing w:val="17"/>
          <w:w w:val="105"/>
          <w:sz w:val="16"/>
        </w:rPr>
        <w:t xml:space="preserve"> </w:t>
      </w:r>
      <w:r>
        <w:rPr>
          <w:rFonts w:ascii="Calibri"/>
          <w:w w:val="105"/>
          <w:sz w:val="16"/>
        </w:rPr>
        <w:t>blocks</w:t>
      </w:r>
      <w:r>
        <w:rPr>
          <w:rFonts w:ascii="Calibri"/>
          <w:spacing w:val="17"/>
          <w:w w:val="105"/>
          <w:sz w:val="16"/>
        </w:rPr>
        <w:t xml:space="preserve"> </w:t>
      </w:r>
      <w:r>
        <w:rPr>
          <w:rFonts w:ascii="Calibri"/>
          <w:w w:val="105"/>
          <w:sz w:val="16"/>
        </w:rPr>
        <w:t>with</w:t>
      </w:r>
      <w:r>
        <w:rPr>
          <w:rFonts w:ascii="Calibri"/>
          <w:spacing w:val="17"/>
          <w:w w:val="105"/>
          <w:sz w:val="16"/>
        </w:rPr>
        <w:t xml:space="preserve"> </w:t>
      </w:r>
      <w:r>
        <w:rPr>
          <w:rFonts w:ascii="Calibri"/>
          <w:w w:val="105"/>
          <w:sz w:val="16"/>
        </w:rPr>
        <w:t>filter</w:t>
      </w:r>
      <w:r>
        <w:rPr>
          <w:rFonts w:ascii="Calibri"/>
          <w:spacing w:val="17"/>
          <w:w w:val="105"/>
          <w:sz w:val="16"/>
        </w:rPr>
        <w:t xml:space="preserve"> </w:t>
      </w:r>
      <w:r>
        <w:rPr>
          <w:rFonts w:ascii="Calibri"/>
          <w:w w:val="105"/>
          <w:sz w:val="16"/>
        </w:rPr>
        <w:t>progressions</w:t>
      </w:r>
      <w:r>
        <w:rPr>
          <w:rFonts w:ascii="Calibri"/>
          <w:spacing w:val="16"/>
          <w:w w:val="105"/>
          <w:sz w:val="16"/>
        </w:rPr>
        <w:t xml:space="preserve"> </w:t>
      </w:r>
      <w:r>
        <w:rPr>
          <w:rFonts w:ascii="BIZ UDGothic"/>
          <w:w w:val="105"/>
          <w:sz w:val="13"/>
        </w:rPr>
        <w:t>[64,64]</w:t>
      </w:r>
      <w:r>
        <w:rPr>
          <w:rFonts w:ascii="Calibri"/>
          <w:w w:val="105"/>
          <w:sz w:val="16"/>
        </w:rPr>
        <w:t>,</w:t>
      </w:r>
      <w:r>
        <w:rPr>
          <w:rFonts w:ascii="Calibri"/>
          <w:spacing w:val="17"/>
          <w:w w:val="105"/>
          <w:sz w:val="16"/>
        </w:rPr>
        <w:t xml:space="preserve"> </w:t>
      </w:r>
      <w:r>
        <w:rPr>
          <w:rFonts w:ascii="BIZ UDGothic"/>
          <w:w w:val="105"/>
          <w:sz w:val="13"/>
        </w:rPr>
        <w:t>[128,128]</w:t>
      </w:r>
      <w:r>
        <w:rPr>
          <w:rFonts w:ascii="Calibri"/>
          <w:w w:val="105"/>
          <w:sz w:val="16"/>
        </w:rPr>
        <w:t>,</w:t>
      </w:r>
      <w:r>
        <w:rPr>
          <w:rFonts w:ascii="Calibri"/>
          <w:spacing w:val="16"/>
          <w:w w:val="105"/>
          <w:sz w:val="16"/>
        </w:rPr>
        <w:t xml:space="preserve"> </w:t>
      </w:r>
      <w:r>
        <w:rPr>
          <w:rFonts w:ascii="Calibri"/>
          <w:w w:val="105"/>
          <w:sz w:val="16"/>
        </w:rPr>
        <w:t>and</w:t>
      </w:r>
      <w:r>
        <w:rPr>
          <w:rFonts w:ascii="Calibri"/>
          <w:spacing w:val="17"/>
          <w:w w:val="105"/>
          <w:sz w:val="16"/>
        </w:rPr>
        <w:t xml:space="preserve"> </w:t>
      </w:r>
      <w:r>
        <w:rPr>
          <w:rFonts w:ascii="BIZ UDGothic"/>
          <w:w w:val="105"/>
          <w:sz w:val="13"/>
        </w:rPr>
        <w:t>[256,128]</w:t>
      </w:r>
      <w:r>
        <w:rPr>
          <w:rFonts w:ascii="Calibri"/>
          <w:w w:val="105"/>
          <w:sz w:val="16"/>
        </w:rPr>
        <w:t>;</w:t>
      </w:r>
      <w:r>
        <w:rPr>
          <w:rFonts w:ascii="Calibri"/>
          <w:spacing w:val="17"/>
          <w:w w:val="105"/>
          <w:sz w:val="16"/>
        </w:rPr>
        <w:t xml:space="preserve"> </w:t>
      </w:r>
      <w:r>
        <w:rPr>
          <w:rFonts w:ascii="Calibri"/>
          <w:w w:val="105"/>
          <w:sz w:val="16"/>
        </w:rPr>
        <w:t>kernel</w:t>
      </w:r>
      <w:r>
        <w:rPr>
          <w:rFonts w:ascii="Calibri"/>
          <w:spacing w:val="17"/>
          <w:w w:val="105"/>
          <w:sz w:val="16"/>
        </w:rPr>
        <w:t xml:space="preserve"> </w:t>
      </w:r>
      <w:r>
        <w:rPr>
          <w:rFonts w:ascii="Calibri"/>
          <w:spacing w:val="-2"/>
          <w:w w:val="105"/>
          <w:sz w:val="16"/>
        </w:rPr>
        <w:t>sizes</w:t>
      </w:r>
    </w:p>
    <w:p w14:paraId="1FAF9547" w14:textId="77777777" w:rsidR="004E7388" w:rsidRDefault="00000000">
      <w:pPr>
        <w:spacing w:line="189" w:lineRule="exact"/>
        <w:ind w:left="2757"/>
        <w:jc w:val="both"/>
        <w:rPr>
          <w:rFonts w:ascii="BIZ UDGothic"/>
          <w:sz w:val="13"/>
        </w:rPr>
      </w:pPr>
      <w:r>
        <w:rPr>
          <w:rFonts w:ascii="BIZ UDGothic"/>
          <w:w w:val="105"/>
          <w:sz w:val="13"/>
        </w:rPr>
        <w:t>[5,3]</w:t>
      </w:r>
      <w:r>
        <w:rPr>
          <w:rFonts w:ascii="Calibri"/>
          <w:w w:val="105"/>
          <w:sz w:val="16"/>
        </w:rPr>
        <w:t>,</w:t>
      </w:r>
      <w:r>
        <w:rPr>
          <w:rFonts w:ascii="Calibri"/>
          <w:spacing w:val="19"/>
          <w:w w:val="105"/>
          <w:sz w:val="16"/>
        </w:rPr>
        <w:t xml:space="preserve"> </w:t>
      </w:r>
      <w:r>
        <w:rPr>
          <w:rFonts w:ascii="BIZ UDGothic"/>
          <w:w w:val="105"/>
          <w:sz w:val="13"/>
        </w:rPr>
        <w:t>[3,3]</w:t>
      </w:r>
      <w:r>
        <w:rPr>
          <w:rFonts w:ascii="Calibri"/>
          <w:w w:val="105"/>
          <w:sz w:val="16"/>
        </w:rPr>
        <w:t>,</w:t>
      </w:r>
      <w:r>
        <w:rPr>
          <w:rFonts w:ascii="Calibri"/>
          <w:spacing w:val="20"/>
          <w:w w:val="105"/>
          <w:sz w:val="16"/>
        </w:rPr>
        <w:t xml:space="preserve"> </w:t>
      </w:r>
      <w:r>
        <w:rPr>
          <w:rFonts w:ascii="Calibri"/>
          <w:w w:val="105"/>
          <w:sz w:val="16"/>
        </w:rPr>
        <w:t>and</w:t>
      </w:r>
      <w:r>
        <w:rPr>
          <w:rFonts w:ascii="Calibri"/>
          <w:spacing w:val="19"/>
          <w:w w:val="105"/>
          <w:sz w:val="16"/>
        </w:rPr>
        <w:t xml:space="preserve"> </w:t>
      </w:r>
      <w:r>
        <w:rPr>
          <w:rFonts w:ascii="BIZ UDGothic"/>
          <w:w w:val="105"/>
          <w:sz w:val="13"/>
        </w:rPr>
        <w:t>[3,1]</w:t>
      </w:r>
      <w:r>
        <w:rPr>
          <w:rFonts w:ascii="Calibri"/>
          <w:w w:val="105"/>
          <w:sz w:val="16"/>
        </w:rPr>
        <w:t>;</w:t>
      </w:r>
      <w:r>
        <w:rPr>
          <w:rFonts w:ascii="Calibri"/>
          <w:spacing w:val="19"/>
          <w:w w:val="105"/>
          <w:sz w:val="16"/>
        </w:rPr>
        <w:t xml:space="preserve"> </w:t>
      </w:r>
      <w:r>
        <w:rPr>
          <w:rFonts w:ascii="Calibri"/>
          <w:w w:val="105"/>
          <w:sz w:val="16"/>
        </w:rPr>
        <w:t>max-pooling</w:t>
      </w:r>
      <w:r>
        <w:rPr>
          <w:rFonts w:ascii="Calibri"/>
          <w:spacing w:val="20"/>
          <w:w w:val="105"/>
          <w:sz w:val="16"/>
        </w:rPr>
        <w:t xml:space="preserve"> </w:t>
      </w:r>
      <w:r>
        <w:rPr>
          <w:rFonts w:ascii="Calibri"/>
          <w:w w:val="105"/>
          <w:sz w:val="16"/>
        </w:rPr>
        <w:t>factors</w:t>
      </w:r>
      <w:r>
        <w:rPr>
          <w:rFonts w:ascii="Calibri"/>
          <w:spacing w:val="19"/>
          <w:w w:val="105"/>
          <w:sz w:val="16"/>
        </w:rPr>
        <w:t xml:space="preserve"> </w:t>
      </w:r>
      <w:r>
        <w:rPr>
          <w:rFonts w:ascii="Calibri"/>
          <w:w w:val="105"/>
          <w:sz w:val="16"/>
        </w:rPr>
        <w:t>2,</w:t>
      </w:r>
      <w:r>
        <w:rPr>
          <w:rFonts w:ascii="Calibri"/>
          <w:spacing w:val="20"/>
          <w:w w:val="105"/>
          <w:sz w:val="16"/>
        </w:rPr>
        <w:t xml:space="preserve"> </w:t>
      </w:r>
      <w:r>
        <w:rPr>
          <w:rFonts w:ascii="Calibri"/>
          <w:w w:val="105"/>
          <w:sz w:val="16"/>
        </w:rPr>
        <w:t>2,</w:t>
      </w:r>
      <w:r>
        <w:rPr>
          <w:rFonts w:ascii="Calibri"/>
          <w:spacing w:val="19"/>
          <w:w w:val="105"/>
          <w:sz w:val="16"/>
        </w:rPr>
        <w:t xml:space="preserve"> </w:t>
      </w:r>
      <w:r>
        <w:rPr>
          <w:rFonts w:ascii="Calibri"/>
          <w:w w:val="105"/>
          <w:sz w:val="16"/>
        </w:rPr>
        <w:t>and</w:t>
      </w:r>
      <w:r>
        <w:rPr>
          <w:rFonts w:ascii="Calibri"/>
          <w:spacing w:val="20"/>
          <w:w w:val="105"/>
          <w:sz w:val="16"/>
        </w:rPr>
        <w:t xml:space="preserve"> </w:t>
      </w:r>
      <w:r>
        <w:rPr>
          <w:rFonts w:ascii="Calibri"/>
          <w:w w:val="105"/>
          <w:sz w:val="16"/>
        </w:rPr>
        <w:t>1;</w:t>
      </w:r>
      <w:r>
        <w:rPr>
          <w:rFonts w:ascii="Calibri"/>
          <w:spacing w:val="19"/>
          <w:w w:val="105"/>
          <w:sz w:val="16"/>
        </w:rPr>
        <w:t xml:space="preserve"> </w:t>
      </w:r>
      <w:r>
        <w:rPr>
          <w:rFonts w:ascii="Calibri"/>
          <w:w w:val="105"/>
          <w:sz w:val="16"/>
        </w:rPr>
        <w:t>batch</w:t>
      </w:r>
      <w:r>
        <w:rPr>
          <w:rFonts w:ascii="Calibri"/>
          <w:spacing w:val="20"/>
          <w:w w:val="105"/>
          <w:sz w:val="16"/>
        </w:rPr>
        <w:t xml:space="preserve"> </w:t>
      </w:r>
      <w:r>
        <w:rPr>
          <w:rFonts w:ascii="Calibri"/>
          <w:w w:val="105"/>
          <w:sz w:val="16"/>
        </w:rPr>
        <w:t>normalization;</w:t>
      </w:r>
      <w:r>
        <w:rPr>
          <w:rFonts w:ascii="Calibri"/>
          <w:spacing w:val="19"/>
          <w:w w:val="105"/>
          <w:sz w:val="16"/>
        </w:rPr>
        <w:t xml:space="preserve"> </w:t>
      </w:r>
      <w:r>
        <w:rPr>
          <w:rFonts w:ascii="Calibri"/>
          <w:w w:val="105"/>
          <w:sz w:val="16"/>
        </w:rPr>
        <w:t>and</w:t>
      </w:r>
      <w:r>
        <w:rPr>
          <w:rFonts w:ascii="Calibri"/>
          <w:spacing w:val="20"/>
          <w:w w:val="105"/>
          <w:sz w:val="16"/>
        </w:rPr>
        <w:t xml:space="preserve"> </w:t>
      </w:r>
      <w:r>
        <w:rPr>
          <w:rFonts w:ascii="Calibri"/>
          <w:w w:val="105"/>
          <w:sz w:val="16"/>
        </w:rPr>
        <w:t>dropout</w:t>
      </w:r>
      <w:r>
        <w:rPr>
          <w:rFonts w:ascii="Calibri"/>
          <w:spacing w:val="18"/>
          <w:w w:val="105"/>
          <w:sz w:val="16"/>
        </w:rPr>
        <w:t xml:space="preserve"> </w:t>
      </w:r>
      <w:r>
        <w:rPr>
          <w:rFonts w:ascii="BIZ UDGothic"/>
          <w:spacing w:val="-2"/>
          <w:w w:val="105"/>
          <w:sz w:val="13"/>
        </w:rPr>
        <w:t>[0.1,</w:t>
      </w:r>
    </w:p>
    <w:p w14:paraId="2DFE9950" w14:textId="77777777" w:rsidR="004E7388" w:rsidRDefault="00000000">
      <w:pPr>
        <w:spacing w:line="189" w:lineRule="exact"/>
        <w:ind w:left="2757"/>
        <w:jc w:val="both"/>
        <w:rPr>
          <w:rFonts w:ascii="Calibri"/>
          <w:sz w:val="16"/>
        </w:rPr>
      </w:pPr>
      <w:r>
        <w:rPr>
          <w:rFonts w:ascii="BIZ UDGothic"/>
          <w:w w:val="105"/>
          <w:sz w:val="13"/>
        </w:rPr>
        <w:t>0.2,</w:t>
      </w:r>
      <w:r>
        <w:rPr>
          <w:rFonts w:ascii="BIZ UDGothic"/>
          <w:spacing w:val="-4"/>
          <w:w w:val="105"/>
          <w:sz w:val="13"/>
        </w:rPr>
        <w:t xml:space="preserve"> </w:t>
      </w:r>
      <w:r>
        <w:rPr>
          <w:rFonts w:ascii="BIZ UDGothic"/>
          <w:spacing w:val="-2"/>
          <w:w w:val="105"/>
          <w:sz w:val="13"/>
        </w:rPr>
        <w:t>0.3]</w:t>
      </w:r>
      <w:r>
        <w:rPr>
          <w:rFonts w:ascii="Calibri"/>
          <w:spacing w:val="-2"/>
          <w:w w:val="105"/>
          <w:sz w:val="16"/>
        </w:rPr>
        <w:t>.</w:t>
      </w:r>
    </w:p>
    <w:p w14:paraId="1B4C67B5" w14:textId="77777777" w:rsidR="004E7388" w:rsidRDefault="00000000">
      <w:pPr>
        <w:tabs>
          <w:tab w:val="left" w:pos="2756"/>
        </w:tabs>
        <w:spacing w:line="189" w:lineRule="exact"/>
        <w:ind w:left="153"/>
        <w:rPr>
          <w:rFonts w:ascii="Calibri"/>
          <w:sz w:val="16"/>
        </w:rPr>
      </w:pPr>
      <w:r>
        <w:rPr>
          <w:rFonts w:ascii="Calibri"/>
          <w:w w:val="105"/>
          <w:sz w:val="16"/>
        </w:rPr>
        <w:t>Recurrent</w:t>
      </w:r>
      <w:r>
        <w:rPr>
          <w:rFonts w:ascii="Calibri"/>
          <w:spacing w:val="14"/>
          <w:w w:val="110"/>
          <w:sz w:val="16"/>
        </w:rPr>
        <w:t xml:space="preserve"> </w:t>
      </w:r>
      <w:r>
        <w:rPr>
          <w:rFonts w:ascii="Calibri"/>
          <w:spacing w:val="-2"/>
          <w:w w:val="110"/>
          <w:sz w:val="16"/>
        </w:rPr>
        <w:t>stage</w:t>
      </w:r>
      <w:r>
        <w:rPr>
          <w:rFonts w:ascii="Calibri"/>
          <w:sz w:val="16"/>
        </w:rPr>
        <w:tab/>
      </w:r>
      <w:r>
        <w:rPr>
          <w:rFonts w:ascii="Calibri"/>
          <w:w w:val="110"/>
          <w:sz w:val="16"/>
        </w:rPr>
        <w:t>Two</w:t>
      </w:r>
      <w:r>
        <w:rPr>
          <w:rFonts w:ascii="Calibri"/>
          <w:spacing w:val="2"/>
          <w:w w:val="110"/>
          <w:sz w:val="16"/>
        </w:rPr>
        <w:t xml:space="preserve"> </w:t>
      </w:r>
      <w:r>
        <w:rPr>
          <w:rFonts w:ascii="Calibri"/>
          <w:w w:val="110"/>
          <w:sz w:val="16"/>
        </w:rPr>
        <w:t>bidirectional</w:t>
      </w:r>
      <w:r>
        <w:rPr>
          <w:rFonts w:ascii="Calibri"/>
          <w:spacing w:val="2"/>
          <w:w w:val="110"/>
          <w:sz w:val="16"/>
        </w:rPr>
        <w:t xml:space="preserve"> </w:t>
      </w:r>
      <w:r>
        <w:rPr>
          <w:rFonts w:ascii="Calibri"/>
          <w:w w:val="110"/>
          <w:sz w:val="16"/>
        </w:rPr>
        <w:t>LSTM</w:t>
      </w:r>
      <w:r>
        <w:rPr>
          <w:rFonts w:ascii="Calibri"/>
          <w:spacing w:val="2"/>
          <w:w w:val="110"/>
          <w:sz w:val="16"/>
        </w:rPr>
        <w:t xml:space="preserve"> </w:t>
      </w:r>
      <w:r>
        <w:rPr>
          <w:rFonts w:ascii="Calibri"/>
          <w:w w:val="110"/>
          <w:sz w:val="16"/>
        </w:rPr>
        <w:t>layers</w:t>
      </w:r>
      <w:r>
        <w:rPr>
          <w:rFonts w:ascii="Calibri"/>
          <w:spacing w:val="3"/>
          <w:w w:val="110"/>
          <w:sz w:val="16"/>
        </w:rPr>
        <w:t xml:space="preserve"> </w:t>
      </w:r>
      <w:r>
        <w:rPr>
          <w:rFonts w:ascii="Calibri"/>
          <w:w w:val="110"/>
          <w:sz w:val="16"/>
        </w:rPr>
        <w:t>with</w:t>
      </w:r>
      <w:r>
        <w:rPr>
          <w:rFonts w:ascii="Calibri"/>
          <w:spacing w:val="2"/>
          <w:w w:val="110"/>
          <w:sz w:val="16"/>
        </w:rPr>
        <w:t xml:space="preserve"> </w:t>
      </w:r>
      <w:r>
        <w:rPr>
          <w:rFonts w:ascii="Calibri"/>
          <w:w w:val="110"/>
          <w:sz w:val="16"/>
        </w:rPr>
        <w:t>128</w:t>
      </w:r>
      <w:r>
        <w:rPr>
          <w:rFonts w:ascii="Calibri"/>
          <w:spacing w:val="2"/>
          <w:w w:val="110"/>
          <w:sz w:val="16"/>
        </w:rPr>
        <w:t xml:space="preserve"> </w:t>
      </w:r>
      <w:r>
        <w:rPr>
          <w:rFonts w:ascii="Calibri"/>
          <w:w w:val="110"/>
          <w:sz w:val="16"/>
        </w:rPr>
        <w:t>and</w:t>
      </w:r>
      <w:r>
        <w:rPr>
          <w:rFonts w:ascii="Calibri"/>
          <w:spacing w:val="2"/>
          <w:w w:val="110"/>
          <w:sz w:val="16"/>
        </w:rPr>
        <w:t xml:space="preserve"> </w:t>
      </w:r>
      <w:r>
        <w:rPr>
          <w:rFonts w:ascii="Calibri"/>
          <w:w w:val="110"/>
          <w:sz w:val="16"/>
        </w:rPr>
        <w:t>64</w:t>
      </w:r>
      <w:r>
        <w:rPr>
          <w:rFonts w:ascii="Calibri"/>
          <w:spacing w:val="3"/>
          <w:w w:val="110"/>
          <w:sz w:val="16"/>
        </w:rPr>
        <w:t xml:space="preserve"> </w:t>
      </w:r>
      <w:r>
        <w:rPr>
          <w:rFonts w:ascii="Calibri"/>
          <w:w w:val="110"/>
          <w:sz w:val="16"/>
        </w:rPr>
        <w:t>hidden</w:t>
      </w:r>
      <w:r>
        <w:rPr>
          <w:rFonts w:ascii="Calibri"/>
          <w:spacing w:val="2"/>
          <w:w w:val="110"/>
          <w:sz w:val="16"/>
        </w:rPr>
        <w:t xml:space="preserve"> </w:t>
      </w:r>
      <w:r>
        <w:rPr>
          <w:rFonts w:ascii="Calibri"/>
          <w:w w:val="110"/>
          <w:sz w:val="16"/>
        </w:rPr>
        <w:t>units</w:t>
      </w:r>
      <w:r>
        <w:rPr>
          <w:rFonts w:ascii="Calibri"/>
          <w:spacing w:val="2"/>
          <w:w w:val="110"/>
          <w:sz w:val="16"/>
        </w:rPr>
        <w:t xml:space="preserve"> </w:t>
      </w:r>
      <w:r>
        <w:rPr>
          <w:rFonts w:ascii="Calibri"/>
          <w:w w:val="110"/>
          <w:sz w:val="16"/>
        </w:rPr>
        <w:t>followed</w:t>
      </w:r>
      <w:r>
        <w:rPr>
          <w:rFonts w:ascii="Calibri"/>
          <w:spacing w:val="2"/>
          <w:w w:val="110"/>
          <w:sz w:val="16"/>
        </w:rPr>
        <w:t xml:space="preserve"> </w:t>
      </w:r>
      <w:r>
        <w:rPr>
          <w:rFonts w:ascii="Calibri"/>
          <w:w w:val="110"/>
          <w:sz w:val="16"/>
        </w:rPr>
        <w:t>the</w:t>
      </w:r>
      <w:r>
        <w:rPr>
          <w:rFonts w:ascii="Calibri"/>
          <w:spacing w:val="3"/>
          <w:w w:val="110"/>
          <w:sz w:val="16"/>
        </w:rPr>
        <w:t xml:space="preserve"> </w:t>
      </w:r>
      <w:r>
        <w:rPr>
          <w:rFonts w:ascii="Calibri"/>
          <w:w w:val="110"/>
          <w:sz w:val="16"/>
        </w:rPr>
        <w:t>CNN</w:t>
      </w:r>
      <w:r>
        <w:rPr>
          <w:rFonts w:ascii="Calibri"/>
          <w:spacing w:val="2"/>
          <w:w w:val="110"/>
          <w:sz w:val="16"/>
        </w:rPr>
        <w:t xml:space="preserve"> </w:t>
      </w:r>
      <w:r>
        <w:rPr>
          <w:rFonts w:ascii="Calibri"/>
          <w:spacing w:val="-2"/>
          <w:w w:val="110"/>
          <w:sz w:val="16"/>
        </w:rPr>
        <w:t>trunk.</w:t>
      </w:r>
    </w:p>
    <w:p w14:paraId="5D3355D5" w14:textId="77777777" w:rsidR="004E7388" w:rsidRDefault="00000000">
      <w:pPr>
        <w:tabs>
          <w:tab w:val="left" w:pos="2758"/>
        </w:tabs>
        <w:spacing w:before="1" w:line="232" w:lineRule="auto"/>
        <w:ind w:left="2757" w:right="149" w:hanging="2604"/>
        <w:rPr>
          <w:rFonts w:ascii="Calibri"/>
          <w:sz w:val="16"/>
        </w:rPr>
      </w:pPr>
      <w:r>
        <w:rPr>
          <w:rFonts w:ascii="Calibri"/>
          <w:w w:val="105"/>
          <w:sz w:val="16"/>
        </w:rPr>
        <w:t>Attention and fusion</w:t>
      </w:r>
      <w:r>
        <w:rPr>
          <w:rFonts w:ascii="Calibri"/>
          <w:sz w:val="16"/>
        </w:rPr>
        <w:tab/>
      </w:r>
      <w:r>
        <w:rPr>
          <w:rFonts w:ascii="Calibri"/>
          <w:w w:val="105"/>
          <w:sz w:val="16"/>
        </w:rPr>
        <w:t>Eight-head</w:t>
      </w:r>
      <w:r>
        <w:rPr>
          <w:rFonts w:ascii="Calibri"/>
          <w:spacing w:val="31"/>
          <w:w w:val="105"/>
          <w:sz w:val="16"/>
        </w:rPr>
        <w:t xml:space="preserve"> </w:t>
      </w:r>
      <w:r>
        <w:rPr>
          <w:rFonts w:ascii="Calibri"/>
          <w:w w:val="105"/>
          <w:sz w:val="16"/>
        </w:rPr>
        <w:t>self-attention</w:t>
      </w:r>
      <w:r>
        <w:rPr>
          <w:rFonts w:ascii="Calibri"/>
          <w:spacing w:val="31"/>
          <w:w w:val="105"/>
          <w:sz w:val="16"/>
        </w:rPr>
        <w:t xml:space="preserve"> </w:t>
      </w:r>
      <w:r>
        <w:rPr>
          <w:rFonts w:ascii="Calibri"/>
          <w:w w:val="105"/>
          <w:sz w:val="16"/>
        </w:rPr>
        <w:t>with</w:t>
      </w:r>
      <w:r>
        <w:rPr>
          <w:rFonts w:ascii="Calibri"/>
          <w:spacing w:val="31"/>
          <w:w w:val="105"/>
          <w:sz w:val="16"/>
        </w:rPr>
        <w:t xml:space="preserve"> </w:t>
      </w:r>
      <w:r>
        <w:rPr>
          <w:rFonts w:ascii="Calibri"/>
          <w:w w:val="105"/>
          <w:sz w:val="16"/>
        </w:rPr>
        <w:t>dropout</w:t>
      </w:r>
      <w:r>
        <w:rPr>
          <w:rFonts w:ascii="Calibri"/>
          <w:spacing w:val="31"/>
          <w:w w:val="105"/>
          <w:sz w:val="16"/>
        </w:rPr>
        <w:t xml:space="preserve"> </w:t>
      </w:r>
      <w:r>
        <w:rPr>
          <w:rFonts w:ascii="Calibri"/>
          <w:w w:val="105"/>
          <w:sz w:val="16"/>
        </w:rPr>
        <w:t>0.1</w:t>
      </w:r>
      <w:r>
        <w:rPr>
          <w:rFonts w:ascii="Calibri"/>
          <w:spacing w:val="31"/>
          <w:w w:val="105"/>
          <w:sz w:val="16"/>
        </w:rPr>
        <w:t xml:space="preserve"> </w:t>
      </w:r>
      <w:r>
        <w:rPr>
          <w:rFonts w:ascii="Calibri"/>
          <w:w w:val="105"/>
          <w:sz w:val="16"/>
        </w:rPr>
        <w:t>and</w:t>
      </w:r>
      <w:r>
        <w:rPr>
          <w:rFonts w:ascii="Calibri"/>
          <w:spacing w:val="31"/>
          <w:w w:val="105"/>
          <w:sz w:val="16"/>
        </w:rPr>
        <w:t xml:space="preserve"> </w:t>
      </w:r>
      <w:r>
        <w:rPr>
          <w:rFonts w:ascii="Calibri"/>
          <w:w w:val="105"/>
          <w:sz w:val="16"/>
        </w:rPr>
        <w:t>residual</w:t>
      </w:r>
      <w:r>
        <w:rPr>
          <w:rFonts w:ascii="Calibri"/>
          <w:spacing w:val="31"/>
          <w:w w:val="105"/>
          <w:sz w:val="16"/>
        </w:rPr>
        <w:t xml:space="preserve"> </w:t>
      </w:r>
      <w:r>
        <w:rPr>
          <w:rFonts w:ascii="Calibri"/>
          <w:w w:val="105"/>
          <w:sz w:val="16"/>
        </w:rPr>
        <w:t>layer</w:t>
      </w:r>
      <w:r>
        <w:rPr>
          <w:rFonts w:ascii="Calibri"/>
          <w:spacing w:val="31"/>
          <w:w w:val="105"/>
          <w:sz w:val="16"/>
        </w:rPr>
        <w:t xml:space="preserve"> </w:t>
      </w:r>
      <w:r>
        <w:rPr>
          <w:rFonts w:ascii="Calibri"/>
          <w:w w:val="105"/>
          <w:sz w:val="16"/>
        </w:rPr>
        <w:t>normalization,</w:t>
      </w:r>
      <w:r>
        <w:rPr>
          <w:rFonts w:ascii="Calibri"/>
          <w:spacing w:val="31"/>
          <w:w w:val="105"/>
          <w:sz w:val="16"/>
        </w:rPr>
        <w:t xml:space="preserve"> </w:t>
      </w:r>
      <w:r>
        <w:rPr>
          <w:rFonts w:ascii="Calibri"/>
          <w:w w:val="105"/>
          <w:sz w:val="16"/>
        </w:rPr>
        <w:t>followed</w:t>
      </w:r>
      <w:r>
        <w:rPr>
          <w:rFonts w:ascii="Calibri"/>
          <w:spacing w:val="31"/>
          <w:w w:val="105"/>
          <w:sz w:val="16"/>
        </w:rPr>
        <w:t xml:space="preserve"> </w:t>
      </w:r>
      <w:r>
        <w:rPr>
          <w:rFonts w:ascii="Calibri"/>
          <w:w w:val="105"/>
          <w:sz w:val="16"/>
        </w:rPr>
        <w:t>by</w:t>
      </w:r>
      <w:r>
        <w:rPr>
          <w:rFonts w:ascii="Calibri"/>
          <w:spacing w:val="31"/>
          <w:w w:val="105"/>
          <w:sz w:val="16"/>
        </w:rPr>
        <w:t xml:space="preserve"> </w:t>
      </w:r>
      <w:r>
        <w:rPr>
          <w:rFonts w:ascii="Calibri"/>
          <w:w w:val="105"/>
          <w:sz w:val="16"/>
        </w:rPr>
        <w:t>global</w:t>
      </w:r>
      <w:r>
        <w:rPr>
          <w:rFonts w:ascii="Calibri"/>
          <w:spacing w:val="40"/>
          <w:w w:val="105"/>
          <w:sz w:val="16"/>
        </w:rPr>
        <w:t xml:space="preserve"> </w:t>
      </w:r>
      <w:r>
        <w:rPr>
          <w:rFonts w:ascii="Calibri"/>
          <w:w w:val="105"/>
          <w:sz w:val="16"/>
        </w:rPr>
        <w:t>mean pooling. Multi-scale pooled CNN features were concatenated through feature-pyramid fusion.</w:t>
      </w:r>
    </w:p>
    <w:p w14:paraId="1570A65F" w14:textId="77777777" w:rsidR="004E7388" w:rsidRDefault="00000000">
      <w:pPr>
        <w:tabs>
          <w:tab w:val="left" w:pos="2757"/>
        </w:tabs>
        <w:spacing w:line="232" w:lineRule="auto"/>
        <w:ind w:left="2757" w:right="667" w:hanging="2604"/>
        <w:rPr>
          <w:rFonts w:ascii="Calibri"/>
          <w:sz w:val="16"/>
        </w:rPr>
      </w:pPr>
      <w:r>
        <w:rPr>
          <w:rFonts w:ascii="Calibri"/>
          <w:w w:val="105"/>
          <w:sz w:val="16"/>
        </w:rPr>
        <w:t>Dense head</w:t>
      </w:r>
      <w:r>
        <w:rPr>
          <w:rFonts w:ascii="Calibri"/>
          <w:sz w:val="16"/>
        </w:rPr>
        <w:tab/>
      </w:r>
      <w:r>
        <w:rPr>
          <w:rFonts w:ascii="Calibri"/>
          <w:w w:val="105"/>
          <w:sz w:val="16"/>
        </w:rPr>
        <w:t>Two dense blocks of 256 and 128 units with batch normalization, nonlinear activations, and</w:t>
      </w:r>
      <w:r>
        <w:rPr>
          <w:rFonts w:ascii="Calibri"/>
          <w:spacing w:val="80"/>
          <w:w w:val="105"/>
          <w:sz w:val="16"/>
        </w:rPr>
        <w:t xml:space="preserve"> </w:t>
      </w:r>
      <w:r>
        <w:rPr>
          <w:rFonts w:ascii="Calibri"/>
          <w:w w:val="105"/>
          <w:sz w:val="16"/>
        </w:rPr>
        <w:t>dropout 0.3 and 0.4, followed by a two-logit output layer.</w:t>
      </w:r>
    </w:p>
    <w:p w14:paraId="1DAB43C2" w14:textId="77777777" w:rsidR="004E7388" w:rsidRDefault="00000000">
      <w:pPr>
        <w:tabs>
          <w:tab w:val="left" w:pos="2758"/>
        </w:tabs>
        <w:spacing w:before="6" w:line="223" w:lineRule="auto"/>
        <w:ind w:left="2757" w:right="381" w:hanging="2604"/>
        <w:rPr>
          <w:rFonts w:ascii="Calibri" w:hAnsi="Calibri"/>
          <w:sz w:val="16"/>
        </w:rPr>
      </w:pPr>
      <w:r>
        <w:rPr>
          <w:rFonts w:ascii="Calibri" w:hAnsi="Calibri"/>
          <w:noProof/>
          <w:sz w:val="16"/>
        </w:rPr>
        <mc:AlternateContent>
          <mc:Choice Requires="wps">
            <w:drawing>
              <wp:anchor distT="0" distB="0" distL="0" distR="0" simplePos="0" relativeHeight="487596544" behindDoc="1" locked="0" layoutInCell="1" allowOverlap="1" wp14:anchorId="58E16D85" wp14:editId="5B336F64">
                <wp:simplePos x="0" y="0"/>
                <wp:positionH relativeFrom="page">
                  <wp:posOffset>651598</wp:posOffset>
                </wp:positionH>
                <wp:positionV relativeFrom="paragraph">
                  <wp:posOffset>517174</wp:posOffset>
                </wp:positionV>
                <wp:extent cx="625729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055EBA" id="Graphic 33" o:spid="_x0000_s1026" style="position:absolute;margin-left:51.3pt;margin-top:40.7pt;width:492.7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25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" path="m,l6256794,e" filled="f" strokeweight=".28114mm">
                <v:path arrowok="t"/>
                <w10:wrap type="topAndBottom" anchorx="page"/>
              </v:shape>
            </w:pict>
          </mc:Fallback>
        </mc:AlternateContent>
      </w:r>
      <w:r>
        <w:rPr>
          <w:rFonts w:ascii="Calibri" w:hAnsi="Calibri"/>
          <w:spacing w:val="-2"/>
          <w:w w:val="105"/>
          <w:sz w:val="16"/>
        </w:rPr>
        <w:t>Optimization</w:t>
      </w:r>
      <w:r>
        <w:rPr>
          <w:rFonts w:ascii="Calibri" w:hAnsi="Calibri"/>
          <w:sz w:val="16"/>
        </w:rPr>
        <w:tab/>
      </w:r>
      <w:r>
        <w:rPr>
          <w:rFonts w:ascii="Calibri" w:hAnsi="Calibri"/>
          <w:w w:val="105"/>
          <w:sz w:val="16"/>
        </w:rPr>
        <w:t>AdamW with learning rate 0.001 and weight decay 0.01; cosine warm restarts to a minimum</w:t>
      </w:r>
      <w:r>
        <w:rPr>
          <w:rFonts w:ascii="Calibri" w:hAnsi="Calibri"/>
          <w:spacing w:val="40"/>
          <w:w w:val="105"/>
          <w:sz w:val="16"/>
        </w:rPr>
        <w:t xml:space="preserve"> </w:t>
      </w:r>
      <w:r>
        <w:rPr>
          <w:rFonts w:ascii="Calibri" w:hAnsi="Calibri"/>
          <w:w w:val="105"/>
          <w:sz w:val="16"/>
        </w:rPr>
        <w:t xml:space="preserve">learning rate of </w:t>
      </w:r>
      <w:r>
        <w:rPr>
          <w:rFonts w:ascii="Cambria" w:hAnsi="Cambria"/>
          <w:w w:val="105"/>
          <w:sz w:val="16"/>
        </w:rPr>
        <w:t>10</w:t>
      </w:r>
      <w:r>
        <w:rPr>
          <w:rFonts w:ascii="Cambria" w:hAnsi="Cambria"/>
          <w:w w:val="105"/>
          <w:position w:val="6"/>
          <w:sz w:val="12"/>
        </w:rPr>
        <w:t>−6</w:t>
      </w:r>
      <w:r>
        <w:rPr>
          <w:rFonts w:ascii="Calibri" w:hAnsi="Calibri"/>
          <w:w w:val="105"/>
          <w:sz w:val="16"/>
        </w:rPr>
        <w:t>; batch size 8192 before fold-size adjustment; label smoothing 0.05; gradient</w:t>
      </w:r>
      <w:r>
        <w:rPr>
          <w:rFonts w:ascii="Calibri" w:hAnsi="Calibri"/>
          <w:spacing w:val="40"/>
          <w:w w:val="105"/>
          <w:sz w:val="16"/>
        </w:rPr>
        <w:t xml:space="preserve"> </w:t>
      </w:r>
      <w:r>
        <w:rPr>
          <w:rFonts w:ascii="Calibri" w:hAnsi="Calibri"/>
          <w:w w:val="105"/>
          <w:sz w:val="16"/>
        </w:rPr>
        <w:t>clipping at 1.0; mixed precision; maximum 100 epochs; early stopping patience 5 with best-state</w:t>
      </w:r>
      <w:r>
        <w:rPr>
          <w:rFonts w:ascii="Calibri" w:hAnsi="Calibri"/>
          <w:spacing w:val="80"/>
          <w:w w:val="105"/>
          <w:sz w:val="16"/>
        </w:rPr>
        <w:t xml:space="preserve"> </w:t>
      </w:r>
      <w:r>
        <w:rPr>
          <w:rFonts w:ascii="Calibri" w:hAnsi="Calibri"/>
          <w:spacing w:val="-2"/>
          <w:w w:val="105"/>
          <w:sz w:val="16"/>
        </w:rPr>
        <w:t>restore.</w:t>
      </w:r>
    </w:p>
    <w:p w14:paraId="4E533AA0" w14:textId="77777777" w:rsidR="004E7388" w:rsidRDefault="004E7388">
      <w:pPr>
        <w:pStyle w:val="BodyText"/>
        <w:spacing w:before="119"/>
        <w:rPr>
          <w:rFonts w:ascii="Calibri"/>
        </w:rPr>
      </w:pPr>
    </w:p>
    <w:p w14:paraId="69FCDB19" w14:textId="77777777" w:rsidR="004E7388" w:rsidRDefault="004E7388">
      <w:pPr>
        <w:pStyle w:val="BodyText"/>
        <w:rPr>
          <w:rFonts w:ascii="Calibri"/>
        </w:rPr>
        <w:sectPr w:rsidR="004E7388">
          <w:pgSz w:w="11910" w:h="15880"/>
          <w:pgMar w:top="920" w:right="992" w:bottom="700" w:left="992" w:header="702" w:footer="517" w:gutter="0"/>
          <w:cols w:space="720"/>
        </w:sectPr>
      </w:pPr>
    </w:p>
    <w:p w14:paraId="246E3928" w14:textId="77777777" w:rsidR="004E7388" w:rsidRDefault="00000000">
      <w:pPr>
        <w:pStyle w:val="BodyText"/>
        <w:spacing w:before="68" w:line="249" w:lineRule="auto"/>
        <w:ind w:left="34"/>
        <w:jc w:val="both"/>
      </w:pPr>
      <w:r>
        <w:t xml:space="preserve">discrimination metrics over most of the sweep landscape. The performance advantage was visible when averaging over window sizes (Figure </w:t>
      </w:r>
      <w:hyperlink w:anchor="_bookmark4" w:history="1">
        <w:r w:rsidR="004E7388">
          <w:rPr>
            <w:color w:val="2F4F4F"/>
          </w:rPr>
          <w:t>3</w:t>
        </w:r>
      </w:hyperlink>
      <w:r>
        <w:t xml:space="preserve">) and when averaging over </w:t>
      </w:r>
      <w:r>
        <w:rPr>
          <w:rFonts w:ascii="BIZ UDGothic"/>
          <w:sz w:val="17"/>
        </w:rPr>
        <w:t>inner-k</w:t>
      </w:r>
      <w:r>
        <w:rPr>
          <w:rFonts w:ascii="BIZ UDGothic"/>
          <w:spacing w:val="-22"/>
          <w:sz w:val="17"/>
        </w:rPr>
        <w:t xml:space="preserve"> </w:t>
      </w:r>
      <w:r>
        <w:t xml:space="preserve">settings (Figure </w:t>
      </w:r>
      <w:hyperlink w:anchor="_bookmark5" w:history="1">
        <w:r w:rsidR="004E7388">
          <w:rPr>
            <w:color w:val="2F4F4F"/>
          </w:rPr>
          <w:t>4</w:t>
        </w:r>
      </w:hyperlink>
      <w:r>
        <w:t xml:space="preserve">). The best individual hybrid run occurred at 6 s windows with </w:t>
      </w:r>
      <w:r>
        <w:rPr>
          <w:rFonts w:ascii="BIZ UDGothic"/>
          <w:sz w:val="17"/>
        </w:rPr>
        <w:t>inner-k=1</w:t>
      </w:r>
      <w:r>
        <w:t xml:space="preserve">, whereas the best SVM run occurred at 8 s windows with </w:t>
      </w:r>
      <w:r>
        <w:rPr>
          <w:rFonts w:ascii="BIZ UDGothic"/>
          <w:sz w:val="17"/>
        </w:rPr>
        <w:t>inner-k=30</w:t>
      </w:r>
      <w:r>
        <w:t>.</w:t>
      </w:r>
    </w:p>
    <w:p w14:paraId="33937CAA" w14:textId="77777777" w:rsidR="004E7388" w:rsidRDefault="00000000">
      <w:pPr>
        <w:pStyle w:val="BodyText"/>
        <w:spacing w:line="249" w:lineRule="auto"/>
        <w:ind w:left="34" w:firstLine="298"/>
        <w:jc w:val="both"/>
      </w:pPr>
      <w:r>
        <w:t>Figure</w:t>
      </w:r>
      <w:r>
        <w:rPr>
          <w:spacing w:val="-13"/>
        </w:rPr>
        <w:t xml:space="preserve"> </w:t>
      </w:r>
      <w:hyperlink w:anchor="_bookmark5" w:history="1">
        <w:r w:rsidR="004E7388">
          <w:rPr>
            <w:color w:val="2F4F4F"/>
          </w:rPr>
          <w:t>4</w:t>
        </w:r>
      </w:hyperlink>
      <w:r>
        <w:rPr>
          <w:color w:val="2F4F4F"/>
          <w:spacing w:val="-12"/>
        </w:rPr>
        <w:t xml:space="preserve"> </w:t>
      </w:r>
      <w:r>
        <w:t>shows</w:t>
      </w:r>
      <w:r>
        <w:rPr>
          <w:spacing w:val="-13"/>
        </w:rPr>
        <w:t xml:space="preserve"> </w:t>
      </w:r>
      <w:r>
        <w:t>that</w:t>
      </w:r>
      <w:r>
        <w:rPr>
          <w:spacing w:val="-12"/>
        </w:rPr>
        <w:t xml:space="preserve"> </w:t>
      </w:r>
      <w:r>
        <w:t>the</w:t>
      </w:r>
      <w:r>
        <w:rPr>
          <w:spacing w:val="-13"/>
        </w:rPr>
        <w:t xml:space="preserve"> </w:t>
      </w:r>
      <w:r>
        <w:t>relationship</w:t>
      </w:r>
      <w:r>
        <w:rPr>
          <w:spacing w:val="-12"/>
        </w:rPr>
        <w:t xml:space="preserve"> </w:t>
      </w:r>
      <w:r>
        <w:t>between</w:t>
      </w:r>
      <w:r>
        <w:rPr>
          <w:spacing w:val="-13"/>
        </w:rPr>
        <w:t xml:space="preserve"> </w:t>
      </w:r>
      <w:r>
        <w:t>ROC-AUC and</w:t>
      </w:r>
      <w:r>
        <w:rPr>
          <w:spacing w:val="40"/>
        </w:rPr>
        <w:t xml:space="preserve"> </w:t>
      </w:r>
      <w:r>
        <w:rPr>
          <w:rFonts w:ascii="BIZ UDGothic"/>
          <w:sz w:val="17"/>
        </w:rPr>
        <w:t xml:space="preserve">inner-k </w:t>
      </w:r>
      <w:r>
        <w:t>differed</w:t>
      </w:r>
      <w:r>
        <w:rPr>
          <w:spacing w:val="40"/>
        </w:rPr>
        <w:t xml:space="preserve"> </w:t>
      </w:r>
      <w:r>
        <w:t>across</w:t>
      </w:r>
      <w:r>
        <w:rPr>
          <w:spacing w:val="40"/>
        </w:rPr>
        <w:t xml:space="preserve"> </w:t>
      </w:r>
      <w:r>
        <w:t>the</w:t>
      </w:r>
      <w:r>
        <w:rPr>
          <w:spacing w:val="40"/>
        </w:rPr>
        <w:t xml:space="preserve"> </w:t>
      </w:r>
      <w:r>
        <w:t>two</w:t>
      </w:r>
      <w:r>
        <w:rPr>
          <w:spacing w:val="40"/>
        </w:rPr>
        <w:t xml:space="preserve"> </w:t>
      </w:r>
      <w:r>
        <w:t>model</w:t>
      </w:r>
      <w:r>
        <w:rPr>
          <w:spacing w:val="40"/>
        </w:rPr>
        <w:t xml:space="preserve"> </w:t>
      </w:r>
      <w:r>
        <w:t>families</w:t>
      </w:r>
      <w:r>
        <w:rPr>
          <w:spacing w:val="40"/>
        </w:rPr>
        <w:t xml:space="preserve"> </w:t>
      </w:r>
      <w:r>
        <w:t>in the</w:t>
      </w:r>
      <w:r>
        <w:rPr>
          <w:spacing w:val="19"/>
        </w:rPr>
        <w:t xml:space="preserve"> </w:t>
      </w:r>
      <w:r>
        <w:t>low-budget</w:t>
      </w:r>
      <w:r>
        <w:rPr>
          <w:spacing w:val="19"/>
        </w:rPr>
        <w:t xml:space="preserve"> </w:t>
      </w:r>
      <w:r>
        <w:t>region.</w:t>
      </w:r>
      <w:r>
        <w:rPr>
          <w:spacing w:val="19"/>
        </w:rPr>
        <w:t xml:space="preserve"> </w:t>
      </w:r>
      <w:r>
        <w:t>The</w:t>
      </w:r>
      <w:r>
        <w:rPr>
          <w:spacing w:val="20"/>
        </w:rPr>
        <w:t xml:space="preserve"> </w:t>
      </w:r>
      <w:r>
        <w:t>hybrid</w:t>
      </w:r>
      <w:r>
        <w:rPr>
          <w:spacing w:val="19"/>
        </w:rPr>
        <w:t xml:space="preserve"> </w:t>
      </w:r>
      <w:r>
        <w:t>model</w:t>
      </w:r>
      <w:r>
        <w:rPr>
          <w:spacing w:val="19"/>
        </w:rPr>
        <w:t xml:space="preserve"> </w:t>
      </w:r>
      <w:r>
        <w:t>retained</w:t>
      </w:r>
      <w:r>
        <w:rPr>
          <w:spacing w:val="20"/>
        </w:rPr>
        <w:t xml:space="preserve"> </w:t>
      </w:r>
      <w:r>
        <w:rPr>
          <w:spacing w:val="-2"/>
        </w:rPr>
        <w:t>clearly</w:t>
      </w:r>
    </w:p>
    <w:p w14:paraId="3C224406" w14:textId="77777777" w:rsidR="004E7388" w:rsidRDefault="00000000">
      <w:pPr>
        <w:pStyle w:val="BodyText"/>
        <w:spacing w:before="68" w:line="249" w:lineRule="auto"/>
        <w:ind w:left="34" w:right="32"/>
        <w:jc w:val="both"/>
      </w:pPr>
      <w:r>
        <w:br w:type="column"/>
      </w:r>
      <w:r>
        <w:t xml:space="preserve">stronger ROC-AUC across the sparsest budgets and achieved the highest individual ROC-AUC in the entire sweep at </w:t>
      </w:r>
      <w:r>
        <w:rPr>
          <w:rFonts w:ascii="BIZ UDGothic"/>
          <w:sz w:val="17"/>
        </w:rPr>
        <w:t>inner-k=1</w:t>
      </w:r>
      <w:r>
        <w:t>. The linear SVM did not show the</w:t>
      </w:r>
      <w:r>
        <w:rPr>
          <w:spacing w:val="80"/>
        </w:rPr>
        <w:t xml:space="preserve"> </w:t>
      </w:r>
      <w:r>
        <w:t>same</w:t>
      </w:r>
      <w:r>
        <w:rPr>
          <w:spacing w:val="40"/>
        </w:rPr>
        <w:t xml:space="preserve"> </w:t>
      </w:r>
      <w:r>
        <w:t>pattern</w:t>
      </w:r>
      <w:r>
        <w:rPr>
          <w:spacing w:val="40"/>
        </w:rPr>
        <w:t xml:space="preserve"> </w:t>
      </w:r>
      <w:r>
        <w:t>and</w:t>
      </w:r>
      <w:r>
        <w:rPr>
          <w:spacing w:val="40"/>
        </w:rPr>
        <w:t xml:space="preserve"> </w:t>
      </w:r>
      <w:r>
        <w:t>reached</w:t>
      </w:r>
      <w:r>
        <w:rPr>
          <w:spacing w:val="40"/>
        </w:rPr>
        <w:t xml:space="preserve"> </w:t>
      </w:r>
      <w:r>
        <w:t>its</w:t>
      </w:r>
      <w:r>
        <w:rPr>
          <w:spacing w:val="40"/>
        </w:rPr>
        <w:t xml:space="preserve"> </w:t>
      </w:r>
      <w:r>
        <w:t>best</w:t>
      </w:r>
      <w:r>
        <w:rPr>
          <w:spacing w:val="40"/>
        </w:rPr>
        <w:t xml:space="preserve"> </w:t>
      </w:r>
      <w:r>
        <w:t>ROC-AUC</w:t>
      </w:r>
      <w:r>
        <w:rPr>
          <w:spacing w:val="40"/>
        </w:rPr>
        <w:t xml:space="preserve"> </w:t>
      </w:r>
      <w:r>
        <w:t>only</w:t>
      </w:r>
      <w:r>
        <w:rPr>
          <w:spacing w:val="40"/>
        </w:rPr>
        <w:t xml:space="preserve"> </w:t>
      </w:r>
      <w:r>
        <w:t xml:space="preserve">at the broader </w:t>
      </w:r>
      <w:r>
        <w:rPr>
          <w:rFonts w:ascii="BIZ UDGothic"/>
          <w:sz w:val="17"/>
        </w:rPr>
        <w:t xml:space="preserve">inner-k=30 </w:t>
      </w:r>
      <w:r>
        <w:t>setting. Sparse per-fold selection therefore aligned with peak discrimination only for the more expressive model.</w:t>
      </w:r>
    </w:p>
    <w:p w14:paraId="099871D9" w14:textId="77777777" w:rsidR="004E7388" w:rsidRDefault="00000000">
      <w:pPr>
        <w:pStyle w:val="BodyText"/>
        <w:spacing w:line="249" w:lineRule="auto"/>
        <w:ind w:left="34" w:right="32" w:firstLine="298"/>
        <w:jc w:val="both"/>
      </w:pPr>
      <w:r>
        <w:t xml:space="preserve">Figures </w:t>
      </w:r>
      <w:hyperlink w:anchor="_bookmark6" w:history="1">
        <w:r w:rsidR="004E7388">
          <w:rPr>
            <w:color w:val="2F4F4F"/>
          </w:rPr>
          <w:t>5</w:t>
        </w:r>
      </w:hyperlink>
      <w:r>
        <w:rPr>
          <w:color w:val="2F4F4F"/>
        </w:rPr>
        <w:t xml:space="preserve"> </w:t>
      </w:r>
      <w:r>
        <w:t xml:space="preserve">and </w:t>
      </w:r>
      <w:hyperlink w:anchor="_bookmark7" w:history="1">
        <w:r w:rsidR="004E7388">
          <w:rPr>
            <w:color w:val="2F4F4F"/>
          </w:rPr>
          <w:t>6</w:t>
        </w:r>
      </w:hyperlink>
      <w:r>
        <w:rPr>
          <w:color w:val="2F4F4F"/>
        </w:rPr>
        <w:t xml:space="preserve"> </w:t>
      </w:r>
      <w:r>
        <w:t>show a second related pattern. Increasing</w:t>
      </w:r>
      <w:r>
        <w:rPr>
          <w:spacing w:val="57"/>
        </w:rPr>
        <w:t xml:space="preserve"> </w:t>
      </w:r>
      <w:r>
        <w:rPr>
          <w:rFonts w:ascii="BIZ UDGothic"/>
          <w:sz w:val="17"/>
        </w:rPr>
        <w:t>inner-k</w:t>
      </w:r>
      <w:r>
        <w:rPr>
          <w:rFonts w:ascii="BIZ UDGothic"/>
          <w:spacing w:val="23"/>
          <w:sz w:val="17"/>
        </w:rPr>
        <w:t xml:space="preserve"> </w:t>
      </w:r>
      <w:r>
        <w:t>increased</w:t>
      </w:r>
      <w:r>
        <w:rPr>
          <w:spacing w:val="58"/>
        </w:rPr>
        <w:t xml:space="preserve"> </w:t>
      </w:r>
      <w:r>
        <w:t>both</w:t>
      </w:r>
      <w:r>
        <w:rPr>
          <w:spacing w:val="57"/>
        </w:rPr>
        <w:t xml:space="preserve"> </w:t>
      </w:r>
      <w:r>
        <w:t>hard-set</w:t>
      </w:r>
      <w:r>
        <w:rPr>
          <w:spacing w:val="58"/>
        </w:rPr>
        <w:t xml:space="preserve"> </w:t>
      </w:r>
      <w:r>
        <w:t>overlap</w:t>
      </w:r>
      <w:r>
        <w:rPr>
          <w:spacing w:val="58"/>
        </w:rPr>
        <w:t xml:space="preserve"> </w:t>
      </w:r>
      <w:r>
        <w:rPr>
          <w:spacing w:val="-5"/>
        </w:rPr>
        <w:t>and</w:t>
      </w:r>
    </w:p>
    <w:p w14:paraId="3854593D" w14:textId="77777777" w:rsidR="004E7388" w:rsidRDefault="004E7388">
      <w:pPr>
        <w:pStyle w:val="BodyText"/>
        <w:spacing w:line="249" w:lineRule="auto"/>
        <w:jc w:val="both"/>
        <w:sectPr w:rsidR="004E7388">
          <w:type w:val="continuous"/>
          <w:pgSz w:w="11910" w:h="15880"/>
          <w:pgMar w:top="980" w:right="992" w:bottom="700" w:left="992" w:header="702" w:footer="517" w:gutter="0"/>
          <w:cols w:num="2" w:space="720" w:equalWidth="0">
            <w:col w:w="4782" w:space="324"/>
            <w:col w:w="4820"/>
          </w:cols>
        </w:sectPr>
      </w:pPr>
    </w:p>
    <w:p w14:paraId="16F056F9" w14:textId="77777777" w:rsidR="004E7388" w:rsidRDefault="004E7388">
      <w:pPr>
        <w:pStyle w:val="BodyText"/>
        <w:spacing w:before="11"/>
        <w:rPr>
          <w:sz w:val="15"/>
        </w:rPr>
      </w:pPr>
    </w:p>
    <w:p w14:paraId="1D4551D2" w14:textId="77777777" w:rsidR="004E7388" w:rsidRDefault="00000000">
      <w:pPr>
        <w:tabs>
          <w:tab w:val="left" w:pos="5282"/>
        </w:tabs>
        <w:ind w:left="176"/>
        <w:rPr>
          <w:sz w:val="20"/>
        </w:rPr>
      </w:pPr>
      <w:r>
        <w:rPr>
          <w:noProof/>
          <w:sz w:val="20"/>
        </w:rPr>
        <w:drawing>
          <wp:inline distT="0" distB="0" distL="0" distR="0" wp14:anchorId="5F4534A1" wp14:editId="7D00F481">
            <wp:extent cx="2816066" cy="2078831"/>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2816066" cy="2078831"/>
                    </a:xfrm>
                    <a:prstGeom prst="rect">
                      <a:avLst/>
                    </a:prstGeom>
                  </pic:spPr>
                </pic:pic>
              </a:graphicData>
            </a:graphic>
          </wp:inline>
        </w:drawing>
      </w:r>
      <w:r>
        <w:rPr>
          <w:sz w:val="20"/>
        </w:rPr>
        <w:tab/>
      </w:r>
      <w:r>
        <w:rPr>
          <w:noProof/>
          <w:sz w:val="20"/>
        </w:rPr>
        <w:drawing>
          <wp:inline distT="0" distB="0" distL="0" distR="0" wp14:anchorId="28B0E7E9" wp14:editId="25BD9077">
            <wp:extent cx="2816066" cy="2078831"/>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2" cstate="print"/>
                    <a:stretch>
                      <a:fillRect/>
                    </a:stretch>
                  </pic:blipFill>
                  <pic:spPr>
                    <a:xfrm>
                      <a:off x="0" y="0"/>
                      <a:ext cx="2816066" cy="2078831"/>
                    </a:xfrm>
                    <a:prstGeom prst="rect">
                      <a:avLst/>
                    </a:prstGeom>
                  </pic:spPr>
                </pic:pic>
              </a:graphicData>
            </a:graphic>
          </wp:inline>
        </w:drawing>
      </w:r>
    </w:p>
    <w:p w14:paraId="0760A415" w14:textId="77777777" w:rsidR="004E7388" w:rsidRDefault="004E7388">
      <w:pPr>
        <w:pStyle w:val="BodyText"/>
        <w:spacing w:before="1"/>
        <w:rPr>
          <w:sz w:val="6"/>
        </w:rPr>
      </w:pPr>
    </w:p>
    <w:p w14:paraId="21837559" w14:textId="77777777" w:rsidR="004E7388" w:rsidRDefault="004E7388">
      <w:pPr>
        <w:pStyle w:val="BodyText"/>
        <w:rPr>
          <w:sz w:val="6"/>
        </w:rPr>
        <w:sectPr w:rsidR="004E7388">
          <w:pgSz w:w="11910" w:h="15880"/>
          <w:pgMar w:top="920" w:right="992" w:bottom="700" w:left="992" w:header="702" w:footer="517" w:gutter="0"/>
          <w:cols w:space="720"/>
        </w:sectPr>
      </w:pPr>
    </w:p>
    <w:p w14:paraId="4B39A841" w14:textId="77777777" w:rsidR="004E7388" w:rsidRDefault="00000000">
      <w:pPr>
        <w:spacing w:before="48"/>
        <w:ind w:left="34"/>
        <w:jc w:val="both"/>
        <w:rPr>
          <w:rFonts w:ascii="Calibri"/>
          <w:sz w:val="18"/>
        </w:rPr>
      </w:pPr>
      <w:r>
        <w:rPr>
          <w:rFonts w:ascii="Calibri"/>
          <w:b/>
          <w:sz w:val="18"/>
        </w:rPr>
        <w:t xml:space="preserve">Figure 3: </w:t>
      </w:r>
      <w:bookmarkStart w:id="108" w:name="_bookmark4"/>
      <w:bookmarkEnd w:id="108"/>
      <w:r>
        <w:rPr>
          <w:rFonts w:ascii="Calibri"/>
          <w:sz w:val="18"/>
        </w:rPr>
        <w:t>Patient-level ROC-AUC by window size across the sweep.</w:t>
      </w:r>
      <w:r>
        <w:rPr>
          <w:rFonts w:ascii="Calibri"/>
          <w:spacing w:val="40"/>
          <w:sz w:val="18"/>
        </w:rPr>
        <w:t xml:space="preserve"> </w:t>
      </w:r>
      <w:r>
        <w:rPr>
          <w:rFonts w:ascii="Calibri"/>
          <w:sz w:val="18"/>
        </w:rPr>
        <w:t>Stars</w:t>
      </w:r>
      <w:r>
        <w:rPr>
          <w:rFonts w:ascii="Calibri"/>
          <w:spacing w:val="40"/>
          <w:sz w:val="18"/>
        </w:rPr>
        <w:t xml:space="preserve"> </w:t>
      </w:r>
      <w:r>
        <w:rPr>
          <w:rFonts w:ascii="Calibri"/>
          <w:sz w:val="18"/>
        </w:rPr>
        <w:t>mark</w:t>
      </w:r>
      <w:r>
        <w:rPr>
          <w:rFonts w:ascii="Calibri"/>
          <w:spacing w:val="40"/>
          <w:sz w:val="18"/>
        </w:rPr>
        <w:t xml:space="preserve"> </w:t>
      </w:r>
      <w:r>
        <w:rPr>
          <w:rFonts w:ascii="Calibri"/>
          <w:sz w:val="18"/>
        </w:rPr>
        <w:t>the</w:t>
      </w:r>
      <w:r>
        <w:rPr>
          <w:rFonts w:ascii="Calibri"/>
          <w:spacing w:val="39"/>
          <w:sz w:val="18"/>
        </w:rPr>
        <w:t xml:space="preserve"> </w:t>
      </w:r>
      <w:r>
        <w:rPr>
          <w:rFonts w:ascii="Calibri"/>
          <w:sz w:val="18"/>
        </w:rPr>
        <w:t>best</w:t>
      </w:r>
      <w:r>
        <w:rPr>
          <w:rFonts w:ascii="Calibri"/>
          <w:spacing w:val="39"/>
          <w:sz w:val="18"/>
        </w:rPr>
        <w:t xml:space="preserve"> </w:t>
      </w:r>
      <w:r>
        <w:rPr>
          <w:rFonts w:ascii="Calibri"/>
          <w:sz w:val="18"/>
        </w:rPr>
        <w:t>individual</w:t>
      </w:r>
      <w:r>
        <w:rPr>
          <w:rFonts w:ascii="Calibri"/>
          <w:spacing w:val="40"/>
          <w:sz w:val="18"/>
        </w:rPr>
        <w:t xml:space="preserve"> </w:t>
      </w:r>
      <w:r>
        <w:rPr>
          <w:rFonts w:ascii="Calibri"/>
          <w:sz w:val="18"/>
        </w:rPr>
        <w:t>hybrid</w:t>
      </w:r>
      <w:r>
        <w:rPr>
          <w:rFonts w:ascii="Calibri"/>
          <w:spacing w:val="39"/>
          <w:sz w:val="18"/>
        </w:rPr>
        <w:t xml:space="preserve"> </w:t>
      </w:r>
      <w:r>
        <w:rPr>
          <w:rFonts w:ascii="Calibri"/>
          <w:sz w:val="18"/>
        </w:rPr>
        <w:t>and</w:t>
      </w:r>
      <w:r>
        <w:rPr>
          <w:rFonts w:ascii="Calibri"/>
          <w:spacing w:val="40"/>
          <w:sz w:val="18"/>
        </w:rPr>
        <w:t xml:space="preserve"> </w:t>
      </w:r>
      <w:r>
        <w:rPr>
          <w:rFonts w:ascii="Calibri"/>
          <w:sz w:val="18"/>
        </w:rPr>
        <w:t>SVM</w:t>
      </w:r>
      <w:r>
        <w:rPr>
          <w:rFonts w:ascii="Calibri"/>
          <w:spacing w:val="39"/>
          <w:sz w:val="18"/>
        </w:rPr>
        <w:t xml:space="preserve"> </w:t>
      </w:r>
      <w:r>
        <w:rPr>
          <w:rFonts w:ascii="Calibri"/>
          <w:sz w:val="18"/>
        </w:rPr>
        <w:t>runs.</w:t>
      </w:r>
    </w:p>
    <w:p w14:paraId="7DF8A60B" w14:textId="77777777" w:rsidR="004E7388" w:rsidRDefault="00000000">
      <w:pPr>
        <w:pStyle w:val="BodyText"/>
        <w:spacing w:before="76"/>
        <w:rPr>
          <w:rFonts w:ascii="Calibri"/>
        </w:rPr>
      </w:pPr>
      <w:r>
        <w:rPr>
          <w:rFonts w:ascii="Calibri"/>
          <w:noProof/>
        </w:rPr>
        <w:drawing>
          <wp:anchor distT="0" distB="0" distL="0" distR="0" simplePos="0" relativeHeight="487597056" behindDoc="1" locked="0" layoutInCell="1" allowOverlap="1" wp14:anchorId="745BEF42" wp14:editId="05F6A281">
            <wp:simplePos x="0" y="0"/>
            <wp:positionH relativeFrom="page">
              <wp:posOffset>742035</wp:posOffset>
            </wp:positionH>
            <wp:positionV relativeFrom="paragraph">
              <wp:posOffset>219044</wp:posOffset>
            </wp:positionV>
            <wp:extent cx="2816066" cy="2078831"/>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3" cstate="print"/>
                    <a:stretch>
                      <a:fillRect/>
                    </a:stretch>
                  </pic:blipFill>
                  <pic:spPr>
                    <a:xfrm>
                      <a:off x="0" y="0"/>
                      <a:ext cx="2816066" cy="2078831"/>
                    </a:xfrm>
                    <a:prstGeom prst="rect">
                      <a:avLst/>
                    </a:prstGeom>
                  </pic:spPr>
                </pic:pic>
              </a:graphicData>
            </a:graphic>
          </wp:anchor>
        </w:drawing>
      </w:r>
    </w:p>
    <w:p w14:paraId="4706EB6F" w14:textId="77777777" w:rsidR="004E7388" w:rsidRDefault="00000000">
      <w:pPr>
        <w:spacing w:before="118"/>
        <w:ind w:left="34"/>
        <w:jc w:val="both"/>
        <w:rPr>
          <w:rFonts w:ascii="Calibri"/>
          <w:sz w:val="18"/>
        </w:rPr>
      </w:pPr>
      <w:r>
        <w:rPr>
          <w:rFonts w:ascii="Calibri"/>
          <w:b/>
          <w:sz w:val="18"/>
        </w:rPr>
        <w:t xml:space="preserve">Figure 4: </w:t>
      </w:r>
      <w:bookmarkStart w:id="109" w:name="_bookmark5"/>
      <w:bookmarkEnd w:id="109"/>
      <w:r>
        <w:rPr>
          <w:rFonts w:ascii="Calibri"/>
          <w:sz w:val="18"/>
        </w:rPr>
        <w:t xml:space="preserve">Patient-level ROC-AUC by </w:t>
      </w:r>
      <w:r>
        <w:rPr>
          <w:rFonts w:ascii="BIZ UDGothic"/>
          <w:sz w:val="15"/>
        </w:rPr>
        <w:t>inner-k</w:t>
      </w:r>
      <w:r>
        <w:rPr>
          <w:rFonts w:ascii="BIZ UDGothic"/>
          <w:spacing w:val="-4"/>
          <w:sz w:val="15"/>
        </w:rPr>
        <w:t xml:space="preserve"> </w:t>
      </w:r>
      <w:r>
        <w:rPr>
          <w:rFonts w:ascii="Calibri"/>
          <w:sz w:val="18"/>
        </w:rPr>
        <w:t>across the sweep. The hybrid model retained the strongest discrimination in the sparsest budget region.</w:t>
      </w:r>
    </w:p>
    <w:p w14:paraId="6F82C954" w14:textId="77777777" w:rsidR="004E7388" w:rsidRDefault="004E7388">
      <w:pPr>
        <w:pStyle w:val="BodyText"/>
        <w:rPr>
          <w:rFonts w:ascii="Calibri"/>
          <w:sz w:val="18"/>
        </w:rPr>
      </w:pPr>
    </w:p>
    <w:p w14:paraId="07728AB7" w14:textId="77777777" w:rsidR="004E7388" w:rsidRDefault="004E7388">
      <w:pPr>
        <w:pStyle w:val="BodyText"/>
        <w:spacing w:before="77"/>
        <w:rPr>
          <w:rFonts w:ascii="Calibri"/>
          <w:sz w:val="18"/>
        </w:rPr>
      </w:pPr>
    </w:p>
    <w:p w14:paraId="504030DF" w14:textId="77777777" w:rsidR="004E7388" w:rsidRDefault="00000000">
      <w:pPr>
        <w:pStyle w:val="BodyText"/>
        <w:spacing w:line="249" w:lineRule="auto"/>
        <w:ind w:left="34"/>
        <w:jc w:val="both"/>
      </w:pPr>
      <w:r>
        <w:t>the total number of unique selected features. Larger</w:t>
      </w:r>
      <w:r>
        <w:rPr>
          <w:spacing w:val="80"/>
        </w:rPr>
        <w:t xml:space="preserve"> </w:t>
      </w:r>
      <w:r>
        <w:t>feature budgets did not produce the strongest patient-level discrimination. The sweep concentrated its best hybrid performance at the sparsest end of the per-fold selection range. This pattern motivates the paper’s focus on sparse biomarker</w:t>
      </w:r>
      <w:r>
        <w:rPr>
          <w:spacing w:val="40"/>
        </w:rPr>
        <w:t xml:space="preserve"> </w:t>
      </w:r>
      <w:r>
        <w:t>discovery</w:t>
      </w:r>
      <w:r>
        <w:rPr>
          <w:spacing w:val="40"/>
        </w:rPr>
        <w:t xml:space="preserve"> </w:t>
      </w:r>
      <w:r>
        <w:t>and</w:t>
      </w:r>
      <w:r>
        <w:rPr>
          <w:spacing w:val="40"/>
        </w:rPr>
        <w:t xml:space="preserve"> </w:t>
      </w:r>
      <w:r>
        <w:t>suggests</w:t>
      </w:r>
      <w:r>
        <w:rPr>
          <w:spacing w:val="40"/>
        </w:rPr>
        <w:t xml:space="preserve"> </w:t>
      </w:r>
      <w:r>
        <w:t>that</w:t>
      </w:r>
      <w:r>
        <w:rPr>
          <w:spacing w:val="40"/>
        </w:rPr>
        <w:t xml:space="preserve"> </w:t>
      </w:r>
      <w:r>
        <w:t>model</w:t>
      </w:r>
      <w:r>
        <w:rPr>
          <w:spacing w:val="40"/>
        </w:rPr>
        <w:t xml:space="preserve"> </w:t>
      </w:r>
      <w:r>
        <w:t xml:space="preserve">capacity and per-fold sparsity mattered together rather than </w:t>
      </w:r>
      <w:r>
        <w:rPr>
          <w:spacing w:val="-2"/>
        </w:rPr>
        <w:t>independently.</w:t>
      </w:r>
    </w:p>
    <w:p w14:paraId="499FC329" w14:textId="77777777" w:rsidR="004E7388" w:rsidRDefault="00000000">
      <w:pPr>
        <w:pStyle w:val="Heading2"/>
        <w:numPr>
          <w:ilvl w:val="1"/>
          <w:numId w:val="3"/>
        </w:numPr>
        <w:tabs>
          <w:tab w:val="left" w:pos="471"/>
        </w:tabs>
        <w:spacing w:before="200"/>
        <w:ind w:left="471" w:hanging="437"/>
      </w:pPr>
      <w:r>
        <w:rPr>
          <w:spacing w:val="-2"/>
        </w:rPr>
        <w:t>Best-run</w:t>
      </w:r>
      <w:r>
        <w:rPr>
          <w:spacing w:val="4"/>
        </w:rPr>
        <w:t xml:space="preserve"> </w:t>
      </w:r>
      <w:r>
        <w:rPr>
          <w:spacing w:val="-2"/>
        </w:rPr>
        <w:t>patient-level</w:t>
      </w:r>
      <w:r>
        <w:rPr>
          <w:spacing w:val="4"/>
        </w:rPr>
        <w:t xml:space="preserve"> </w:t>
      </w:r>
      <w:r>
        <w:rPr>
          <w:spacing w:val="-2"/>
        </w:rPr>
        <w:t>performance</w:t>
      </w:r>
    </w:p>
    <w:p w14:paraId="110EE82B" w14:textId="77777777" w:rsidR="004E7388" w:rsidRDefault="00000000">
      <w:pPr>
        <w:pStyle w:val="BodyText"/>
        <w:spacing w:before="7" w:line="249" w:lineRule="auto"/>
        <w:ind w:left="34" w:firstLine="298"/>
        <w:jc w:val="both"/>
      </w:pPr>
      <w:r>
        <w:t xml:space="preserve">The best hybrid configuration achieved patient-level </w:t>
      </w:r>
      <w:r>
        <w:rPr>
          <w:spacing w:val="-2"/>
        </w:rPr>
        <w:t>ROC-AUC</w:t>
      </w:r>
      <w:r>
        <w:rPr>
          <w:spacing w:val="-10"/>
        </w:rPr>
        <w:t xml:space="preserve"> </w:t>
      </w:r>
      <w:r>
        <w:rPr>
          <w:spacing w:val="-2"/>
        </w:rPr>
        <w:t>0.816,</w:t>
      </w:r>
      <w:r>
        <w:rPr>
          <w:spacing w:val="-9"/>
        </w:rPr>
        <w:t xml:space="preserve"> </w:t>
      </w:r>
      <w:r>
        <w:rPr>
          <w:spacing w:val="-2"/>
        </w:rPr>
        <w:t>PR-AUC</w:t>
      </w:r>
      <w:r>
        <w:rPr>
          <w:spacing w:val="-9"/>
        </w:rPr>
        <w:t xml:space="preserve"> </w:t>
      </w:r>
      <w:r>
        <w:rPr>
          <w:spacing w:val="-2"/>
        </w:rPr>
        <w:t>0.579,</w:t>
      </w:r>
      <w:r>
        <w:rPr>
          <w:spacing w:val="-9"/>
        </w:rPr>
        <w:t xml:space="preserve"> </w:t>
      </w:r>
      <w:r>
        <w:rPr>
          <w:spacing w:val="-2"/>
        </w:rPr>
        <w:t>balanced</w:t>
      </w:r>
      <w:r>
        <w:rPr>
          <w:spacing w:val="-9"/>
        </w:rPr>
        <w:t xml:space="preserve"> </w:t>
      </w:r>
      <w:r>
        <w:rPr>
          <w:spacing w:val="-2"/>
        </w:rPr>
        <w:t>accuracy</w:t>
      </w:r>
      <w:r>
        <w:rPr>
          <w:spacing w:val="-9"/>
        </w:rPr>
        <w:t xml:space="preserve"> </w:t>
      </w:r>
      <w:r>
        <w:rPr>
          <w:spacing w:val="-2"/>
        </w:rPr>
        <w:t>0.786,</w:t>
      </w:r>
    </w:p>
    <w:p w14:paraId="03ED7F29" w14:textId="77777777" w:rsidR="004E7388" w:rsidRDefault="00000000">
      <w:pPr>
        <w:pStyle w:val="BodyText"/>
        <w:spacing w:line="249" w:lineRule="auto"/>
        <w:ind w:left="34"/>
        <w:jc w:val="both"/>
      </w:pPr>
      <w:r>
        <w:t>accuracy</w:t>
      </w:r>
      <w:r>
        <w:rPr>
          <w:spacing w:val="-8"/>
        </w:rPr>
        <w:t xml:space="preserve"> </w:t>
      </w:r>
      <w:r>
        <w:t>0.810,</w:t>
      </w:r>
      <w:r>
        <w:rPr>
          <w:spacing w:val="-8"/>
        </w:rPr>
        <w:t xml:space="preserve"> </w:t>
      </w:r>
      <w:r>
        <w:t>F1</w:t>
      </w:r>
      <w:r>
        <w:rPr>
          <w:spacing w:val="-8"/>
        </w:rPr>
        <w:t xml:space="preserve"> </w:t>
      </w:r>
      <w:r>
        <w:t>0.714,</w:t>
      </w:r>
      <w:r>
        <w:rPr>
          <w:spacing w:val="-8"/>
        </w:rPr>
        <w:t xml:space="preserve"> </w:t>
      </w:r>
      <w:r>
        <w:t>and</w:t>
      </w:r>
      <w:r>
        <w:rPr>
          <w:spacing w:val="-8"/>
        </w:rPr>
        <w:t xml:space="preserve"> </w:t>
      </w:r>
      <w:r>
        <w:t>MCC</w:t>
      </w:r>
      <w:r>
        <w:rPr>
          <w:spacing w:val="-8"/>
        </w:rPr>
        <w:t xml:space="preserve"> </w:t>
      </w:r>
      <w:r>
        <w:t>0.571</w:t>
      </w:r>
      <w:r>
        <w:rPr>
          <w:spacing w:val="-8"/>
        </w:rPr>
        <w:t xml:space="preserve"> </w:t>
      </w:r>
      <w:r>
        <w:t>over</w:t>
      </w:r>
      <w:r>
        <w:rPr>
          <w:spacing w:val="-8"/>
        </w:rPr>
        <w:t xml:space="preserve"> </w:t>
      </w:r>
      <w:r>
        <w:t>21</w:t>
      </w:r>
      <w:r>
        <w:rPr>
          <w:spacing w:val="-8"/>
        </w:rPr>
        <w:t xml:space="preserve"> </w:t>
      </w:r>
      <w:r>
        <w:t xml:space="preserve">held-out participants (Figure </w:t>
      </w:r>
      <w:hyperlink w:anchor="_bookmark9" w:history="1">
        <w:r w:rsidR="004E7388">
          <w:rPr>
            <w:color w:val="2F4F4F"/>
          </w:rPr>
          <w:t>7</w:t>
        </w:r>
      </w:hyperlink>
      <w:r>
        <w:t xml:space="preserve">; Table </w:t>
      </w:r>
      <w:hyperlink w:anchor="_bookmark8" w:history="1">
        <w:r w:rsidR="004E7388">
          <w:rPr>
            <w:color w:val="2F4F4F"/>
          </w:rPr>
          <w:t>4</w:t>
        </w:r>
      </w:hyperlink>
      <w:r>
        <w:t>). Its ROC-AUC bootstrap interval ranged from 0.600 to 0.990, and the permutation test remained significant (</w:t>
      </w:r>
      <w:r>
        <w:rPr>
          <w:rFonts w:ascii="Cambria" w:eastAsia="Cambria"/>
        </w:rPr>
        <w:t>𝑝</w:t>
      </w:r>
      <w:r>
        <w:rPr>
          <w:rFonts w:ascii="Cambria" w:eastAsia="Cambria"/>
          <w:spacing w:val="40"/>
        </w:rPr>
        <w:t xml:space="preserve"> </w:t>
      </w:r>
      <w:r>
        <w:rPr>
          <w:rFonts w:ascii="Cambria" w:eastAsia="Cambria"/>
        </w:rPr>
        <w:t>=</w:t>
      </w:r>
      <w:r>
        <w:rPr>
          <w:rFonts w:ascii="Cambria" w:eastAsia="Cambria"/>
          <w:spacing w:val="40"/>
        </w:rPr>
        <w:t xml:space="preserve"> </w:t>
      </w:r>
      <w:r>
        <w:rPr>
          <w:rFonts w:ascii="Cambria" w:eastAsia="Cambria"/>
        </w:rPr>
        <w:t>0.008</w:t>
      </w:r>
      <w:r>
        <w:t xml:space="preserve">), which is notable given the relatively small cohort. The PR-AUC of 0.579 indicates that the model retained useful precision-recall behavior despite the remission minority at the participant </w:t>
      </w:r>
      <w:r>
        <w:rPr>
          <w:spacing w:val="-2"/>
        </w:rPr>
        <w:t>level.</w:t>
      </w:r>
    </w:p>
    <w:p w14:paraId="4933EA96" w14:textId="77777777" w:rsidR="004E7388" w:rsidRDefault="00000000">
      <w:pPr>
        <w:spacing w:before="48"/>
        <w:ind w:left="34"/>
        <w:rPr>
          <w:rFonts w:ascii="Calibri"/>
          <w:sz w:val="18"/>
        </w:rPr>
      </w:pPr>
      <w:r>
        <w:br w:type="column"/>
      </w:r>
      <w:r>
        <w:rPr>
          <w:rFonts w:ascii="Calibri"/>
          <w:b/>
          <w:sz w:val="18"/>
        </w:rPr>
        <w:t>Figure</w:t>
      </w:r>
      <w:r>
        <w:rPr>
          <w:rFonts w:ascii="Calibri"/>
          <w:b/>
          <w:spacing w:val="36"/>
          <w:sz w:val="18"/>
        </w:rPr>
        <w:t xml:space="preserve"> </w:t>
      </w:r>
      <w:r>
        <w:rPr>
          <w:rFonts w:ascii="Calibri"/>
          <w:b/>
          <w:sz w:val="18"/>
        </w:rPr>
        <w:t>5:</w:t>
      </w:r>
      <w:r>
        <w:rPr>
          <w:rFonts w:ascii="Calibri"/>
          <w:b/>
          <w:spacing w:val="23"/>
          <w:sz w:val="18"/>
        </w:rPr>
        <w:t xml:space="preserve"> </w:t>
      </w:r>
      <w:bookmarkStart w:id="110" w:name="_bookmark6"/>
      <w:bookmarkEnd w:id="110"/>
      <w:r>
        <w:rPr>
          <w:rFonts w:ascii="Calibri"/>
          <w:sz w:val="18"/>
        </w:rPr>
        <w:t>Mean</w:t>
      </w:r>
      <w:r>
        <w:rPr>
          <w:rFonts w:ascii="Calibri"/>
          <w:spacing w:val="33"/>
          <w:sz w:val="18"/>
        </w:rPr>
        <w:t xml:space="preserve"> </w:t>
      </w:r>
      <w:r>
        <w:rPr>
          <w:rFonts w:ascii="Calibri"/>
          <w:sz w:val="18"/>
        </w:rPr>
        <w:t>pairwise</w:t>
      </w:r>
      <w:r>
        <w:rPr>
          <w:rFonts w:ascii="Calibri"/>
          <w:spacing w:val="33"/>
          <w:sz w:val="18"/>
        </w:rPr>
        <w:t xml:space="preserve"> </w:t>
      </w:r>
      <w:r>
        <w:rPr>
          <w:rFonts w:ascii="Calibri"/>
          <w:sz w:val="18"/>
        </w:rPr>
        <w:t>Jaccard</w:t>
      </w:r>
      <w:r>
        <w:rPr>
          <w:rFonts w:ascii="Calibri"/>
          <w:spacing w:val="33"/>
          <w:sz w:val="18"/>
        </w:rPr>
        <w:t xml:space="preserve"> </w:t>
      </w:r>
      <w:r>
        <w:rPr>
          <w:rFonts w:ascii="Calibri"/>
          <w:sz w:val="18"/>
        </w:rPr>
        <w:t>overlap</w:t>
      </w:r>
      <w:r>
        <w:rPr>
          <w:rFonts w:ascii="Calibri"/>
          <w:spacing w:val="33"/>
          <w:sz w:val="18"/>
        </w:rPr>
        <w:t xml:space="preserve"> </w:t>
      </w:r>
      <w:r>
        <w:rPr>
          <w:rFonts w:ascii="Calibri"/>
          <w:sz w:val="18"/>
        </w:rPr>
        <w:t>by</w:t>
      </w:r>
      <w:r>
        <w:rPr>
          <w:rFonts w:ascii="Calibri"/>
          <w:spacing w:val="38"/>
          <w:sz w:val="18"/>
        </w:rPr>
        <w:t xml:space="preserve"> </w:t>
      </w:r>
      <w:r>
        <w:rPr>
          <w:rFonts w:ascii="BIZ UDGothic"/>
          <w:sz w:val="15"/>
        </w:rPr>
        <w:t>inner-k</w:t>
      </w:r>
      <w:r>
        <w:rPr>
          <w:rFonts w:ascii="Calibri"/>
          <w:sz w:val="18"/>
        </w:rPr>
        <w:t>.</w:t>
      </w:r>
      <w:r>
        <w:rPr>
          <w:rFonts w:ascii="Calibri"/>
          <w:spacing w:val="33"/>
          <w:sz w:val="18"/>
        </w:rPr>
        <w:t xml:space="preserve"> </w:t>
      </w:r>
      <w:r>
        <w:rPr>
          <w:rFonts w:ascii="Calibri"/>
          <w:sz w:val="18"/>
        </w:rPr>
        <w:t>Hard-set overlap increased with larger per-fold feature budgets.</w:t>
      </w:r>
    </w:p>
    <w:p w14:paraId="67BB5A27" w14:textId="77777777" w:rsidR="004E7388" w:rsidRDefault="00000000">
      <w:pPr>
        <w:pStyle w:val="BodyText"/>
        <w:spacing w:before="76"/>
        <w:rPr>
          <w:rFonts w:ascii="Calibri"/>
        </w:rPr>
      </w:pPr>
      <w:r>
        <w:rPr>
          <w:rFonts w:ascii="Calibri"/>
          <w:noProof/>
        </w:rPr>
        <w:drawing>
          <wp:anchor distT="0" distB="0" distL="0" distR="0" simplePos="0" relativeHeight="487597568" behindDoc="1" locked="0" layoutInCell="1" allowOverlap="1" wp14:anchorId="61C4D526" wp14:editId="57320C0A">
            <wp:simplePos x="0" y="0"/>
            <wp:positionH relativeFrom="page">
              <wp:posOffset>3984307</wp:posOffset>
            </wp:positionH>
            <wp:positionV relativeFrom="paragraph">
              <wp:posOffset>219068</wp:posOffset>
            </wp:positionV>
            <wp:extent cx="2836068" cy="207883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4" cstate="print"/>
                    <a:stretch>
                      <a:fillRect/>
                    </a:stretch>
                  </pic:blipFill>
                  <pic:spPr>
                    <a:xfrm>
                      <a:off x="0" y="0"/>
                      <a:ext cx="2836068" cy="2078831"/>
                    </a:xfrm>
                    <a:prstGeom prst="rect">
                      <a:avLst/>
                    </a:prstGeom>
                  </pic:spPr>
                </pic:pic>
              </a:graphicData>
            </a:graphic>
          </wp:anchor>
        </w:drawing>
      </w:r>
    </w:p>
    <w:p w14:paraId="197E65F5" w14:textId="77777777" w:rsidR="004E7388" w:rsidRDefault="00000000">
      <w:pPr>
        <w:spacing w:before="95"/>
        <w:ind w:left="34"/>
        <w:rPr>
          <w:rFonts w:ascii="Calibri"/>
          <w:sz w:val="18"/>
        </w:rPr>
      </w:pPr>
      <w:r>
        <w:rPr>
          <w:rFonts w:ascii="Calibri"/>
          <w:b/>
          <w:sz w:val="18"/>
        </w:rPr>
        <w:t>Figure</w:t>
      </w:r>
      <w:r>
        <w:rPr>
          <w:rFonts w:ascii="Calibri"/>
          <w:b/>
          <w:spacing w:val="31"/>
          <w:sz w:val="18"/>
        </w:rPr>
        <w:t xml:space="preserve"> </w:t>
      </w:r>
      <w:r>
        <w:rPr>
          <w:rFonts w:ascii="Calibri"/>
          <w:b/>
          <w:sz w:val="18"/>
        </w:rPr>
        <w:t>6:</w:t>
      </w:r>
      <w:r>
        <w:rPr>
          <w:rFonts w:ascii="Calibri"/>
          <w:b/>
          <w:spacing w:val="23"/>
          <w:sz w:val="18"/>
        </w:rPr>
        <w:t xml:space="preserve"> </w:t>
      </w:r>
      <w:bookmarkStart w:id="111" w:name="_bookmark7"/>
      <w:bookmarkEnd w:id="111"/>
      <w:r>
        <w:rPr>
          <w:rFonts w:ascii="Calibri"/>
          <w:sz w:val="18"/>
        </w:rPr>
        <w:t>Unique</w:t>
      </w:r>
      <w:r>
        <w:rPr>
          <w:rFonts w:ascii="Calibri"/>
          <w:spacing w:val="29"/>
          <w:sz w:val="18"/>
        </w:rPr>
        <w:t xml:space="preserve"> </w:t>
      </w:r>
      <w:r>
        <w:rPr>
          <w:rFonts w:ascii="Calibri"/>
          <w:sz w:val="18"/>
        </w:rPr>
        <w:t>selected</w:t>
      </w:r>
      <w:r>
        <w:rPr>
          <w:rFonts w:ascii="Calibri"/>
          <w:spacing w:val="29"/>
          <w:sz w:val="18"/>
        </w:rPr>
        <w:t xml:space="preserve"> </w:t>
      </w:r>
      <w:r>
        <w:rPr>
          <w:rFonts w:ascii="Calibri"/>
          <w:sz w:val="18"/>
        </w:rPr>
        <w:t>features</w:t>
      </w:r>
      <w:r>
        <w:rPr>
          <w:rFonts w:ascii="Calibri"/>
          <w:spacing w:val="29"/>
          <w:sz w:val="18"/>
        </w:rPr>
        <w:t xml:space="preserve"> </w:t>
      </w:r>
      <w:r>
        <w:rPr>
          <w:rFonts w:ascii="Calibri"/>
          <w:sz w:val="18"/>
        </w:rPr>
        <w:t>by</w:t>
      </w:r>
      <w:r>
        <w:rPr>
          <w:rFonts w:ascii="Calibri"/>
          <w:spacing w:val="32"/>
          <w:sz w:val="18"/>
        </w:rPr>
        <w:t xml:space="preserve"> </w:t>
      </w:r>
      <w:r>
        <w:rPr>
          <w:rFonts w:ascii="BIZ UDGothic"/>
          <w:sz w:val="15"/>
        </w:rPr>
        <w:t>inner-k</w:t>
      </w:r>
      <w:r>
        <w:rPr>
          <w:rFonts w:ascii="Calibri"/>
          <w:sz w:val="18"/>
        </w:rPr>
        <w:t>.</w:t>
      </w:r>
      <w:r>
        <w:rPr>
          <w:rFonts w:ascii="Calibri"/>
          <w:spacing w:val="29"/>
          <w:sz w:val="18"/>
        </w:rPr>
        <w:t xml:space="preserve"> </w:t>
      </w:r>
      <w:r>
        <w:rPr>
          <w:rFonts w:ascii="Calibri"/>
          <w:sz w:val="18"/>
        </w:rPr>
        <w:t>Larger</w:t>
      </w:r>
      <w:r>
        <w:rPr>
          <w:rFonts w:ascii="Calibri"/>
          <w:spacing w:val="29"/>
          <w:sz w:val="18"/>
        </w:rPr>
        <w:t xml:space="preserve"> </w:t>
      </w:r>
      <w:r>
        <w:rPr>
          <w:rFonts w:ascii="Calibri"/>
          <w:sz w:val="18"/>
        </w:rPr>
        <w:t>per-fold budgets produced markedly larger discovered feature pools.</w:t>
      </w:r>
    </w:p>
    <w:p w14:paraId="211A2F0A" w14:textId="77777777" w:rsidR="004E7388" w:rsidRDefault="004E7388">
      <w:pPr>
        <w:pStyle w:val="BodyText"/>
        <w:rPr>
          <w:rFonts w:ascii="Calibri"/>
          <w:sz w:val="18"/>
        </w:rPr>
      </w:pPr>
    </w:p>
    <w:p w14:paraId="048B4D9B" w14:textId="77777777" w:rsidR="004E7388" w:rsidRDefault="004E7388">
      <w:pPr>
        <w:pStyle w:val="BodyText"/>
        <w:spacing w:before="77"/>
        <w:rPr>
          <w:rFonts w:ascii="Calibri"/>
          <w:sz w:val="18"/>
        </w:rPr>
      </w:pPr>
    </w:p>
    <w:p w14:paraId="6F2CE4E9" w14:textId="77777777" w:rsidR="004E7388" w:rsidRDefault="00000000">
      <w:pPr>
        <w:pStyle w:val="BodyText"/>
        <w:spacing w:line="249" w:lineRule="auto"/>
        <w:ind w:left="34" w:right="32" w:firstLine="298"/>
        <w:jc w:val="both"/>
      </w:pPr>
      <w:r>
        <w:t xml:space="preserve">The corresponding participant-level confusion counts were 12 true negatives, 5 true positives, 2 false positives, and 2 false negatives. This error profile is consistent with </w:t>
      </w:r>
      <w:r>
        <w:rPr>
          <w:spacing w:val="-2"/>
        </w:rPr>
        <w:t>the</w:t>
      </w:r>
      <w:r>
        <w:rPr>
          <w:spacing w:val="-10"/>
        </w:rPr>
        <w:t xml:space="preserve"> </w:t>
      </w:r>
      <w:r>
        <w:rPr>
          <w:spacing w:val="-2"/>
        </w:rPr>
        <w:t>balanced-accuracy</w:t>
      </w:r>
      <w:r>
        <w:rPr>
          <w:spacing w:val="-10"/>
        </w:rPr>
        <w:t xml:space="preserve"> </w:t>
      </w:r>
      <w:r>
        <w:rPr>
          <w:spacing w:val="-2"/>
        </w:rPr>
        <w:t>summary</w:t>
      </w:r>
      <w:r>
        <w:rPr>
          <w:spacing w:val="-10"/>
        </w:rPr>
        <w:t xml:space="preserve"> </w:t>
      </w:r>
      <w:r>
        <w:rPr>
          <w:spacing w:val="-2"/>
        </w:rPr>
        <w:t>and</w:t>
      </w:r>
      <w:r>
        <w:rPr>
          <w:spacing w:val="-10"/>
        </w:rPr>
        <w:t xml:space="preserve"> </w:t>
      </w:r>
      <w:r>
        <w:rPr>
          <w:spacing w:val="-2"/>
        </w:rPr>
        <w:t>shows</w:t>
      </w:r>
      <w:r>
        <w:rPr>
          <w:spacing w:val="-10"/>
        </w:rPr>
        <w:t xml:space="preserve"> </w:t>
      </w:r>
      <w:r>
        <w:rPr>
          <w:spacing w:val="-2"/>
        </w:rPr>
        <w:t>that</w:t>
      </w:r>
      <w:r>
        <w:rPr>
          <w:spacing w:val="-10"/>
        </w:rPr>
        <w:t xml:space="preserve"> </w:t>
      </w:r>
      <w:r>
        <w:rPr>
          <w:spacing w:val="-2"/>
        </w:rPr>
        <w:t>the</w:t>
      </w:r>
      <w:r>
        <w:rPr>
          <w:spacing w:val="-10"/>
        </w:rPr>
        <w:t xml:space="preserve"> </w:t>
      </w:r>
      <w:r>
        <w:rPr>
          <w:spacing w:val="-2"/>
        </w:rPr>
        <w:t xml:space="preserve">strongest </w:t>
      </w:r>
      <w:r>
        <w:t>run</w:t>
      </w:r>
      <w:r>
        <w:rPr>
          <w:spacing w:val="-10"/>
        </w:rPr>
        <w:t xml:space="preserve"> </w:t>
      </w:r>
      <w:r>
        <w:t>retained</w:t>
      </w:r>
      <w:r>
        <w:rPr>
          <w:spacing w:val="-10"/>
        </w:rPr>
        <w:t xml:space="preserve"> </w:t>
      </w:r>
      <w:r>
        <w:t>useful</w:t>
      </w:r>
      <w:r>
        <w:rPr>
          <w:spacing w:val="-10"/>
        </w:rPr>
        <w:t xml:space="preserve"> </w:t>
      </w:r>
      <w:r>
        <w:t>sensitivity</w:t>
      </w:r>
      <w:r>
        <w:rPr>
          <w:spacing w:val="-10"/>
        </w:rPr>
        <w:t xml:space="preserve"> </w:t>
      </w:r>
      <w:r>
        <w:t>without</w:t>
      </w:r>
      <w:r>
        <w:rPr>
          <w:spacing w:val="-10"/>
        </w:rPr>
        <w:t xml:space="preserve"> </w:t>
      </w:r>
      <w:r>
        <w:t>giving</w:t>
      </w:r>
      <w:r>
        <w:rPr>
          <w:spacing w:val="-10"/>
        </w:rPr>
        <w:t xml:space="preserve"> </w:t>
      </w:r>
      <w:r>
        <w:t>up</w:t>
      </w:r>
      <w:r>
        <w:rPr>
          <w:spacing w:val="-10"/>
        </w:rPr>
        <w:t xml:space="preserve"> </w:t>
      </w:r>
      <w:r>
        <w:t xml:space="preserve">specificity. Figure </w:t>
      </w:r>
      <w:hyperlink w:anchor="_bookmark10" w:history="1">
        <w:r w:rsidR="004E7388">
          <w:rPr>
            <w:color w:val="2F4F4F"/>
          </w:rPr>
          <w:t>8</w:t>
        </w:r>
      </w:hyperlink>
      <w:r>
        <w:rPr>
          <w:color w:val="2F4F4F"/>
        </w:rPr>
        <w:t xml:space="preserve"> </w:t>
      </w:r>
      <w:r>
        <w:t>shows the same run in condensed metric form.</w:t>
      </w:r>
    </w:p>
    <w:p w14:paraId="2856A1ED" w14:textId="77777777" w:rsidR="004E7388" w:rsidRDefault="00000000">
      <w:pPr>
        <w:pStyle w:val="BodyText"/>
        <w:spacing w:line="249" w:lineRule="auto"/>
        <w:ind w:left="34" w:right="32" w:firstLine="298"/>
        <w:jc w:val="both"/>
      </w:pPr>
      <w:r>
        <w:rPr>
          <w:spacing w:val="-2"/>
        </w:rPr>
        <w:t>The</w:t>
      </w:r>
      <w:r>
        <w:rPr>
          <w:spacing w:val="-9"/>
        </w:rPr>
        <w:t xml:space="preserve"> </w:t>
      </w:r>
      <w:r>
        <w:rPr>
          <w:spacing w:val="-2"/>
        </w:rPr>
        <w:t>best</w:t>
      </w:r>
      <w:r>
        <w:rPr>
          <w:spacing w:val="-8"/>
        </w:rPr>
        <w:t xml:space="preserve"> </w:t>
      </w:r>
      <w:r>
        <w:rPr>
          <w:spacing w:val="-2"/>
        </w:rPr>
        <w:t>SVM</w:t>
      </w:r>
      <w:r>
        <w:rPr>
          <w:spacing w:val="-9"/>
        </w:rPr>
        <w:t xml:space="preserve"> </w:t>
      </w:r>
      <w:r>
        <w:rPr>
          <w:spacing w:val="-2"/>
        </w:rPr>
        <w:t>baseline</w:t>
      </w:r>
      <w:r>
        <w:rPr>
          <w:spacing w:val="-9"/>
        </w:rPr>
        <w:t xml:space="preserve"> </w:t>
      </w:r>
      <w:r>
        <w:rPr>
          <w:spacing w:val="-2"/>
        </w:rPr>
        <w:t>reached</w:t>
      </w:r>
      <w:r>
        <w:rPr>
          <w:spacing w:val="-8"/>
        </w:rPr>
        <w:t xml:space="preserve"> </w:t>
      </w:r>
      <w:r>
        <w:rPr>
          <w:spacing w:val="-2"/>
        </w:rPr>
        <w:t>balanced</w:t>
      </w:r>
      <w:r>
        <w:rPr>
          <w:spacing w:val="-9"/>
        </w:rPr>
        <w:t xml:space="preserve"> </w:t>
      </w:r>
      <w:r>
        <w:rPr>
          <w:spacing w:val="-2"/>
        </w:rPr>
        <w:t>accuracy</w:t>
      </w:r>
      <w:r>
        <w:rPr>
          <w:spacing w:val="-9"/>
        </w:rPr>
        <w:t xml:space="preserve"> </w:t>
      </w:r>
      <w:r>
        <w:rPr>
          <w:spacing w:val="-2"/>
        </w:rPr>
        <w:t xml:space="preserve">0.643 </w:t>
      </w:r>
      <w:r>
        <w:t>and ROC-AUC 0.510, with a non-significant permutation result</w:t>
      </w:r>
      <w:r>
        <w:rPr>
          <w:spacing w:val="22"/>
        </w:rPr>
        <w:t xml:space="preserve"> </w:t>
      </w:r>
      <w:r>
        <w:t>(</w:t>
      </w:r>
      <w:r>
        <w:rPr>
          <w:rFonts w:ascii="Cambria" w:eastAsia="Cambria"/>
        </w:rPr>
        <w:t>𝑝</w:t>
      </w:r>
      <w:r>
        <w:rPr>
          <w:rFonts w:ascii="Cambria" w:eastAsia="Cambria"/>
          <w:spacing w:val="67"/>
        </w:rPr>
        <w:t xml:space="preserve"> </w:t>
      </w:r>
      <w:r>
        <w:rPr>
          <w:rFonts w:ascii="Cambria" w:eastAsia="Cambria"/>
        </w:rPr>
        <w:t>=</w:t>
      </w:r>
      <w:r>
        <w:rPr>
          <w:rFonts w:ascii="Cambria" w:eastAsia="Cambria"/>
          <w:spacing w:val="67"/>
        </w:rPr>
        <w:t xml:space="preserve"> </w:t>
      </w:r>
      <w:r>
        <w:rPr>
          <w:rFonts w:ascii="Cambria" w:eastAsia="Cambria"/>
        </w:rPr>
        <w:t>0.469</w:t>
      </w:r>
      <w:r>
        <w:t>).</w:t>
      </w:r>
      <w:r>
        <w:rPr>
          <w:spacing w:val="22"/>
        </w:rPr>
        <w:t xml:space="preserve"> </w:t>
      </w:r>
      <w:r>
        <w:t>This</w:t>
      </w:r>
      <w:r>
        <w:rPr>
          <w:spacing w:val="22"/>
        </w:rPr>
        <w:t xml:space="preserve"> </w:t>
      </w:r>
      <w:r>
        <w:t>weaker</w:t>
      </w:r>
      <w:r>
        <w:rPr>
          <w:spacing w:val="22"/>
        </w:rPr>
        <w:t xml:space="preserve"> </w:t>
      </w:r>
      <w:r>
        <w:t>performance</w:t>
      </w:r>
      <w:r>
        <w:rPr>
          <w:spacing w:val="22"/>
        </w:rPr>
        <w:t xml:space="preserve"> </w:t>
      </w:r>
      <w:r>
        <w:t>came</w:t>
      </w:r>
      <w:r>
        <w:rPr>
          <w:spacing w:val="22"/>
        </w:rPr>
        <w:t xml:space="preserve"> </w:t>
      </w:r>
      <w:r>
        <w:t>with a much larger per-fold feature budget (</w:t>
      </w:r>
      <w:r>
        <w:rPr>
          <w:rFonts w:ascii="BIZ UDGothic" w:eastAsia="BIZ UDGothic"/>
          <w:sz w:val="17"/>
        </w:rPr>
        <w:t>inner-k=30</w:t>
      </w:r>
      <w:r>
        <w:t>) and a</w:t>
      </w:r>
      <w:r>
        <w:rPr>
          <w:spacing w:val="40"/>
        </w:rPr>
        <w:t xml:space="preserve"> </w:t>
      </w:r>
      <w:r>
        <w:t>far larger overall candidate set. The contrast indicates that the sparse hybrid pipeline extracted stronger patient-level discrimination from a much smaller subset.</w:t>
      </w:r>
    </w:p>
    <w:p w14:paraId="1E8ECE80" w14:textId="77777777" w:rsidR="004E7388" w:rsidRDefault="00000000">
      <w:pPr>
        <w:pStyle w:val="Heading2"/>
        <w:numPr>
          <w:ilvl w:val="1"/>
          <w:numId w:val="3"/>
        </w:numPr>
        <w:tabs>
          <w:tab w:val="left" w:pos="470"/>
          <w:tab w:val="left" w:pos="472"/>
        </w:tabs>
        <w:spacing w:before="195" w:line="244" w:lineRule="auto"/>
        <w:ind w:right="332"/>
      </w:pPr>
      <w:r>
        <w:t>Sparse</w:t>
      </w:r>
      <w:r>
        <w:rPr>
          <w:spacing w:val="-13"/>
        </w:rPr>
        <w:t xml:space="preserve"> </w:t>
      </w:r>
      <w:r>
        <w:t>biomarker</w:t>
      </w:r>
      <w:r>
        <w:rPr>
          <w:spacing w:val="-13"/>
        </w:rPr>
        <w:t xml:space="preserve"> </w:t>
      </w:r>
      <w:r>
        <w:t>set</w:t>
      </w:r>
      <w:r>
        <w:rPr>
          <w:spacing w:val="-13"/>
        </w:rPr>
        <w:t xml:space="preserve"> </w:t>
      </w:r>
      <w:r>
        <w:t>with</w:t>
      </w:r>
      <w:r>
        <w:rPr>
          <w:spacing w:val="-13"/>
        </w:rPr>
        <w:t xml:space="preserve"> </w:t>
      </w:r>
      <w:r>
        <w:t>modest</w:t>
      </w:r>
      <w:r>
        <w:rPr>
          <w:spacing w:val="-13"/>
        </w:rPr>
        <w:t xml:space="preserve"> </w:t>
      </w:r>
      <w:r>
        <w:t xml:space="preserve">hard-set </w:t>
      </w:r>
      <w:r>
        <w:rPr>
          <w:spacing w:val="-2"/>
        </w:rPr>
        <w:t>overlap</w:t>
      </w:r>
    </w:p>
    <w:p w14:paraId="6794D053" w14:textId="77777777" w:rsidR="004E7388" w:rsidRDefault="00000000">
      <w:pPr>
        <w:pStyle w:val="BodyText"/>
        <w:spacing w:before="3" w:line="249" w:lineRule="auto"/>
        <w:ind w:left="34" w:right="32" w:firstLine="298"/>
        <w:jc w:val="both"/>
      </w:pPr>
      <w:r>
        <w:t>The</w:t>
      </w:r>
      <w:r>
        <w:rPr>
          <w:spacing w:val="-8"/>
        </w:rPr>
        <w:t xml:space="preserve"> </w:t>
      </w:r>
      <w:r>
        <w:t>winning</w:t>
      </w:r>
      <w:r>
        <w:rPr>
          <w:spacing w:val="-8"/>
        </w:rPr>
        <w:t xml:space="preserve"> </w:t>
      </w:r>
      <w:r>
        <w:t>hybrid</w:t>
      </w:r>
      <w:r>
        <w:rPr>
          <w:spacing w:val="-7"/>
        </w:rPr>
        <w:t xml:space="preserve"> </w:t>
      </w:r>
      <w:r>
        <w:t>run</w:t>
      </w:r>
      <w:r>
        <w:rPr>
          <w:spacing w:val="-8"/>
        </w:rPr>
        <w:t xml:space="preserve"> </w:t>
      </w:r>
      <w:r>
        <w:t>selected</w:t>
      </w:r>
      <w:r>
        <w:rPr>
          <w:spacing w:val="-8"/>
        </w:rPr>
        <w:t xml:space="preserve"> </w:t>
      </w:r>
      <w:r>
        <w:t>an</w:t>
      </w:r>
      <w:r>
        <w:rPr>
          <w:spacing w:val="-8"/>
        </w:rPr>
        <w:t xml:space="preserve"> </w:t>
      </w:r>
      <w:r>
        <w:t>average</w:t>
      </w:r>
      <w:r>
        <w:rPr>
          <w:spacing w:val="-8"/>
        </w:rPr>
        <w:t xml:space="preserve"> </w:t>
      </w:r>
      <w:r>
        <w:t>of</w:t>
      </w:r>
      <w:r>
        <w:rPr>
          <w:spacing w:val="-8"/>
        </w:rPr>
        <w:t xml:space="preserve"> </w:t>
      </w:r>
      <w:r>
        <w:t>1</w:t>
      </w:r>
      <w:r>
        <w:rPr>
          <w:spacing w:val="-7"/>
        </w:rPr>
        <w:t xml:space="preserve"> </w:t>
      </w:r>
      <w:r>
        <w:t>feature per</w:t>
      </w:r>
      <w:r>
        <w:rPr>
          <w:spacing w:val="-6"/>
        </w:rPr>
        <w:t xml:space="preserve"> </w:t>
      </w:r>
      <w:r>
        <w:t>fold</w:t>
      </w:r>
      <w:r>
        <w:rPr>
          <w:spacing w:val="-6"/>
        </w:rPr>
        <w:t xml:space="preserve"> </w:t>
      </w:r>
      <w:r>
        <w:t>and</w:t>
      </w:r>
      <w:r>
        <w:rPr>
          <w:spacing w:val="-6"/>
        </w:rPr>
        <w:t xml:space="preserve"> </w:t>
      </w:r>
      <w:r>
        <w:t>yielded</w:t>
      </w:r>
      <w:r>
        <w:rPr>
          <w:spacing w:val="-6"/>
        </w:rPr>
        <w:t xml:space="preserve"> </w:t>
      </w:r>
      <w:r>
        <w:t>only</w:t>
      </w:r>
      <w:r>
        <w:rPr>
          <w:spacing w:val="-6"/>
        </w:rPr>
        <w:t xml:space="preserve"> </w:t>
      </w:r>
      <w:r>
        <w:t>7</w:t>
      </w:r>
      <w:r>
        <w:rPr>
          <w:spacing w:val="-6"/>
        </w:rPr>
        <w:t xml:space="preserve"> </w:t>
      </w:r>
      <w:r>
        <w:t>unique</w:t>
      </w:r>
      <w:r>
        <w:rPr>
          <w:spacing w:val="-6"/>
        </w:rPr>
        <w:t xml:space="preserve"> </w:t>
      </w:r>
      <w:r>
        <w:t>recurrent</w:t>
      </w:r>
      <w:r>
        <w:rPr>
          <w:spacing w:val="-6"/>
        </w:rPr>
        <w:t xml:space="preserve"> </w:t>
      </w:r>
      <w:r>
        <w:t>features</w:t>
      </w:r>
      <w:r>
        <w:rPr>
          <w:spacing w:val="-6"/>
        </w:rPr>
        <w:t xml:space="preserve"> </w:t>
      </w:r>
      <w:r>
        <w:t xml:space="preserve">across </w:t>
      </w:r>
      <w:r>
        <w:rPr>
          <w:spacing w:val="-2"/>
        </w:rPr>
        <w:t>the</w:t>
      </w:r>
      <w:r>
        <w:rPr>
          <w:spacing w:val="-6"/>
        </w:rPr>
        <w:t xml:space="preserve"> </w:t>
      </w:r>
      <w:r>
        <w:rPr>
          <w:spacing w:val="-2"/>
        </w:rPr>
        <w:t>entire</w:t>
      </w:r>
      <w:r>
        <w:rPr>
          <w:spacing w:val="-6"/>
        </w:rPr>
        <w:t xml:space="preserve"> </w:t>
      </w:r>
      <w:r>
        <w:rPr>
          <w:spacing w:val="-2"/>
        </w:rPr>
        <w:t>participant-level</w:t>
      </w:r>
      <w:r>
        <w:rPr>
          <w:spacing w:val="-6"/>
        </w:rPr>
        <w:t xml:space="preserve"> </w:t>
      </w:r>
      <w:r>
        <w:rPr>
          <w:spacing w:val="-2"/>
        </w:rPr>
        <w:t>validation</w:t>
      </w:r>
      <w:r>
        <w:rPr>
          <w:spacing w:val="-6"/>
        </w:rPr>
        <w:t xml:space="preserve"> </w:t>
      </w:r>
      <w:r>
        <w:rPr>
          <w:spacing w:val="-2"/>
        </w:rPr>
        <w:t>process</w:t>
      </w:r>
      <w:r>
        <w:rPr>
          <w:spacing w:val="-6"/>
        </w:rPr>
        <w:t xml:space="preserve"> </w:t>
      </w:r>
      <w:r>
        <w:rPr>
          <w:spacing w:val="-2"/>
        </w:rPr>
        <w:t>(Table</w:t>
      </w:r>
      <w:r>
        <w:rPr>
          <w:spacing w:val="-6"/>
        </w:rPr>
        <w:t xml:space="preserve"> </w:t>
      </w:r>
      <w:hyperlink w:anchor="_bookmark13" w:history="1">
        <w:r w:rsidR="004E7388">
          <w:rPr>
            <w:color w:val="2F4F4F"/>
            <w:spacing w:val="-2"/>
          </w:rPr>
          <w:t>5</w:t>
        </w:r>
      </w:hyperlink>
      <w:r>
        <w:rPr>
          <w:spacing w:val="-2"/>
        </w:rPr>
        <w:t>).</w:t>
      </w:r>
      <w:r>
        <w:rPr>
          <w:spacing w:val="-6"/>
        </w:rPr>
        <w:t xml:space="preserve"> </w:t>
      </w:r>
      <w:r>
        <w:rPr>
          <w:spacing w:val="-2"/>
        </w:rPr>
        <w:t xml:space="preserve">That </w:t>
      </w:r>
      <w:r>
        <w:t>degree</w:t>
      </w:r>
      <w:r>
        <w:rPr>
          <w:spacing w:val="25"/>
        </w:rPr>
        <w:t xml:space="preserve"> </w:t>
      </w:r>
      <w:r>
        <w:t>of</w:t>
      </w:r>
      <w:r>
        <w:rPr>
          <w:spacing w:val="25"/>
        </w:rPr>
        <w:t xml:space="preserve"> </w:t>
      </w:r>
      <w:r>
        <w:t>sparsity</w:t>
      </w:r>
      <w:r>
        <w:rPr>
          <w:spacing w:val="25"/>
        </w:rPr>
        <w:t xml:space="preserve"> </w:t>
      </w:r>
      <w:r>
        <w:t>is</w:t>
      </w:r>
      <w:r>
        <w:rPr>
          <w:spacing w:val="25"/>
        </w:rPr>
        <w:t xml:space="preserve"> </w:t>
      </w:r>
      <w:r>
        <w:t>one</w:t>
      </w:r>
      <w:r>
        <w:rPr>
          <w:spacing w:val="25"/>
        </w:rPr>
        <w:t xml:space="preserve"> </w:t>
      </w:r>
      <w:r>
        <w:t>of</w:t>
      </w:r>
      <w:r>
        <w:rPr>
          <w:spacing w:val="25"/>
        </w:rPr>
        <w:t xml:space="preserve"> </w:t>
      </w:r>
      <w:r>
        <w:t>the</w:t>
      </w:r>
      <w:r>
        <w:rPr>
          <w:spacing w:val="25"/>
        </w:rPr>
        <w:t xml:space="preserve"> </w:t>
      </w:r>
      <w:r>
        <w:t>most</w:t>
      </w:r>
      <w:r>
        <w:rPr>
          <w:spacing w:val="25"/>
        </w:rPr>
        <w:t xml:space="preserve"> </w:t>
      </w:r>
      <w:r>
        <w:t>distinctive</w:t>
      </w:r>
      <w:r>
        <w:rPr>
          <w:spacing w:val="25"/>
        </w:rPr>
        <w:t xml:space="preserve"> </w:t>
      </w:r>
      <w:r>
        <w:t xml:space="preserve">findings in the sweep. Hard-set overlap was modest, with a mean </w:t>
      </w:r>
      <w:r>
        <w:rPr>
          <w:spacing w:val="-2"/>
        </w:rPr>
        <w:t>pairwise</w:t>
      </w:r>
      <w:r>
        <w:rPr>
          <w:spacing w:val="-4"/>
        </w:rPr>
        <w:t xml:space="preserve"> </w:t>
      </w:r>
      <w:r>
        <w:rPr>
          <w:spacing w:val="-2"/>
        </w:rPr>
        <w:t>Jaccard</w:t>
      </w:r>
      <w:r>
        <w:rPr>
          <w:spacing w:val="-4"/>
        </w:rPr>
        <w:t xml:space="preserve"> </w:t>
      </w:r>
      <w:r>
        <w:rPr>
          <w:spacing w:val="-2"/>
        </w:rPr>
        <w:t>value</w:t>
      </w:r>
      <w:r>
        <w:rPr>
          <w:spacing w:val="-3"/>
        </w:rPr>
        <w:t xml:space="preserve"> </w:t>
      </w:r>
      <w:r>
        <w:rPr>
          <w:spacing w:val="-2"/>
        </w:rPr>
        <w:t>of</w:t>
      </w:r>
      <w:r>
        <w:rPr>
          <w:spacing w:val="-4"/>
        </w:rPr>
        <w:t xml:space="preserve"> </w:t>
      </w:r>
      <w:r>
        <w:rPr>
          <w:spacing w:val="-2"/>
        </w:rPr>
        <w:t>0.190</w:t>
      </w:r>
      <w:r>
        <w:rPr>
          <w:spacing w:val="-4"/>
        </w:rPr>
        <w:t xml:space="preserve"> </w:t>
      </w:r>
      <w:r>
        <w:rPr>
          <w:spacing w:val="-2"/>
        </w:rPr>
        <w:t>and</w:t>
      </w:r>
      <w:r>
        <w:rPr>
          <w:spacing w:val="-3"/>
        </w:rPr>
        <w:t xml:space="preserve"> </w:t>
      </w:r>
      <w:r>
        <w:rPr>
          <w:spacing w:val="-2"/>
        </w:rPr>
        <w:t>a</w:t>
      </w:r>
      <w:r>
        <w:rPr>
          <w:spacing w:val="-4"/>
        </w:rPr>
        <w:t xml:space="preserve"> </w:t>
      </w:r>
      <w:r>
        <w:rPr>
          <w:spacing w:val="-2"/>
        </w:rPr>
        <w:t>mean</w:t>
      </w:r>
      <w:r>
        <w:rPr>
          <w:spacing w:val="-3"/>
        </w:rPr>
        <w:t xml:space="preserve"> </w:t>
      </w:r>
      <w:r>
        <w:rPr>
          <w:spacing w:val="-2"/>
        </w:rPr>
        <w:t>Kuncheva</w:t>
      </w:r>
      <w:r>
        <w:rPr>
          <w:spacing w:val="-4"/>
        </w:rPr>
        <w:t xml:space="preserve"> </w:t>
      </w:r>
      <w:r>
        <w:rPr>
          <w:spacing w:val="-2"/>
        </w:rPr>
        <w:t>index</w:t>
      </w:r>
    </w:p>
    <w:p w14:paraId="5308F976" w14:textId="77777777" w:rsidR="004E7388" w:rsidRDefault="004E7388">
      <w:pPr>
        <w:pStyle w:val="BodyText"/>
        <w:spacing w:line="249" w:lineRule="auto"/>
        <w:jc w:val="both"/>
        <w:sectPr w:rsidR="004E7388">
          <w:type w:val="continuous"/>
          <w:pgSz w:w="11910" w:h="15880"/>
          <w:pgMar w:top="980" w:right="992" w:bottom="700" w:left="992" w:header="702" w:footer="517" w:gutter="0"/>
          <w:cols w:num="2" w:space="720" w:equalWidth="0">
            <w:col w:w="4782" w:space="324"/>
            <w:col w:w="4820"/>
          </w:cols>
        </w:sectPr>
      </w:pPr>
    </w:p>
    <w:p w14:paraId="1A5700A2" w14:textId="77777777" w:rsidR="004E7388" w:rsidRDefault="00000000">
      <w:pPr>
        <w:spacing w:line="211" w:lineRule="exact"/>
        <w:ind w:left="34"/>
        <w:rPr>
          <w:rFonts w:ascii="Calibri"/>
          <w:sz w:val="18"/>
        </w:rPr>
      </w:pPr>
      <w:bookmarkStart w:id="112" w:name="_bookmark8"/>
      <w:bookmarkEnd w:id="112"/>
      <w:r>
        <w:rPr>
          <w:rFonts w:ascii="Calibri"/>
          <w:sz w:val="18"/>
        </w:rPr>
        <w:lastRenderedPageBreak/>
        <w:t>Best-performing</w:t>
      </w:r>
      <w:r>
        <w:rPr>
          <w:rFonts w:ascii="Calibri"/>
          <w:spacing w:val="21"/>
          <w:sz w:val="18"/>
        </w:rPr>
        <w:t xml:space="preserve"> </w:t>
      </w:r>
      <w:r>
        <w:rPr>
          <w:rFonts w:ascii="Calibri"/>
          <w:sz w:val="18"/>
        </w:rPr>
        <w:t>configuration</w:t>
      </w:r>
      <w:r>
        <w:rPr>
          <w:rFonts w:ascii="Calibri"/>
          <w:spacing w:val="22"/>
          <w:sz w:val="18"/>
        </w:rPr>
        <w:t xml:space="preserve"> </w:t>
      </w:r>
      <w:r>
        <w:rPr>
          <w:rFonts w:ascii="Calibri"/>
          <w:sz w:val="18"/>
        </w:rPr>
        <w:t>for</w:t>
      </w:r>
      <w:r>
        <w:rPr>
          <w:rFonts w:ascii="Calibri"/>
          <w:spacing w:val="22"/>
          <w:sz w:val="18"/>
        </w:rPr>
        <w:t xml:space="preserve"> </w:t>
      </w:r>
      <w:r>
        <w:rPr>
          <w:rFonts w:ascii="Calibri"/>
          <w:sz w:val="18"/>
        </w:rPr>
        <w:t>each</w:t>
      </w:r>
      <w:r>
        <w:rPr>
          <w:rFonts w:ascii="Calibri"/>
          <w:spacing w:val="21"/>
          <w:sz w:val="18"/>
        </w:rPr>
        <w:t xml:space="preserve"> </w:t>
      </w:r>
      <w:r>
        <w:rPr>
          <w:rFonts w:ascii="Calibri"/>
          <w:sz w:val="18"/>
        </w:rPr>
        <w:t>model</w:t>
      </w:r>
      <w:r>
        <w:rPr>
          <w:rFonts w:ascii="Calibri"/>
          <w:spacing w:val="23"/>
          <w:sz w:val="18"/>
        </w:rPr>
        <w:t xml:space="preserve"> </w:t>
      </w:r>
      <w:r>
        <w:rPr>
          <w:rFonts w:ascii="Calibri"/>
          <w:spacing w:val="-2"/>
          <w:sz w:val="18"/>
        </w:rPr>
        <w:t>family.</w:t>
      </w:r>
    </w:p>
    <w:p w14:paraId="16BFF563" w14:textId="77777777" w:rsidR="004E7388" w:rsidRDefault="004E7388">
      <w:pPr>
        <w:pStyle w:val="BodyText"/>
        <w:spacing w:before="7"/>
        <w:rPr>
          <w:rFonts w:ascii="Calibri"/>
          <w:sz w:val="7"/>
        </w:rPr>
      </w:pPr>
    </w:p>
    <w:tbl>
      <w:tblPr>
        <w:tblW w:w="0" w:type="auto"/>
        <w:tblInd w:w="41" w:type="dxa"/>
        <w:tblLayout w:type="fixed"/>
        <w:tblCellMar>
          <w:left w:w="0" w:type="dxa"/>
          <w:right w:w="0" w:type="dxa"/>
        </w:tblCellMar>
        <w:tblLook w:val="01E0" w:firstRow="1" w:lastRow="1" w:firstColumn="1" w:lastColumn="1" w:noHBand="0" w:noVBand="0"/>
      </w:tblPr>
      <w:tblGrid>
        <w:gridCol w:w="1538"/>
        <w:gridCol w:w="762"/>
        <w:gridCol w:w="688"/>
        <w:gridCol w:w="917"/>
        <w:gridCol w:w="797"/>
        <w:gridCol w:w="832"/>
        <w:gridCol w:w="582"/>
        <w:gridCol w:w="583"/>
        <w:gridCol w:w="891"/>
        <w:gridCol w:w="1046"/>
        <w:gridCol w:w="1156"/>
      </w:tblGrid>
      <w:tr w:rsidR="004E7388" w14:paraId="0443B102" w14:textId="77777777">
        <w:trPr>
          <w:trHeight w:val="272"/>
        </w:trPr>
        <w:tc>
          <w:tcPr>
            <w:tcW w:w="1538" w:type="dxa"/>
            <w:tcBorders>
              <w:top w:val="single" w:sz="6" w:space="0" w:color="000000"/>
              <w:bottom w:val="single" w:sz="4" w:space="0" w:color="000000"/>
            </w:tcBorders>
          </w:tcPr>
          <w:p w14:paraId="5D3582B9" w14:textId="77777777" w:rsidR="004E7388" w:rsidRDefault="00000000">
            <w:pPr>
              <w:pStyle w:val="TableParagraph"/>
              <w:spacing w:before="32" w:line="240" w:lineRule="auto"/>
              <w:ind w:left="105" w:right="0"/>
              <w:jc w:val="left"/>
              <w:rPr>
                <w:sz w:val="16"/>
              </w:rPr>
            </w:pPr>
            <w:r>
              <w:rPr>
                <w:spacing w:val="-2"/>
                <w:sz w:val="16"/>
              </w:rPr>
              <w:t>Model</w:t>
            </w:r>
          </w:p>
        </w:tc>
        <w:tc>
          <w:tcPr>
            <w:tcW w:w="762" w:type="dxa"/>
            <w:tcBorders>
              <w:top w:val="single" w:sz="6" w:space="0" w:color="000000"/>
              <w:bottom w:val="single" w:sz="4" w:space="0" w:color="000000"/>
            </w:tcBorders>
          </w:tcPr>
          <w:p w14:paraId="68E4D00A" w14:textId="77777777" w:rsidR="004E7388" w:rsidRDefault="00000000">
            <w:pPr>
              <w:pStyle w:val="TableParagraph"/>
              <w:spacing w:before="32" w:line="240" w:lineRule="auto"/>
              <w:rPr>
                <w:sz w:val="16"/>
              </w:rPr>
            </w:pPr>
            <w:r>
              <w:rPr>
                <w:spacing w:val="-2"/>
                <w:sz w:val="16"/>
              </w:rPr>
              <w:t>Window</w:t>
            </w:r>
          </w:p>
        </w:tc>
        <w:tc>
          <w:tcPr>
            <w:tcW w:w="688" w:type="dxa"/>
            <w:tcBorders>
              <w:top w:val="single" w:sz="6" w:space="0" w:color="000000"/>
              <w:bottom w:val="single" w:sz="4" w:space="0" w:color="000000"/>
            </w:tcBorders>
          </w:tcPr>
          <w:p w14:paraId="2D0E11DC" w14:textId="77777777" w:rsidR="004E7388" w:rsidRDefault="00000000">
            <w:pPr>
              <w:pStyle w:val="TableParagraph"/>
              <w:spacing w:before="32" w:line="240" w:lineRule="auto"/>
              <w:ind w:left="0" w:right="0"/>
              <w:rPr>
                <w:sz w:val="16"/>
              </w:rPr>
            </w:pPr>
            <w:r>
              <w:rPr>
                <w:sz w:val="16"/>
              </w:rPr>
              <w:t>Inner-</w:t>
            </w:r>
            <w:r>
              <w:rPr>
                <w:spacing w:val="-10"/>
                <w:sz w:val="16"/>
              </w:rPr>
              <w:t>k</w:t>
            </w:r>
          </w:p>
        </w:tc>
        <w:tc>
          <w:tcPr>
            <w:tcW w:w="917" w:type="dxa"/>
            <w:tcBorders>
              <w:top w:val="single" w:sz="6" w:space="0" w:color="000000"/>
              <w:bottom w:val="single" w:sz="4" w:space="0" w:color="000000"/>
            </w:tcBorders>
          </w:tcPr>
          <w:p w14:paraId="0FCFF2ED" w14:textId="77777777" w:rsidR="004E7388" w:rsidRDefault="00000000">
            <w:pPr>
              <w:pStyle w:val="TableParagraph"/>
              <w:spacing w:before="32" w:line="240" w:lineRule="auto"/>
              <w:ind w:right="0"/>
              <w:rPr>
                <w:sz w:val="16"/>
              </w:rPr>
            </w:pPr>
            <w:r>
              <w:rPr>
                <w:w w:val="115"/>
                <w:sz w:val="16"/>
              </w:rPr>
              <w:t>ROC-</w:t>
            </w:r>
            <w:r>
              <w:rPr>
                <w:spacing w:val="-5"/>
                <w:w w:val="115"/>
                <w:sz w:val="16"/>
              </w:rPr>
              <w:t>AUC</w:t>
            </w:r>
          </w:p>
        </w:tc>
        <w:tc>
          <w:tcPr>
            <w:tcW w:w="797" w:type="dxa"/>
            <w:tcBorders>
              <w:top w:val="single" w:sz="6" w:space="0" w:color="000000"/>
              <w:bottom w:val="single" w:sz="4" w:space="0" w:color="000000"/>
            </w:tcBorders>
          </w:tcPr>
          <w:p w14:paraId="37A724F2" w14:textId="77777777" w:rsidR="004E7388" w:rsidRDefault="00000000">
            <w:pPr>
              <w:pStyle w:val="TableParagraph"/>
              <w:spacing w:before="32" w:line="240" w:lineRule="auto"/>
              <w:ind w:right="0"/>
              <w:rPr>
                <w:sz w:val="16"/>
              </w:rPr>
            </w:pPr>
            <w:r>
              <w:rPr>
                <w:spacing w:val="-2"/>
                <w:w w:val="120"/>
                <w:sz w:val="16"/>
              </w:rPr>
              <w:t>PR-</w:t>
            </w:r>
            <w:r>
              <w:rPr>
                <w:spacing w:val="-5"/>
                <w:w w:val="120"/>
                <w:sz w:val="16"/>
              </w:rPr>
              <w:t>AUC</w:t>
            </w:r>
          </w:p>
        </w:tc>
        <w:tc>
          <w:tcPr>
            <w:tcW w:w="832" w:type="dxa"/>
            <w:tcBorders>
              <w:top w:val="single" w:sz="6" w:space="0" w:color="000000"/>
              <w:bottom w:val="single" w:sz="4" w:space="0" w:color="000000"/>
            </w:tcBorders>
          </w:tcPr>
          <w:p w14:paraId="22413042" w14:textId="77777777" w:rsidR="004E7388" w:rsidRDefault="00000000">
            <w:pPr>
              <w:pStyle w:val="TableParagraph"/>
              <w:spacing w:before="32" w:line="240" w:lineRule="auto"/>
              <w:ind w:left="2" w:right="0"/>
              <w:rPr>
                <w:sz w:val="16"/>
              </w:rPr>
            </w:pPr>
            <w:r>
              <w:rPr>
                <w:w w:val="110"/>
                <w:sz w:val="16"/>
              </w:rPr>
              <w:t>Bal.</w:t>
            </w:r>
            <w:r>
              <w:rPr>
                <w:spacing w:val="19"/>
                <w:w w:val="110"/>
                <w:sz w:val="16"/>
              </w:rPr>
              <w:t xml:space="preserve"> </w:t>
            </w:r>
            <w:r>
              <w:rPr>
                <w:spacing w:val="-4"/>
                <w:w w:val="110"/>
                <w:sz w:val="16"/>
              </w:rPr>
              <w:t>Acc.</w:t>
            </w:r>
          </w:p>
        </w:tc>
        <w:tc>
          <w:tcPr>
            <w:tcW w:w="582" w:type="dxa"/>
            <w:tcBorders>
              <w:top w:val="single" w:sz="6" w:space="0" w:color="000000"/>
              <w:bottom w:val="single" w:sz="4" w:space="0" w:color="000000"/>
            </w:tcBorders>
          </w:tcPr>
          <w:p w14:paraId="39E50D5F" w14:textId="77777777" w:rsidR="004E7388" w:rsidRDefault="00000000">
            <w:pPr>
              <w:pStyle w:val="TableParagraph"/>
              <w:spacing w:before="32" w:line="240" w:lineRule="auto"/>
              <w:ind w:left="4" w:right="0"/>
              <w:rPr>
                <w:sz w:val="16"/>
              </w:rPr>
            </w:pPr>
            <w:r>
              <w:rPr>
                <w:spacing w:val="-5"/>
                <w:w w:val="115"/>
                <w:sz w:val="16"/>
              </w:rPr>
              <w:t>F1</w:t>
            </w:r>
          </w:p>
        </w:tc>
        <w:tc>
          <w:tcPr>
            <w:tcW w:w="583" w:type="dxa"/>
            <w:tcBorders>
              <w:top w:val="single" w:sz="6" w:space="0" w:color="000000"/>
              <w:bottom w:val="single" w:sz="4" w:space="0" w:color="000000"/>
            </w:tcBorders>
          </w:tcPr>
          <w:p w14:paraId="233ED499" w14:textId="77777777" w:rsidR="004E7388" w:rsidRDefault="00000000">
            <w:pPr>
              <w:pStyle w:val="TableParagraph"/>
              <w:spacing w:before="32" w:line="240" w:lineRule="auto"/>
              <w:ind w:left="6" w:right="0"/>
              <w:rPr>
                <w:sz w:val="16"/>
              </w:rPr>
            </w:pPr>
            <w:r>
              <w:rPr>
                <w:spacing w:val="-5"/>
                <w:w w:val="115"/>
                <w:sz w:val="16"/>
              </w:rPr>
              <w:t>MCC</w:t>
            </w:r>
          </w:p>
        </w:tc>
        <w:tc>
          <w:tcPr>
            <w:tcW w:w="891" w:type="dxa"/>
            <w:tcBorders>
              <w:top w:val="single" w:sz="6" w:space="0" w:color="000000"/>
              <w:bottom w:val="single" w:sz="4" w:space="0" w:color="000000"/>
            </w:tcBorders>
          </w:tcPr>
          <w:p w14:paraId="3C6EB851" w14:textId="3FBF1F44" w:rsidR="004E7388" w:rsidRDefault="00ED5738">
            <w:pPr>
              <w:pStyle w:val="TableParagraph"/>
              <w:spacing w:before="32" w:line="240" w:lineRule="auto"/>
              <w:ind w:left="7" w:right="0"/>
              <w:rPr>
                <w:sz w:val="16"/>
              </w:rPr>
            </w:pPr>
            <w:r>
              <w:rPr>
                <w:spacing w:val="-2"/>
                <w:w w:val="105"/>
                <w:sz w:val="16"/>
              </w:rPr>
              <w:t>feat/fold</w:t>
            </w:r>
          </w:p>
        </w:tc>
        <w:tc>
          <w:tcPr>
            <w:tcW w:w="1046" w:type="dxa"/>
            <w:tcBorders>
              <w:top w:val="single" w:sz="6" w:space="0" w:color="000000"/>
              <w:bottom w:val="single" w:sz="4" w:space="0" w:color="000000"/>
            </w:tcBorders>
          </w:tcPr>
          <w:p w14:paraId="7EA1C0E1" w14:textId="77777777" w:rsidR="004E7388" w:rsidRDefault="00000000">
            <w:pPr>
              <w:pStyle w:val="TableParagraph"/>
              <w:spacing w:before="32" w:line="240" w:lineRule="auto"/>
              <w:ind w:left="9" w:right="0"/>
              <w:rPr>
                <w:sz w:val="16"/>
              </w:rPr>
            </w:pPr>
            <w:r>
              <w:rPr>
                <w:sz w:val="16"/>
              </w:rPr>
              <w:t>Unique</w:t>
            </w:r>
            <w:r>
              <w:rPr>
                <w:spacing w:val="17"/>
                <w:sz w:val="16"/>
              </w:rPr>
              <w:t xml:space="preserve"> </w:t>
            </w:r>
            <w:r>
              <w:rPr>
                <w:spacing w:val="-2"/>
                <w:sz w:val="16"/>
              </w:rPr>
              <w:t>feat.</w:t>
            </w:r>
          </w:p>
        </w:tc>
        <w:tc>
          <w:tcPr>
            <w:tcW w:w="1156" w:type="dxa"/>
            <w:tcBorders>
              <w:top w:val="single" w:sz="6" w:space="0" w:color="000000"/>
              <w:bottom w:val="single" w:sz="4" w:space="0" w:color="000000"/>
            </w:tcBorders>
          </w:tcPr>
          <w:p w14:paraId="1E71868E" w14:textId="77777777" w:rsidR="004E7388" w:rsidRDefault="00000000">
            <w:pPr>
              <w:pStyle w:val="TableParagraph"/>
              <w:spacing w:before="32" w:line="240" w:lineRule="auto"/>
              <w:ind w:left="12" w:right="0"/>
              <w:rPr>
                <w:sz w:val="16"/>
              </w:rPr>
            </w:pPr>
            <w:r>
              <w:rPr>
                <w:spacing w:val="-2"/>
                <w:w w:val="105"/>
                <w:sz w:val="16"/>
              </w:rPr>
              <w:t>Mean</w:t>
            </w:r>
            <w:r>
              <w:rPr>
                <w:spacing w:val="2"/>
                <w:w w:val="105"/>
                <w:sz w:val="16"/>
              </w:rPr>
              <w:t xml:space="preserve"> </w:t>
            </w:r>
            <w:r>
              <w:rPr>
                <w:spacing w:val="-2"/>
                <w:w w:val="105"/>
                <w:sz w:val="16"/>
              </w:rPr>
              <w:t>Jaccard</w:t>
            </w:r>
          </w:p>
        </w:tc>
      </w:tr>
      <w:tr w:rsidR="004E7388" w14:paraId="0E22AD9C" w14:textId="77777777">
        <w:trPr>
          <w:trHeight w:val="235"/>
        </w:trPr>
        <w:tc>
          <w:tcPr>
            <w:tcW w:w="1538" w:type="dxa"/>
            <w:tcBorders>
              <w:top w:val="single" w:sz="4" w:space="0" w:color="000000"/>
            </w:tcBorders>
          </w:tcPr>
          <w:p w14:paraId="33EA4EC7" w14:textId="77777777" w:rsidR="004E7388" w:rsidRDefault="00000000">
            <w:pPr>
              <w:pStyle w:val="TableParagraph"/>
              <w:spacing w:before="32" w:line="183" w:lineRule="exact"/>
              <w:ind w:left="105" w:right="0"/>
              <w:jc w:val="left"/>
              <w:rPr>
                <w:sz w:val="16"/>
              </w:rPr>
            </w:pPr>
            <w:r>
              <w:rPr>
                <w:w w:val="110"/>
                <w:sz w:val="16"/>
              </w:rPr>
              <w:t>Hybrid</w:t>
            </w:r>
            <w:r>
              <w:rPr>
                <w:spacing w:val="5"/>
                <w:w w:val="110"/>
                <w:sz w:val="16"/>
              </w:rPr>
              <w:t xml:space="preserve"> </w:t>
            </w:r>
            <w:r>
              <w:rPr>
                <w:w w:val="110"/>
                <w:sz w:val="16"/>
              </w:rPr>
              <w:t>CNN-</w:t>
            </w:r>
            <w:r>
              <w:rPr>
                <w:spacing w:val="-4"/>
                <w:w w:val="110"/>
                <w:sz w:val="16"/>
              </w:rPr>
              <w:t>LSTM</w:t>
            </w:r>
          </w:p>
        </w:tc>
        <w:tc>
          <w:tcPr>
            <w:tcW w:w="762" w:type="dxa"/>
            <w:tcBorders>
              <w:top w:val="single" w:sz="4" w:space="0" w:color="000000"/>
            </w:tcBorders>
          </w:tcPr>
          <w:p w14:paraId="3EDCF2D9" w14:textId="77777777" w:rsidR="004E7388" w:rsidRDefault="00000000">
            <w:pPr>
              <w:pStyle w:val="TableParagraph"/>
              <w:spacing w:before="32" w:line="183" w:lineRule="exact"/>
              <w:rPr>
                <w:sz w:val="16"/>
              </w:rPr>
            </w:pPr>
            <w:r>
              <w:rPr>
                <w:spacing w:val="-10"/>
                <w:sz w:val="16"/>
              </w:rPr>
              <w:t>6</w:t>
            </w:r>
          </w:p>
        </w:tc>
        <w:tc>
          <w:tcPr>
            <w:tcW w:w="688" w:type="dxa"/>
            <w:tcBorders>
              <w:top w:val="single" w:sz="4" w:space="0" w:color="000000"/>
            </w:tcBorders>
          </w:tcPr>
          <w:p w14:paraId="3D5D3E68" w14:textId="77777777" w:rsidR="004E7388" w:rsidRDefault="00000000">
            <w:pPr>
              <w:pStyle w:val="TableParagraph"/>
              <w:spacing w:before="32" w:line="183" w:lineRule="exact"/>
              <w:ind w:left="0" w:right="0"/>
              <w:rPr>
                <w:sz w:val="16"/>
              </w:rPr>
            </w:pPr>
            <w:r>
              <w:rPr>
                <w:spacing w:val="-10"/>
                <w:sz w:val="16"/>
              </w:rPr>
              <w:t>1</w:t>
            </w:r>
          </w:p>
        </w:tc>
        <w:tc>
          <w:tcPr>
            <w:tcW w:w="917" w:type="dxa"/>
            <w:tcBorders>
              <w:top w:val="single" w:sz="4" w:space="0" w:color="000000"/>
            </w:tcBorders>
          </w:tcPr>
          <w:p w14:paraId="3D2FF1E0" w14:textId="77777777" w:rsidR="004E7388" w:rsidRDefault="00000000">
            <w:pPr>
              <w:pStyle w:val="TableParagraph"/>
              <w:spacing w:before="32" w:line="183" w:lineRule="exact"/>
              <w:rPr>
                <w:sz w:val="16"/>
              </w:rPr>
            </w:pPr>
            <w:r>
              <w:rPr>
                <w:spacing w:val="-2"/>
                <w:sz w:val="16"/>
              </w:rPr>
              <w:t>0.816</w:t>
            </w:r>
          </w:p>
        </w:tc>
        <w:tc>
          <w:tcPr>
            <w:tcW w:w="797" w:type="dxa"/>
            <w:tcBorders>
              <w:top w:val="single" w:sz="4" w:space="0" w:color="000000"/>
            </w:tcBorders>
          </w:tcPr>
          <w:p w14:paraId="735EECE6" w14:textId="77777777" w:rsidR="004E7388" w:rsidRDefault="00000000">
            <w:pPr>
              <w:pStyle w:val="TableParagraph"/>
              <w:spacing w:before="32" w:line="183" w:lineRule="exact"/>
              <w:rPr>
                <w:sz w:val="16"/>
              </w:rPr>
            </w:pPr>
            <w:r>
              <w:rPr>
                <w:spacing w:val="-2"/>
                <w:sz w:val="16"/>
              </w:rPr>
              <w:t>0.579</w:t>
            </w:r>
          </w:p>
        </w:tc>
        <w:tc>
          <w:tcPr>
            <w:tcW w:w="832" w:type="dxa"/>
            <w:tcBorders>
              <w:top w:val="single" w:sz="4" w:space="0" w:color="000000"/>
            </w:tcBorders>
          </w:tcPr>
          <w:p w14:paraId="1BB31B2F" w14:textId="77777777" w:rsidR="004E7388" w:rsidRDefault="00000000">
            <w:pPr>
              <w:pStyle w:val="TableParagraph"/>
              <w:spacing w:before="32" w:line="183" w:lineRule="exact"/>
              <w:ind w:left="2" w:right="2"/>
              <w:rPr>
                <w:sz w:val="16"/>
              </w:rPr>
            </w:pPr>
            <w:r>
              <w:rPr>
                <w:spacing w:val="-2"/>
                <w:sz w:val="16"/>
              </w:rPr>
              <w:t>0.786</w:t>
            </w:r>
          </w:p>
        </w:tc>
        <w:tc>
          <w:tcPr>
            <w:tcW w:w="582" w:type="dxa"/>
            <w:tcBorders>
              <w:top w:val="single" w:sz="4" w:space="0" w:color="000000"/>
            </w:tcBorders>
          </w:tcPr>
          <w:p w14:paraId="412695A4" w14:textId="77777777" w:rsidR="004E7388" w:rsidRDefault="00000000">
            <w:pPr>
              <w:pStyle w:val="TableParagraph"/>
              <w:spacing w:before="32" w:line="183" w:lineRule="exact"/>
              <w:ind w:left="4" w:right="2"/>
              <w:rPr>
                <w:sz w:val="16"/>
              </w:rPr>
            </w:pPr>
            <w:r>
              <w:rPr>
                <w:spacing w:val="-2"/>
                <w:sz w:val="16"/>
              </w:rPr>
              <w:t>0.714</w:t>
            </w:r>
          </w:p>
        </w:tc>
        <w:tc>
          <w:tcPr>
            <w:tcW w:w="583" w:type="dxa"/>
            <w:tcBorders>
              <w:top w:val="single" w:sz="4" w:space="0" w:color="000000"/>
            </w:tcBorders>
          </w:tcPr>
          <w:p w14:paraId="00479DEE" w14:textId="77777777" w:rsidR="004E7388" w:rsidRDefault="00000000">
            <w:pPr>
              <w:pStyle w:val="TableParagraph"/>
              <w:spacing w:before="32" w:line="183" w:lineRule="exact"/>
              <w:ind w:left="6" w:right="3"/>
              <w:rPr>
                <w:sz w:val="16"/>
              </w:rPr>
            </w:pPr>
            <w:r>
              <w:rPr>
                <w:spacing w:val="-2"/>
                <w:sz w:val="16"/>
              </w:rPr>
              <w:t>0.571</w:t>
            </w:r>
          </w:p>
        </w:tc>
        <w:tc>
          <w:tcPr>
            <w:tcW w:w="891" w:type="dxa"/>
            <w:tcBorders>
              <w:top w:val="single" w:sz="4" w:space="0" w:color="000000"/>
            </w:tcBorders>
          </w:tcPr>
          <w:p w14:paraId="568275C5" w14:textId="77777777" w:rsidR="004E7388" w:rsidRDefault="00000000">
            <w:pPr>
              <w:pStyle w:val="TableParagraph"/>
              <w:spacing w:before="32" w:line="183" w:lineRule="exact"/>
              <w:ind w:left="7" w:right="3"/>
              <w:rPr>
                <w:sz w:val="16"/>
              </w:rPr>
            </w:pPr>
            <w:r>
              <w:rPr>
                <w:spacing w:val="-5"/>
                <w:sz w:val="16"/>
              </w:rPr>
              <w:t>1.0</w:t>
            </w:r>
          </w:p>
        </w:tc>
        <w:tc>
          <w:tcPr>
            <w:tcW w:w="1046" w:type="dxa"/>
            <w:tcBorders>
              <w:top w:val="single" w:sz="4" w:space="0" w:color="000000"/>
            </w:tcBorders>
          </w:tcPr>
          <w:p w14:paraId="65ECFD41" w14:textId="77777777" w:rsidR="004E7388" w:rsidRDefault="00000000">
            <w:pPr>
              <w:pStyle w:val="TableParagraph"/>
              <w:spacing w:before="32" w:line="183" w:lineRule="exact"/>
              <w:ind w:left="9" w:right="3"/>
              <w:rPr>
                <w:sz w:val="16"/>
              </w:rPr>
            </w:pPr>
            <w:r>
              <w:rPr>
                <w:spacing w:val="-10"/>
                <w:sz w:val="16"/>
              </w:rPr>
              <w:t>7</w:t>
            </w:r>
          </w:p>
        </w:tc>
        <w:tc>
          <w:tcPr>
            <w:tcW w:w="1156" w:type="dxa"/>
            <w:tcBorders>
              <w:top w:val="single" w:sz="4" w:space="0" w:color="000000"/>
            </w:tcBorders>
          </w:tcPr>
          <w:p w14:paraId="4FBC840C" w14:textId="77777777" w:rsidR="004E7388" w:rsidRDefault="00000000">
            <w:pPr>
              <w:pStyle w:val="TableParagraph"/>
              <w:spacing w:before="32" w:line="183" w:lineRule="exact"/>
              <w:ind w:left="12" w:right="2"/>
              <w:rPr>
                <w:sz w:val="16"/>
              </w:rPr>
            </w:pPr>
            <w:r>
              <w:rPr>
                <w:spacing w:val="-2"/>
                <w:sz w:val="16"/>
              </w:rPr>
              <w:t>0.190</w:t>
            </w:r>
          </w:p>
        </w:tc>
      </w:tr>
      <w:tr w:rsidR="004E7388" w14:paraId="6FC87AB6" w14:textId="77777777">
        <w:trPr>
          <w:trHeight w:val="231"/>
        </w:trPr>
        <w:tc>
          <w:tcPr>
            <w:tcW w:w="1538" w:type="dxa"/>
            <w:tcBorders>
              <w:bottom w:val="single" w:sz="6" w:space="0" w:color="000000"/>
            </w:tcBorders>
          </w:tcPr>
          <w:p w14:paraId="636AE6B4" w14:textId="77777777" w:rsidR="004E7388" w:rsidRDefault="00000000">
            <w:pPr>
              <w:pStyle w:val="TableParagraph"/>
              <w:spacing w:line="187" w:lineRule="exact"/>
              <w:ind w:left="105" w:right="0"/>
              <w:jc w:val="left"/>
              <w:rPr>
                <w:sz w:val="16"/>
              </w:rPr>
            </w:pPr>
            <w:r>
              <w:rPr>
                <w:w w:val="105"/>
                <w:sz w:val="16"/>
              </w:rPr>
              <w:t>Linear</w:t>
            </w:r>
            <w:r>
              <w:rPr>
                <w:spacing w:val="2"/>
                <w:w w:val="110"/>
                <w:sz w:val="16"/>
              </w:rPr>
              <w:t xml:space="preserve"> </w:t>
            </w:r>
            <w:r>
              <w:rPr>
                <w:spacing w:val="-5"/>
                <w:w w:val="110"/>
                <w:sz w:val="16"/>
              </w:rPr>
              <w:t>SVM</w:t>
            </w:r>
          </w:p>
        </w:tc>
        <w:tc>
          <w:tcPr>
            <w:tcW w:w="762" w:type="dxa"/>
            <w:tcBorders>
              <w:bottom w:val="single" w:sz="6" w:space="0" w:color="000000"/>
            </w:tcBorders>
          </w:tcPr>
          <w:p w14:paraId="1721679A" w14:textId="77777777" w:rsidR="004E7388" w:rsidRDefault="00000000">
            <w:pPr>
              <w:pStyle w:val="TableParagraph"/>
              <w:spacing w:line="187" w:lineRule="exact"/>
              <w:rPr>
                <w:sz w:val="16"/>
              </w:rPr>
            </w:pPr>
            <w:r>
              <w:rPr>
                <w:spacing w:val="-10"/>
                <w:sz w:val="16"/>
              </w:rPr>
              <w:t>8</w:t>
            </w:r>
          </w:p>
        </w:tc>
        <w:tc>
          <w:tcPr>
            <w:tcW w:w="688" w:type="dxa"/>
            <w:tcBorders>
              <w:bottom w:val="single" w:sz="6" w:space="0" w:color="000000"/>
            </w:tcBorders>
          </w:tcPr>
          <w:p w14:paraId="77903B1C" w14:textId="77777777" w:rsidR="004E7388" w:rsidRDefault="00000000">
            <w:pPr>
              <w:pStyle w:val="TableParagraph"/>
              <w:spacing w:line="187" w:lineRule="exact"/>
              <w:ind w:left="0" w:right="0"/>
              <w:rPr>
                <w:sz w:val="16"/>
              </w:rPr>
            </w:pPr>
            <w:r>
              <w:rPr>
                <w:spacing w:val="-5"/>
                <w:sz w:val="16"/>
              </w:rPr>
              <w:t>30</w:t>
            </w:r>
          </w:p>
        </w:tc>
        <w:tc>
          <w:tcPr>
            <w:tcW w:w="917" w:type="dxa"/>
            <w:tcBorders>
              <w:bottom w:val="single" w:sz="6" w:space="0" w:color="000000"/>
            </w:tcBorders>
          </w:tcPr>
          <w:p w14:paraId="73389BE7" w14:textId="77777777" w:rsidR="004E7388" w:rsidRDefault="00000000">
            <w:pPr>
              <w:pStyle w:val="TableParagraph"/>
              <w:spacing w:line="187" w:lineRule="exact"/>
              <w:rPr>
                <w:sz w:val="16"/>
              </w:rPr>
            </w:pPr>
            <w:r>
              <w:rPr>
                <w:spacing w:val="-2"/>
                <w:sz w:val="16"/>
              </w:rPr>
              <w:t>0.510</w:t>
            </w:r>
          </w:p>
        </w:tc>
        <w:tc>
          <w:tcPr>
            <w:tcW w:w="797" w:type="dxa"/>
            <w:tcBorders>
              <w:bottom w:val="single" w:sz="6" w:space="0" w:color="000000"/>
            </w:tcBorders>
          </w:tcPr>
          <w:p w14:paraId="5DC1DAFC" w14:textId="77777777" w:rsidR="004E7388" w:rsidRDefault="00000000">
            <w:pPr>
              <w:pStyle w:val="TableParagraph"/>
              <w:spacing w:line="187" w:lineRule="exact"/>
              <w:rPr>
                <w:sz w:val="16"/>
              </w:rPr>
            </w:pPr>
            <w:r>
              <w:rPr>
                <w:spacing w:val="-2"/>
                <w:sz w:val="16"/>
              </w:rPr>
              <w:t>0.411</w:t>
            </w:r>
          </w:p>
        </w:tc>
        <w:tc>
          <w:tcPr>
            <w:tcW w:w="832" w:type="dxa"/>
            <w:tcBorders>
              <w:bottom w:val="single" w:sz="6" w:space="0" w:color="000000"/>
            </w:tcBorders>
          </w:tcPr>
          <w:p w14:paraId="70FAEF4D" w14:textId="77777777" w:rsidR="004E7388" w:rsidRDefault="00000000">
            <w:pPr>
              <w:pStyle w:val="TableParagraph"/>
              <w:spacing w:line="187" w:lineRule="exact"/>
              <w:ind w:left="2" w:right="2"/>
              <w:rPr>
                <w:sz w:val="16"/>
              </w:rPr>
            </w:pPr>
            <w:r>
              <w:rPr>
                <w:spacing w:val="-2"/>
                <w:sz w:val="16"/>
              </w:rPr>
              <w:t>0.643</w:t>
            </w:r>
          </w:p>
        </w:tc>
        <w:tc>
          <w:tcPr>
            <w:tcW w:w="582" w:type="dxa"/>
            <w:tcBorders>
              <w:bottom w:val="single" w:sz="6" w:space="0" w:color="000000"/>
            </w:tcBorders>
          </w:tcPr>
          <w:p w14:paraId="65BB638B" w14:textId="77777777" w:rsidR="004E7388" w:rsidRDefault="00000000">
            <w:pPr>
              <w:pStyle w:val="TableParagraph"/>
              <w:spacing w:line="187" w:lineRule="exact"/>
              <w:ind w:left="4" w:right="2"/>
              <w:rPr>
                <w:sz w:val="16"/>
              </w:rPr>
            </w:pPr>
            <w:r>
              <w:rPr>
                <w:spacing w:val="-2"/>
                <w:sz w:val="16"/>
              </w:rPr>
              <w:t>0.533</w:t>
            </w:r>
          </w:p>
        </w:tc>
        <w:tc>
          <w:tcPr>
            <w:tcW w:w="583" w:type="dxa"/>
            <w:tcBorders>
              <w:bottom w:val="single" w:sz="6" w:space="0" w:color="000000"/>
            </w:tcBorders>
          </w:tcPr>
          <w:p w14:paraId="60E6AE06" w14:textId="77777777" w:rsidR="004E7388" w:rsidRDefault="00000000">
            <w:pPr>
              <w:pStyle w:val="TableParagraph"/>
              <w:spacing w:line="187" w:lineRule="exact"/>
              <w:ind w:left="6" w:right="3"/>
              <w:rPr>
                <w:sz w:val="16"/>
              </w:rPr>
            </w:pPr>
            <w:r>
              <w:rPr>
                <w:spacing w:val="-2"/>
                <w:sz w:val="16"/>
              </w:rPr>
              <w:t>0.277</w:t>
            </w:r>
          </w:p>
        </w:tc>
        <w:tc>
          <w:tcPr>
            <w:tcW w:w="891" w:type="dxa"/>
            <w:tcBorders>
              <w:bottom w:val="single" w:sz="6" w:space="0" w:color="000000"/>
            </w:tcBorders>
          </w:tcPr>
          <w:p w14:paraId="0CAF16EA" w14:textId="77777777" w:rsidR="004E7388" w:rsidRDefault="00000000">
            <w:pPr>
              <w:pStyle w:val="TableParagraph"/>
              <w:spacing w:line="187" w:lineRule="exact"/>
              <w:ind w:left="7" w:right="3"/>
              <w:rPr>
                <w:sz w:val="16"/>
              </w:rPr>
            </w:pPr>
            <w:r>
              <w:rPr>
                <w:spacing w:val="-4"/>
                <w:sz w:val="16"/>
              </w:rPr>
              <w:t>30.0</w:t>
            </w:r>
          </w:p>
        </w:tc>
        <w:tc>
          <w:tcPr>
            <w:tcW w:w="1046" w:type="dxa"/>
            <w:tcBorders>
              <w:bottom w:val="single" w:sz="6" w:space="0" w:color="000000"/>
            </w:tcBorders>
          </w:tcPr>
          <w:p w14:paraId="340ED6B7" w14:textId="77777777" w:rsidR="004E7388" w:rsidRDefault="00000000">
            <w:pPr>
              <w:pStyle w:val="TableParagraph"/>
              <w:spacing w:line="187" w:lineRule="exact"/>
              <w:ind w:left="9" w:right="3"/>
              <w:rPr>
                <w:sz w:val="16"/>
              </w:rPr>
            </w:pPr>
            <w:r>
              <w:rPr>
                <w:spacing w:val="-5"/>
                <w:sz w:val="16"/>
              </w:rPr>
              <w:t>103</w:t>
            </w:r>
          </w:p>
        </w:tc>
        <w:tc>
          <w:tcPr>
            <w:tcW w:w="1156" w:type="dxa"/>
            <w:tcBorders>
              <w:bottom w:val="single" w:sz="6" w:space="0" w:color="000000"/>
            </w:tcBorders>
          </w:tcPr>
          <w:p w14:paraId="384FFDCD" w14:textId="77777777" w:rsidR="004E7388" w:rsidRDefault="00000000">
            <w:pPr>
              <w:pStyle w:val="TableParagraph"/>
              <w:spacing w:line="187" w:lineRule="exact"/>
              <w:ind w:left="12" w:right="2"/>
              <w:rPr>
                <w:sz w:val="16"/>
              </w:rPr>
            </w:pPr>
            <w:r>
              <w:rPr>
                <w:spacing w:val="-2"/>
                <w:sz w:val="16"/>
              </w:rPr>
              <w:t>0.360</w:t>
            </w:r>
          </w:p>
        </w:tc>
      </w:tr>
    </w:tbl>
    <w:p w14:paraId="79187EC4" w14:textId="77777777" w:rsidR="004E7388" w:rsidRDefault="00000000">
      <w:pPr>
        <w:pStyle w:val="BodyText"/>
        <w:spacing w:before="123"/>
        <w:rPr>
          <w:rFonts w:ascii="Calibri"/>
        </w:rPr>
      </w:pPr>
      <w:r>
        <w:rPr>
          <w:rFonts w:ascii="Calibri"/>
          <w:noProof/>
        </w:rPr>
        <w:drawing>
          <wp:anchor distT="0" distB="0" distL="0" distR="0" simplePos="0" relativeHeight="487598080" behindDoc="1" locked="0" layoutInCell="1" allowOverlap="1" wp14:anchorId="3604B16D" wp14:editId="6D177B9C">
            <wp:simplePos x="0" y="0"/>
            <wp:positionH relativeFrom="page">
              <wp:posOffset>3984307</wp:posOffset>
            </wp:positionH>
            <wp:positionV relativeFrom="paragraph">
              <wp:posOffset>249000</wp:posOffset>
            </wp:positionV>
            <wp:extent cx="2709862" cy="151257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5" cstate="print"/>
                    <a:stretch>
                      <a:fillRect/>
                    </a:stretch>
                  </pic:blipFill>
                  <pic:spPr>
                    <a:xfrm>
                      <a:off x="0" y="0"/>
                      <a:ext cx="2709862" cy="1512570"/>
                    </a:xfrm>
                    <a:prstGeom prst="rect">
                      <a:avLst/>
                    </a:prstGeom>
                  </pic:spPr>
                </pic:pic>
              </a:graphicData>
            </a:graphic>
          </wp:anchor>
        </w:drawing>
      </w:r>
    </w:p>
    <w:p w14:paraId="3BC41F90" w14:textId="77777777" w:rsidR="004E7388" w:rsidRDefault="004E7388">
      <w:pPr>
        <w:pStyle w:val="BodyText"/>
        <w:spacing w:before="3"/>
        <w:rPr>
          <w:rFonts w:ascii="Calibri"/>
          <w:sz w:val="9"/>
        </w:rPr>
      </w:pPr>
    </w:p>
    <w:p w14:paraId="6DFBA29D" w14:textId="77777777" w:rsidR="004E7388" w:rsidRDefault="004E7388">
      <w:pPr>
        <w:pStyle w:val="BodyText"/>
        <w:rPr>
          <w:rFonts w:ascii="Calibri"/>
          <w:sz w:val="9"/>
        </w:rPr>
        <w:sectPr w:rsidR="004E7388">
          <w:headerReference w:type="default" r:id="rId26"/>
          <w:footerReference w:type="default" r:id="rId27"/>
          <w:pgSz w:w="11910" w:h="15880"/>
          <w:pgMar w:top="1400" w:right="992" w:bottom="700" w:left="992" w:header="702" w:footer="517" w:gutter="0"/>
          <w:cols w:space="720"/>
        </w:sectPr>
      </w:pPr>
    </w:p>
    <w:p w14:paraId="699A4FED" w14:textId="77777777" w:rsidR="004E7388" w:rsidRDefault="004E7388">
      <w:pPr>
        <w:pStyle w:val="BodyText"/>
        <w:rPr>
          <w:rFonts w:ascii="Calibri"/>
          <w:sz w:val="18"/>
        </w:rPr>
      </w:pPr>
    </w:p>
    <w:p w14:paraId="5FF930B4" w14:textId="77777777" w:rsidR="004E7388" w:rsidRDefault="004E7388">
      <w:pPr>
        <w:pStyle w:val="BodyText"/>
        <w:rPr>
          <w:rFonts w:ascii="Calibri"/>
          <w:sz w:val="18"/>
        </w:rPr>
      </w:pPr>
    </w:p>
    <w:p w14:paraId="75CE6206" w14:textId="77777777" w:rsidR="004E7388" w:rsidRDefault="004E7388">
      <w:pPr>
        <w:pStyle w:val="BodyText"/>
        <w:rPr>
          <w:rFonts w:ascii="Calibri"/>
          <w:sz w:val="18"/>
        </w:rPr>
      </w:pPr>
    </w:p>
    <w:p w14:paraId="09936AF5" w14:textId="77777777" w:rsidR="004E7388" w:rsidRDefault="004E7388">
      <w:pPr>
        <w:pStyle w:val="BodyText"/>
        <w:rPr>
          <w:rFonts w:ascii="Calibri"/>
          <w:sz w:val="18"/>
        </w:rPr>
      </w:pPr>
    </w:p>
    <w:p w14:paraId="777AE655" w14:textId="77777777" w:rsidR="004E7388" w:rsidRDefault="004E7388">
      <w:pPr>
        <w:pStyle w:val="BodyText"/>
        <w:spacing w:before="44"/>
        <w:rPr>
          <w:rFonts w:ascii="Calibri"/>
          <w:sz w:val="18"/>
        </w:rPr>
      </w:pPr>
    </w:p>
    <w:p w14:paraId="40E346F6" w14:textId="77777777" w:rsidR="004E7388" w:rsidRDefault="00000000">
      <w:pPr>
        <w:ind w:left="34"/>
        <w:jc w:val="center"/>
        <w:rPr>
          <w:rFonts w:ascii="Calibri"/>
          <w:sz w:val="18"/>
        </w:rPr>
      </w:pPr>
      <w:r>
        <w:rPr>
          <w:rFonts w:ascii="Calibri"/>
          <w:noProof/>
          <w:sz w:val="18"/>
        </w:rPr>
        <w:drawing>
          <wp:anchor distT="0" distB="0" distL="0" distR="0" simplePos="0" relativeHeight="15740416" behindDoc="0" locked="0" layoutInCell="1" allowOverlap="1" wp14:anchorId="38EE07C8" wp14:editId="1EAD6417">
            <wp:simplePos x="0" y="0"/>
            <wp:positionH relativeFrom="page">
              <wp:posOffset>742035</wp:posOffset>
            </wp:positionH>
            <wp:positionV relativeFrom="paragraph">
              <wp:posOffset>-2309813</wp:posOffset>
            </wp:positionV>
            <wp:extent cx="2833603" cy="2192383"/>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8" cstate="print"/>
                    <a:stretch>
                      <a:fillRect/>
                    </a:stretch>
                  </pic:blipFill>
                  <pic:spPr>
                    <a:xfrm>
                      <a:off x="0" y="0"/>
                      <a:ext cx="2833603" cy="2192383"/>
                    </a:xfrm>
                    <a:prstGeom prst="rect">
                      <a:avLst/>
                    </a:prstGeom>
                  </pic:spPr>
                </pic:pic>
              </a:graphicData>
            </a:graphic>
          </wp:anchor>
        </w:drawing>
      </w:r>
      <w:r>
        <w:rPr>
          <w:rFonts w:ascii="Calibri"/>
          <w:b/>
          <w:w w:val="105"/>
          <w:sz w:val="18"/>
        </w:rPr>
        <w:t>Figure</w:t>
      </w:r>
      <w:r>
        <w:rPr>
          <w:rFonts w:ascii="Calibri"/>
          <w:b/>
          <w:spacing w:val="10"/>
          <w:w w:val="105"/>
          <w:sz w:val="18"/>
        </w:rPr>
        <w:t xml:space="preserve"> </w:t>
      </w:r>
      <w:r>
        <w:rPr>
          <w:rFonts w:ascii="Calibri"/>
          <w:b/>
          <w:w w:val="105"/>
          <w:sz w:val="18"/>
        </w:rPr>
        <w:t>7:</w:t>
      </w:r>
      <w:r>
        <w:rPr>
          <w:rFonts w:ascii="Calibri"/>
          <w:b/>
          <w:spacing w:val="10"/>
          <w:w w:val="105"/>
          <w:sz w:val="18"/>
        </w:rPr>
        <w:t xml:space="preserve"> </w:t>
      </w:r>
      <w:bookmarkStart w:id="113" w:name="_bookmark9"/>
      <w:bookmarkEnd w:id="113"/>
      <w:r>
        <w:rPr>
          <w:rFonts w:ascii="Calibri"/>
          <w:w w:val="105"/>
          <w:sz w:val="18"/>
        </w:rPr>
        <w:t>Patient-level</w:t>
      </w:r>
      <w:r>
        <w:rPr>
          <w:rFonts w:ascii="Calibri"/>
          <w:spacing w:val="10"/>
          <w:w w:val="105"/>
          <w:sz w:val="18"/>
        </w:rPr>
        <w:t xml:space="preserve"> </w:t>
      </w:r>
      <w:r>
        <w:rPr>
          <w:rFonts w:ascii="Calibri"/>
          <w:w w:val="105"/>
          <w:sz w:val="18"/>
        </w:rPr>
        <w:t>ROC</w:t>
      </w:r>
      <w:r>
        <w:rPr>
          <w:rFonts w:ascii="Calibri"/>
          <w:spacing w:val="10"/>
          <w:w w:val="105"/>
          <w:sz w:val="18"/>
        </w:rPr>
        <w:t xml:space="preserve"> </w:t>
      </w:r>
      <w:r>
        <w:rPr>
          <w:rFonts w:ascii="Calibri"/>
          <w:w w:val="105"/>
          <w:sz w:val="18"/>
        </w:rPr>
        <w:t>curve</w:t>
      </w:r>
      <w:r>
        <w:rPr>
          <w:rFonts w:ascii="Calibri"/>
          <w:spacing w:val="9"/>
          <w:w w:val="105"/>
          <w:sz w:val="18"/>
        </w:rPr>
        <w:t xml:space="preserve"> </w:t>
      </w:r>
      <w:r>
        <w:rPr>
          <w:rFonts w:ascii="Calibri"/>
          <w:w w:val="105"/>
          <w:sz w:val="18"/>
        </w:rPr>
        <w:t>for</w:t>
      </w:r>
      <w:r>
        <w:rPr>
          <w:rFonts w:ascii="Calibri"/>
          <w:spacing w:val="9"/>
          <w:w w:val="105"/>
          <w:sz w:val="18"/>
        </w:rPr>
        <w:t xml:space="preserve"> </w:t>
      </w:r>
      <w:r>
        <w:rPr>
          <w:rFonts w:ascii="Calibri"/>
          <w:w w:val="105"/>
          <w:sz w:val="18"/>
        </w:rPr>
        <w:t>the</w:t>
      </w:r>
      <w:r>
        <w:rPr>
          <w:rFonts w:ascii="Calibri"/>
          <w:spacing w:val="9"/>
          <w:w w:val="105"/>
          <w:sz w:val="18"/>
        </w:rPr>
        <w:t xml:space="preserve"> </w:t>
      </w:r>
      <w:r>
        <w:rPr>
          <w:rFonts w:ascii="Calibri"/>
          <w:w w:val="105"/>
          <w:sz w:val="18"/>
        </w:rPr>
        <w:t>best</w:t>
      </w:r>
      <w:r>
        <w:rPr>
          <w:rFonts w:ascii="Calibri"/>
          <w:spacing w:val="9"/>
          <w:w w:val="105"/>
          <w:sz w:val="18"/>
        </w:rPr>
        <w:t xml:space="preserve"> </w:t>
      </w:r>
      <w:r>
        <w:rPr>
          <w:rFonts w:ascii="Calibri"/>
          <w:w w:val="105"/>
          <w:sz w:val="18"/>
        </w:rPr>
        <w:t>hybrid</w:t>
      </w:r>
      <w:r>
        <w:rPr>
          <w:rFonts w:ascii="Calibri"/>
          <w:spacing w:val="9"/>
          <w:w w:val="105"/>
          <w:sz w:val="18"/>
        </w:rPr>
        <w:t xml:space="preserve"> </w:t>
      </w:r>
      <w:r>
        <w:rPr>
          <w:rFonts w:ascii="Calibri"/>
          <w:spacing w:val="-4"/>
          <w:w w:val="105"/>
          <w:sz w:val="18"/>
        </w:rPr>
        <w:t>run.</w:t>
      </w:r>
    </w:p>
    <w:p w14:paraId="6A261D69" w14:textId="77777777" w:rsidR="004E7388" w:rsidRDefault="00000000">
      <w:pPr>
        <w:pStyle w:val="BodyText"/>
        <w:spacing w:before="77"/>
        <w:rPr>
          <w:rFonts w:ascii="Calibri"/>
        </w:rPr>
      </w:pPr>
      <w:r>
        <w:rPr>
          <w:rFonts w:ascii="Calibri"/>
          <w:noProof/>
        </w:rPr>
        <w:drawing>
          <wp:anchor distT="0" distB="0" distL="0" distR="0" simplePos="0" relativeHeight="487598592" behindDoc="1" locked="0" layoutInCell="1" allowOverlap="1" wp14:anchorId="7CE5976D" wp14:editId="0EEF1EF8">
            <wp:simplePos x="0" y="0"/>
            <wp:positionH relativeFrom="page">
              <wp:posOffset>742035</wp:posOffset>
            </wp:positionH>
            <wp:positionV relativeFrom="paragraph">
              <wp:posOffset>219232</wp:posOffset>
            </wp:positionV>
            <wp:extent cx="2778633" cy="1951101"/>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9" cstate="print"/>
                    <a:stretch>
                      <a:fillRect/>
                    </a:stretch>
                  </pic:blipFill>
                  <pic:spPr>
                    <a:xfrm>
                      <a:off x="0" y="0"/>
                      <a:ext cx="2778633" cy="1951101"/>
                    </a:xfrm>
                    <a:prstGeom prst="rect">
                      <a:avLst/>
                    </a:prstGeom>
                  </pic:spPr>
                </pic:pic>
              </a:graphicData>
            </a:graphic>
          </wp:anchor>
        </w:drawing>
      </w:r>
    </w:p>
    <w:p w14:paraId="53434160" w14:textId="77777777" w:rsidR="004E7388" w:rsidRDefault="004E7388">
      <w:pPr>
        <w:pStyle w:val="BodyText"/>
        <w:spacing w:before="26"/>
        <w:rPr>
          <w:rFonts w:ascii="Calibri"/>
          <w:sz w:val="18"/>
        </w:rPr>
      </w:pPr>
    </w:p>
    <w:p w14:paraId="562FDFDB" w14:textId="77777777" w:rsidR="004E7388" w:rsidRDefault="00000000">
      <w:pPr>
        <w:ind w:left="34"/>
        <w:jc w:val="center"/>
        <w:rPr>
          <w:rFonts w:ascii="Calibri"/>
          <w:sz w:val="18"/>
        </w:rPr>
      </w:pPr>
      <w:r>
        <w:rPr>
          <w:rFonts w:ascii="Calibri"/>
          <w:b/>
          <w:sz w:val="18"/>
        </w:rPr>
        <w:t>Figure</w:t>
      </w:r>
      <w:r>
        <w:rPr>
          <w:rFonts w:ascii="Calibri"/>
          <w:b/>
          <w:spacing w:val="12"/>
          <w:sz w:val="18"/>
        </w:rPr>
        <w:t xml:space="preserve"> </w:t>
      </w:r>
      <w:r>
        <w:rPr>
          <w:rFonts w:ascii="Calibri"/>
          <w:b/>
          <w:sz w:val="18"/>
        </w:rPr>
        <w:t>8:</w:t>
      </w:r>
      <w:r>
        <w:rPr>
          <w:rFonts w:ascii="Calibri"/>
          <w:b/>
          <w:spacing w:val="12"/>
          <w:sz w:val="18"/>
        </w:rPr>
        <w:t xml:space="preserve"> </w:t>
      </w:r>
      <w:bookmarkStart w:id="114" w:name="_bookmark10"/>
      <w:bookmarkEnd w:id="114"/>
      <w:r>
        <w:rPr>
          <w:rFonts w:ascii="Calibri"/>
          <w:sz w:val="18"/>
        </w:rPr>
        <w:t>Patient-level</w:t>
      </w:r>
      <w:r>
        <w:rPr>
          <w:rFonts w:ascii="Calibri"/>
          <w:spacing w:val="11"/>
          <w:sz w:val="18"/>
        </w:rPr>
        <w:t xml:space="preserve"> </w:t>
      </w:r>
      <w:r>
        <w:rPr>
          <w:rFonts w:ascii="Calibri"/>
          <w:sz w:val="18"/>
        </w:rPr>
        <w:t>metric</w:t>
      </w:r>
      <w:r>
        <w:rPr>
          <w:rFonts w:ascii="Calibri"/>
          <w:spacing w:val="12"/>
          <w:sz w:val="18"/>
        </w:rPr>
        <w:t xml:space="preserve"> </w:t>
      </w:r>
      <w:r>
        <w:rPr>
          <w:rFonts w:ascii="Calibri"/>
          <w:sz w:val="18"/>
        </w:rPr>
        <w:t>summary</w:t>
      </w:r>
      <w:r>
        <w:rPr>
          <w:rFonts w:ascii="Calibri"/>
          <w:spacing w:val="12"/>
          <w:sz w:val="18"/>
        </w:rPr>
        <w:t xml:space="preserve"> </w:t>
      </w:r>
      <w:r>
        <w:rPr>
          <w:rFonts w:ascii="Calibri"/>
          <w:sz w:val="18"/>
        </w:rPr>
        <w:t>for</w:t>
      </w:r>
      <w:r>
        <w:rPr>
          <w:rFonts w:ascii="Calibri"/>
          <w:spacing w:val="11"/>
          <w:sz w:val="18"/>
        </w:rPr>
        <w:t xml:space="preserve"> </w:t>
      </w:r>
      <w:r>
        <w:rPr>
          <w:rFonts w:ascii="Calibri"/>
          <w:sz w:val="18"/>
        </w:rPr>
        <w:t>the</w:t>
      </w:r>
      <w:r>
        <w:rPr>
          <w:rFonts w:ascii="Calibri"/>
          <w:spacing w:val="12"/>
          <w:sz w:val="18"/>
        </w:rPr>
        <w:t xml:space="preserve"> </w:t>
      </w:r>
      <w:r>
        <w:rPr>
          <w:rFonts w:ascii="Calibri"/>
          <w:sz w:val="18"/>
        </w:rPr>
        <w:t>best</w:t>
      </w:r>
      <w:r>
        <w:rPr>
          <w:rFonts w:ascii="Calibri"/>
          <w:spacing w:val="12"/>
          <w:sz w:val="18"/>
        </w:rPr>
        <w:t xml:space="preserve"> </w:t>
      </w:r>
      <w:r>
        <w:rPr>
          <w:rFonts w:ascii="Calibri"/>
          <w:sz w:val="18"/>
        </w:rPr>
        <w:t>hybrid</w:t>
      </w:r>
      <w:r>
        <w:rPr>
          <w:rFonts w:ascii="Calibri"/>
          <w:spacing w:val="11"/>
          <w:sz w:val="18"/>
        </w:rPr>
        <w:t xml:space="preserve"> </w:t>
      </w:r>
      <w:r>
        <w:rPr>
          <w:rFonts w:ascii="Calibri"/>
          <w:spacing w:val="-4"/>
          <w:sz w:val="18"/>
        </w:rPr>
        <w:t>run.</w:t>
      </w:r>
    </w:p>
    <w:p w14:paraId="05ABC88D" w14:textId="77777777" w:rsidR="004E7388" w:rsidRDefault="004E7388">
      <w:pPr>
        <w:pStyle w:val="BodyText"/>
        <w:rPr>
          <w:rFonts w:ascii="Calibri"/>
          <w:sz w:val="18"/>
        </w:rPr>
      </w:pPr>
    </w:p>
    <w:p w14:paraId="2A398398" w14:textId="77777777" w:rsidR="004E7388" w:rsidRDefault="004E7388">
      <w:pPr>
        <w:pStyle w:val="BodyText"/>
        <w:spacing w:before="77"/>
        <w:rPr>
          <w:rFonts w:ascii="Calibri"/>
          <w:sz w:val="18"/>
        </w:rPr>
      </w:pPr>
    </w:p>
    <w:p w14:paraId="7B7A24CC" w14:textId="77777777" w:rsidR="004E7388" w:rsidRDefault="00000000">
      <w:pPr>
        <w:pStyle w:val="BodyText"/>
        <w:spacing w:line="249" w:lineRule="auto"/>
        <w:ind w:left="34"/>
        <w:jc w:val="both"/>
      </w:pPr>
      <w:r>
        <w:t>of</w:t>
      </w:r>
      <w:r>
        <w:rPr>
          <w:spacing w:val="-8"/>
        </w:rPr>
        <w:t xml:space="preserve"> </w:t>
      </w:r>
      <w:r>
        <w:t>0.187.</w:t>
      </w:r>
      <w:r>
        <w:rPr>
          <w:spacing w:val="-8"/>
        </w:rPr>
        <w:t xml:space="preserve"> </w:t>
      </w:r>
      <w:r>
        <w:t>Figure</w:t>
      </w:r>
      <w:r>
        <w:rPr>
          <w:spacing w:val="-8"/>
        </w:rPr>
        <w:t xml:space="preserve"> </w:t>
      </w:r>
      <w:hyperlink w:anchor="_bookmark11" w:history="1">
        <w:r w:rsidR="004E7388">
          <w:rPr>
            <w:color w:val="2F4F4F"/>
          </w:rPr>
          <w:t>9</w:t>
        </w:r>
      </w:hyperlink>
      <w:r>
        <w:rPr>
          <w:color w:val="2F4F4F"/>
          <w:spacing w:val="-8"/>
        </w:rPr>
        <w:t xml:space="preserve"> </w:t>
      </w:r>
      <w:r>
        <w:t>shows</w:t>
      </w:r>
      <w:r>
        <w:rPr>
          <w:spacing w:val="-8"/>
        </w:rPr>
        <w:t xml:space="preserve"> </w:t>
      </w:r>
      <w:r>
        <w:t>the</w:t>
      </w:r>
      <w:r>
        <w:rPr>
          <w:spacing w:val="-8"/>
        </w:rPr>
        <w:t xml:space="preserve"> </w:t>
      </w:r>
      <w:r>
        <w:t>small</w:t>
      </w:r>
      <w:r>
        <w:rPr>
          <w:spacing w:val="-8"/>
        </w:rPr>
        <w:t xml:space="preserve"> </w:t>
      </w:r>
      <w:r>
        <w:t>recurrent</w:t>
      </w:r>
      <w:r>
        <w:rPr>
          <w:spacing w:val="-8"/>
        </w:rPr>
        <w:t xml:space="preserve"> </w:t>
      </w:r>
      <w:r>
        <w:t>pool,</w:t>
      </w:r>
      <w:r>
        <w:rPr>
          <w:spacing w:val="-8"/>
        </w:rPr>
        <w:t xml:space="preserve"> </w:t>
      </w:r>
      <w:r>
        <w:t>while</w:t>
      </w:r>
      <w:r>
        <w:rPr>
          <w:spacing w:val="-8"/>
        </w:rPr>
        <w:t xml:space="preserve"> </w:t>
      </w:r>
      <w:r>
        <w:t>the overlap statistics indicate that recurrence was concentrated in a few repeatedly reappearing features rather than in a broadly shared foldwise set.</w:t>
      </w:r>
    </w:p>
    <w:p w14:paraId="17E2AA5C" w14:textId="5D5C3EA4" w:rsidR="004E7388" w:rsidRDefault="00000000">
      <w:pPr>
        <w:spacing w:line="249" w:lineRule="auto"/>
        <w:ind w:left="34" w:firstLine="298"/>
        <w:jc w:val="both"/>
        <w:rPr>
          <w:sz w:val="20"/>
        </w:rPr>
      </w:pPr>
      <w:r>
        <w:rPr>
          <w:sz w:val="20"/>
        </w:rPr>
        <w:t xml:space="preserve">A small recurring feature set emerged repeatedly, though not in every fold, and the selected set was dominated by temporal and frontal-temporal descriptors. The most recurrent feature was </w:t>
      </w:r>
      <w:r>
        <w:rPr>
          <w:rFonts w:ascii="BIZ UDGothic"/>
          <w:sz w:val="17"/>
        </w:rPr>
        <w:t>tp10_spectral_entropy</w:t>
      </w:r>
      <w:r>
        <w:rPr>
          <w:sz w:val="20"/>
        </w:rPr>
        <w:t>, selected</w:t>
      </w:r>
      <w:r>
        <w:rPr>
          <w:spacing w:val="40"/>
          <w:sz w:val="20"/>
        </w:rPr>
        <w:t xml:space="preserve"> </w:t>
      </w:r>
      <w:r>
        <w:rPr>
          <w:sz w:val="20"/>
        </w:rPr>
        <w:t>in</w:t>
      </w:r>
      <w:r>
        <w:rPr>
          <w:spacing w:val="40"/>
          <w:sz w:val="20"/>
        </w:rPr>
        <w:t xml:space="preserve"> </w:t>
      </w:r>
      <w:r>
        <w:rPr>
          <w:sz w:val="20"/>
        </w:rPr>
        <w:t>8</w:t>
      </w:r>
      <w:r>
        <w:rPr>
          <w:spacing w:val="40"/>
          <w:sz w:val="20"/>
        </w:rPr>
        <w:t xml:space="preserve"> </w:t>
      </w:r>
      <w:r>
        <w:rPr>
          <w:sz w:val="20"/>
        </w:rPr>
        <w:t>of</w:t>
      </w:r>
      <w:r>
        <w:rPr>
          <w:spacing w:val="40"/>
          <w:sz w:val="20"/>
        </w:rPr>
        <w:t xml:space="preserve"> </w:t>
      </w:r>
      <w:r>
        <w:rPr>
          <w:sz w:val="20"/>
        </w:rPr>
        <w:t>21</w:t>
      </w:r>
      <w:r>
        <w:rPr>
          <w:spacing w:val="40"/>
          <w:sz w:val="20"/>
        </w:rPr>
        <w:t xml:space="preserve"> </w:t>
      </w:r>
      <w:r>
        <w:rPr>
          <w:sz w:val="20"/>
        </w:rPr>
        <w:t>folds.</w:t>
      </w:r>
      <w:r>
        <w:rPr>
          <w:spacing w:val="40"/>
          <w:sz w:val="20"/>
        </w:rPr>
        <w:t xml:space="preserve"> </w:t>
      </w:r>
      <w:r>
        <w:rPr>
          <w:sz w:val="20"/>
        </w:rPr>
        <w:t>The</w:t>
      </w:r>
      <w:r>
        <w:rPr>
          <w:spacing w:val="40"/>
          <w:sz w:val="20"/>
        </w:rPr>
        <w:t xml:space="preserve"> </w:t>
      </w:r>
      <w:r>
        <w:rPr>
          <w:sz w:val="20"/>
        </w:rPr>
        <w:t>next</w:t>
      </w:r>
      <w:r>
        <w:rPr>
          <w:spacing w:val="40"/>
          <w:sz w:val="20"/>
        </w:rPr>
        <w:t xml:space="preserve"> </w:t>
      </w:r>
      <w:r>
        <w:rPr>
          <w:sz w:val="20"/>
        </w:rPr>
        <w:t>most</w:t>
      </w:r>
      <w:r>
        <w:rPr>
          <w:spacing w:val="40"/>
          <w:sz w:val="20"/>
        </w:rPr>
        <w:t xml:space="preserve"> </w:t>
      </w:r>
      <w:r>
        <w:rPr>
          <w:sz w:val="20"/>
        </w:rPr>
        <w:t>recurrent features</w:t>
      </w:r>
      <w:r w:rsidR="00ED5738">
        <w:rPr>
          <w:sz w:val="20"/>
        </w:rPr>
        <w:t xml:space="preserve"> </w:t>
      </w:r>
      <w:r>
        <w:rPr>
          <w:sz w:val="20"/>
        </w:rPr>
        <w:t xml:space="preserve">were </w:t>
      </w:r>
      <w:r>
        <w:rPr>
          <w:rFonts w:ascii="BIZ UDGothic"/>
          <w:sz w:val="17"/>
        </w:rPr>
        <w:t>left_frontal_temporal_diff_gamma</w:t>
      </w:r>
      <w:r>
        <w:rPr>
          <w:sz w:val="20"/>
        </w:rPr>
        <w:t xml:space="preserve">, </w:t>
      </w:r>
      <w:r>
        <w:rPr>
          <w:rFonts w:ascii="BIZ UDGothic"/>
          <w:sz w:val="17"/>
        </w:rPr>
        <w:t>left_frontal_temporal_diff_beta</w:t>
      </w:r>
      <w:r>
        <w:rPr>
          <w:sz w:val="20"/>
        </w:rPr>
        <w:t xml:space="preserve">, and </w:t>
      </w:r>
      <w:r>
        <w:rPr>
          <w:rFonts w:ascii="BIZ UDGothic"/>
          <w:sz w:val="17"/>
        </w:rPr>
        <w:t>af7_zero_crossings</w:t>
      </w:r>
      <w:r>
        <w:rPr>
          <w:sz w:val="20"/>
        </w:rPr>
        <w:t>.</w:t>
      </w:r>
    </w:p>
    <w:p w14:paraId="6DAE55D3" w14:textId="77777777" w:rsidR="004E7388" w:rsidRDefault="00000000">
      <w:pPr>
        <w:spacing w:before="94"/>
        <w:ind w:left="34" w:right="32"/>
        <w:jc w:val="both"/>
        <w:rPr>
          <w:rFonts w:ascii="Calibri"/>
          <w:sz w:val="18"/>
        </w:rPr>
      </w:pPr>
      <w:r>
        <w:br w:type="column"/>
      </w:r>
      <w:r>
        <w:rPr>
          <w:rFonts w:ascii="Calibri"/>
          <w:b/>
          <w:sz w:val="18"/>
        </w:rPr>
        <w:t xml:space="preserve">Figure 9: </w:t>
      </w:r>
      <w:bookmarkStart w:id="115" w:name="_bookmark11"/>
      <w:bookmarkEnd w:id="115"/>
      <w:r>
        <w:rPr>
          <w:rFonts w:ascii="Calibri"/>
          <w:sz w:val="18"/>
        </w:rPr>
        <w:t>Selection-frequency ranking for the recurrent biomarkers from the best hybrid run.</w:t>
      </w:r>
    </w:p>
    <w:p w14:paraId="541F67A7" w14:textId="77777777" w:rsidR="004E7388" w:rsidRDefault="00000000">
      <w:pPr>
        <w:pStyle w:val="BodyText"/>
        <w:spacing w:before="76"/>
        <w:rPr>
          <w:rFonts w:ascii="Calibri"/>
        </w:rPr>
      </w:pPr>
      <w:r>
        <w:rPr>
          <w:rFonts w:ascii="Calibri"/>
          <w:noProof/>
        </w:rPr>
        <w:drawing>
          <wp:anchor distT="0" distB="0" distL="0" distR="0" simplePos="0" relativeHeight="487599104" behindDoc="1" locked="0" layoutInCell="1" allowOverlap="1" wp14:anchorId="0683D901" wp14:editId="0B28A4BA">
            <wp:simplePos x="0" y="0"/>
            <wp:positionH relativeFrom="page">
              <wp:posOffset>3984307</wp:posOffset>
            </wp:positionH>
            <wp:positionV relativeFrom="paragraph">
              <wp:posOffset>218889</wp:posOffset>
            </wp:positionV>
            <wp:extent cx="2881312" cy="156972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0" cstate="print"/>
                    <a:stretch>
                      <a:fillRect/>
                    </a:stretch>
                  </pic:blipFill>
                  <pic:spPr>
                    <a:xfrm>
                      <a:off x="0" y="0"/>
                      <a:ext cx="2881312" cy="1569720"/>
                    </a:xfrm>
                    <a:prstGeom prst="rect">
                      <a:avLst/>
                    </a:prstGeom>
                  </pic:spPr>
                </pic:pic>
              </a:graphicData>
            </a:graphic>
          </wp:anchor>
        </w:drawing>
      </w:r>
    </w:p>
    <w:p w14:paraId="53D85000" w14:textId="77777777" w:rsidR="004E7388" w:rsidRDefault="00000000">
      <w:pPr>
        <w:spacing w:before="57"/>
        <w:ind w:left="34" w:right="31"/>
        <w:jc w:val="both"/>
        <w:rPr>
          <w:rFonts w:ascii="Calibri"/>
          <w:sz w:val="18"/>
        </w:rPr>
      </w:pPr>
      <w:r>
        <w:rPr>
          <w:rFonts w:ascii="Calibri"/>
          <w:b/>
          <w:sz w:val="18"/>
        </w:rPr>
        <w:t xml:space="preserve">Figure 10: </w:t>
      </w:r>
      <w:bookmarkStart w:id="116" w:name="_bookmark12"/>
      <w:bookmarkEnd w:id="116"/>
      <w:r>
        <w:rPr>
          <w:rFonts w:ascii="Calibri"/>
          <w:sz w:val="18"/>
        </w:rPr>
        <w:t>Class-conditional selection frequencies for the recurrent biomarkers from the best hybrid run. Remission is shown in red and non-remission in blue.</w:t>
      </w:r>
    </w:p>
    <w:p w14:paraId="2C820424" w14:textId="77777777" w:rsidR="004E7388" w:rsidRDefault="004E7388">
      <w:pPr>
        <w:pStyle w:val="BodyText"/>
        <w:rPr>
          <w:rFonts w:ascii="Calibri"/>
          <w:sz w:val="18"/>
        </w:rPr>
      </w:pPr>
    </w:p>
    <w:p w14:paraId="12E5A163" w14:textId="77777777" w:rsidR="004E7388" w:rsidRDefault="004E7388">
      <w:pPr>
        <w:pStyle w:val="BodyText"/>
        <w:spacing w:before="23"/>
        <w:rPr>
          <w:rFonts w:ascii="Calibri"/>
          <w:sz w:val="18"/>
        </w:rPr>
      </w:pPr>
    </w:p>
    <w:p w14:paraId="0E6D114F" w14:textId="77777777" w:rsidR="004E7388" w:rsidRDefault="00000000">
      <w:pPr>
        <w:pStyle w:val="Heading2"/>
        <w:numPr>
          <w:ilvl w:val="1"/>
          <w:numId w:val="3"/>
        </w:numPr>
        <w:tabs>
          <w:tab w:val="left" w:pos="470"/>
          <w:tab w:val="left" w:pos="472"/>
        </w:tabs>
        <w:spacing w:before="0" w:line="244" w:lineRule="auto"/>
        <w:ind w:right="1362"/>
      </w:pPr>
      <w:r>
        <w:rPr>
          <w:spacing w:val="-2"/>
        </w:rPr>
        <w:t xml:space="preserve">Effect-direction consistency and </w:t>
      </w:r>
      <w:r>
        <w:t>class-conditional patterns</w:t>
      </w:r>
    </w:p>
    <w:p w14:paraId="093DBBF9" w14:textId="77777777" w:rsidR="004E7388" w:rsidRDefault="00000000" w:rsidP="005F54C8">
      <w:pPr>
        <w:pStyle w:val="BodyText"/>
        <w:spacing w:before="3" w:line="249" w:lineRule="auto"/>
        <w:ind w:left="34" w:right="32" w:firstLine="298"/>
        <w:jc w:val="both"/>
      </w:pPr>
      <w:r>
        <w:t>The recurrent hybrid biomarkers showed perfect mean sign</w:t>
      </w:r>
      <w:r>
        <w:rPr>
          <w:spacing w:val="80"/>
        </w:rPr>
        <w:t xml:space="preserve"> </w:t>
      </w:r>
      <w:r>
        <w:t>consistency</w:t>
      </w:r>
      <w:r>
        <w:rPr>
          <w:spacing w:val="80"/>
        </w:rPr>
        <w:t xml:space="preserve"> </w:t>
      </w:r>
      <w:r>
        <w:t>across</w:t>
      </w:r>
      <w:r>
        <w:rPr>
          <w:spacing w:val="80"/>
        </w:rPr>
        <w:t xml:space="preserve"> </w:t>
      </w:r>
      <w:r>
        <w:t>the</w:t>
      </w:r>
      <w:r>
        <w:rPr>
          <w:spacing w:val="80"/>
        </w:rPr>
        <w:t xml:space="preserve"> </w:t>
      </w:r>
      <w:r>
        <w:t>effect-stability</w:t>
      </w:r>
      <w:r>
        <w:rPr>
          <w:spacing w:val="80"/>
        </w:rPr>
        <w:t xml:space="preserve"> </w:t>
      </w:r>
      <w:r>
        <w:t>summary. All</w:t>
      </w:r>
      <w:r>
        <w:rPr>
          <w:spacing w:val="40"/>
        </w:rPr>
        <w:t xml:space="preserve"> </w:t>
      </w:r>
      <w:r>
        <w:t>recurrent</w:t>
      </w:r>
      <w:r>
        <w:rPr>
          <w:spacing w:val="40"/>
        </w:rPr>
        <w:t xml:space="preserve"> </w:t>
      </w:r>
      <w:r>
        <w:t>features</w:t>
      </w:r>
      <w:r>
        <w:rPr>
          <w:spacing w:val="40"/>
        </w:rPr>
        <w:t xml:space="preserve"> </w:t>
      </w:r>
      <w:r>
        <w:t>retained</w:t>
      </w:r>
      <w:r>
        <w:rPr>
          <w:spacing w:val="40"/>
        </w:rPr>
        <w:t xml:space="preserve"> </w:t>
      </w:r>
      <w:r>
        <w:t>the</w:t>
      </w:r>
      <w:r>
        <w:rPr>
          <w:spacing w:val="40"/>
        </w:rPr>
        <w:t xml:space="preserve"> </w:t>
      </w:r>
      <w:r>
        <w:t>same</w:t>
      </w:r>
      <w:r>
        <w:rPr>
          <w:spacing w:val="40"/>
        </w:rPr>
        <w:t xml:space="preserve"> </w:t>
      </w:r>
      <w:r>
        <w:t>effect</w:t>
      </w:r>
      <w:r>
        <w:rPr>
          <w:spacing w:val="40"/>
        </w:rPr>
        <w:t xml:space="preserve"> </w:t>
      </w:r>
      <w:r>
        <w:t>direction across</w:t>
      </w:r>
      <w:r>
        <w:rPr>
          <w:spacing w:val="76"/>
        </w:rPr>
        <w:t xml:space="preserve"> </w:t>
      </w:r>
      <w:r>
        <w:t>the</w:t>
      </w:r>
      <w:r>
        <w:rPr>
          <w:spacing w:val="76"/>
        </w:rPr>
        <w:t xml:space="preserve"> </w:t>
      </w:r>
      <w:r>
        <w:t>folds</w:t>
      </w:r>
      <w:r>
        <w:rPr>
          <w:spacing w:val="76"/>
        </w:rPr>
        <w:t xml:space="preserve"> </w:t>
      </w:r>
      <w:r>
        <w:t>in</w:t>
      </w:r>
      <w:r>
        <w:rPr>
          <w:spacing w:val="76"/>
        </w:rPr>
        <w:t xml:space="preserve"> </w:t>
      </w:r>
      <w:r>
        <w:t>which</w:t>
      </w:r>
      <w:r>
        <w:rPr>
          <w:spacing w:val="76"/>
        </w:rPr>
        <w:t xml:space="preserve"> </w:t>
      </w:r>
      <w:r>
        <w:t>they</w:t>
      </w:r>
      <w:r>
        <w:rPr>
          <w:spacing w:val="76"/>
        </w:rPr>
        <w:t xml:space="preserve"> </w:t>
      </w:r>
      <w:r>
        <w:t>were</w:t>
      </w:r>
      <w:r>
        <w:rPr>
          <w:spacing w:val="76"/>
        </w:rPr>
        <w:t xml:space="preserve"> </w:t>
      </w:r>
      <w:r>
        <w:t>selected,</w:t>
      </w:r>
      <w:r>
        <w:rPr>
          <w:spacing w:val="76"/>
        </w:rPr>
        <w:t xml:space="preserve"> </w:t>
      </w:r>
      <w:r>
        <w:t>which supports</w:t>
      </w:r>
      <w:r>
        <w:rPr>
          <w:spacing w:val="-4"/>
        </w:rPr>
        <w:t xml:space="preserve"> </w:t>
      </w:r>
      <w:r>
        <w:t>treating</w:t>
      </w:r>
      <w:r>
        <w:rPr>
          <w:spacing w:val="-4"/>
        </w:rPr>
        <w:t xml:space="preserve"> </w:t>
      </w:r>
      <w:r>
        <w:t>them</w:t>
      </w:r>
      <w:r>
        <w:rPr>
          <w:spacing w:val="-4"/>
        </w:rPr>
        <w:t xml:space="preserve"> </w:t>
      </w:r>
      <w:r>
        <w:t>as</w:t>
      </w:r>
      <w:r>
        <w:rPr>
          <w:spacing w:val="-4"/>
        </w:rPr>
        <w:t xml:space="preserve"> </w:t>
      </w:r>
      <w:r>
        <w:t>promising</w:t>
      </w:r>
      <w:r>
        <w:rPr>
          <w:spacing w:val="-4"/>
        </w:rPr>
        <w:t xml:space="preserve"> </w:t>
      </w:r>
      <w:r>
        <w:t>biomarkers</w:t>
      </w:r>
      <w:r>
        <w:rPr>
          <w:spacing w:val="-4"/>
        </w:rPr>
        <w:t xml:space="preserve"> </w:t>
      </w:r>
      <w:r>
        <w:t>with</w:t>
      </w:r>
      <w:r>
        <w:rPr>
          <w:spacing w:val="-4"/>
        </w:rPr>
        <w:t xml:space="preserve"> </w:t>
      </w:r>
      <w:r>
        <w:t>stable directionality</w:t>
      </w:r>
      <w:r>
        <w:rPr>
          <w:spacing w:val="-13"/>
        </w:rPr>
        <w:t xml:space="preserve"> </w:t>
      </w:r>
      <w:r>
        <w:t>even</w:t>
      </w:r>
      <w:r>
        <w:rPr>
          <w:spacing w:val="-12"/>
        </w:rPr>
        <w:t xml:space="preserve"> </w:t>
      </w:r>
      <w:r>
        <w:t>when</w:t>
      </w:r>
      <w:r>
        <w:rPr>
          <w:spacing w:val="-13"/>
        </w:rPr>
        <w:t xml:space="preserve"> </w:t>
      </w:r>
      <w:r>
        <w:t>hard-set</w:t>
      </w:r>
      <w:r>
        <w:rPr>
          <w:spacing w:val="-12"/>
        </w:rPr>
        <w:t xml:space="preserve"> </w:t>
      </w:r>
      <w:r>
        <w:t>overlap</w:t>
      </w:r>
      <w:r>
        <w:rPr>
          <w:spacing w:val="-13"/>
        </w:rPr>
        <w:t xml:space="preserve"> </w:t>
      </w:r>
      <w:r>
        <w:t>remained</w:t>
      </w:r>
      <w:r>
        <w:rPr>
          <w:spacing w:val="-12"/>
        </w:rPr>
        <w:t xml:space="preserve"> </w:t>
      </w:r>
      <w:r>
        <w:t xml:space="preserve">modest. </w:t>
      </w:r>
      <w:r>
        <w:rPr>
          <w:rFonts w:ascii="BIZ UDGothic"/>
          <w:sz w:val="17"/>
        </w:rPr>
        <w:t xml:space="preserve">tp10_spectral_entropy </w:t>
      </w:r>
      <w:r>
        <w:t>and the frontal-temporal gamma</w:t>
      </w:r>
      <w:r>
        <w:rPr>
          <w:spacing w:val="40"/>
        </w:rPr>
        <w:t xml:space="preserve"> </w:t>
      </w:r>
      <w:r>
        <w:t>and beta difference terms were repeatedly associated with the</w:t>
      </w:r>
      <w:r>
        <w:rPr>
          <w:spacing w:val="80"/>
        </w:rPr>
        <w:t xml:space="preserve"> </w:t>
      </w:r>
      <w:r>
        <w:t>non-remission</w:t>
      </w:r>
      <w:r>
        <w:rPr>
          <w:spacing w:val="80"/>
        </w:rPr>
        <w:t xml:space="preserve"> </w:t>
      </w:r>
      <w:r>
        <w:t>group,</w:t>
      </w:r>
      <w:r>
        <w:rPr>
          <w:spacing w:val="80"/>
        </w:rPr>
        <w:t xml:space="preserve"> </w:t>
      </w:r>
      <w:r>
        <w:t>whereas</w:t>
      </w:r>
      <w:r>
        <w:rPr>
          <w:spacing w:val="80"/>
        </w:rPr>
        <w:t xml:space="preserve"> </w:t>
      </w:r>
      <w:r>
        <w:rPr>
          <w:rFonts w:ascii="BIZ UDGothic"/>
          <w:sz w:val="17"/>
        </w:rPr>
        <w:t xml:space="preserve">af7_zero_crossings </w:t>
      </w:r>
      <w:r>
        <w:t>was</w:t>
      </w:r>
      <w:r>
        <w:rPr>
          <w:spacing w:val="40"/>
        </w:rPr>
        <w:t xml:space="preserve"> </w:t>
      </w:r>
      <w:r>
        <w:t>more</w:t>
      </w:r>
      <w:r>
        <w:rPr>
          <w:spacing w:val="40"/>
        </w:rPr>
        <w:t xml:space="preserve"> </w:t>
      </w:r>
      <w:r>
        <w:t>frequently</w:t>
      </w:r>
      <w:r>
        <w:rPr>
          <w:spacing w:val="40"/>
        </w:rPr>
        <w:t xml:space="preserve"> </w:t>
      </w:r>
      <w:r>
        <w:t>selected</w:t>
      </w:r>
      <w:r>
        <w:rPr>
          <w:spacing w:val="40"/>
        </w:rPr>
        <w:t xml:space="preserve"> </w:t>
      </w:r>
      <w:r>
        <w:t>in</w:t>
      </w:r>
      <w:r>
        <w:rPr>
          <w:spacing w:val="40"/>
        </w:rPr>
        <w:t xml:space="preserve"> </w:t>
      </w:r>
      <w:r>
        <w:t>remission</w:t>
      </w:r>
      <w:r>
        <w:rPr>
          <w:spacing w:val="40"/>
        </w:rPr>
        <w:t xml:space="preserve"> </w:t>
      </w:r>
      <w:r>
        <w:t>folds.</w:t>
      </w:r>
      <w:r>
        <w:rPr>
          <w:spacing w:val="40"/>
        </w:rPr>
        <w:t xml:space="preserve"> </w:t>
      </w:r>
      <w:r>
        <w:t>The</w:t>
      </w:r>
      <w:r>
        <w:rPr>
          <w:spacing w:val="40"/>
        </w:rPr>
        <w:t xml:space="preserve"> </w:t>
      </w:r>
      <w:r>
        <w:rPr>
          <w:spacing w:val="-2"/>
        </w:rPr>
        <w:t>class-conditional</w:t>
      </w:r>
      <w:r>
        <w:rPr>
          <w:spacing w:val="4"/>
        </w:rPr>
        <w:t xml:space="preserve"> </w:t>
      </w:r>
      <w:r>
        <w:rPr>
          <w:spacing w:val="-2"/>
        </w:rPr>
        <w:t>selection</w:t>
      </w:r>
      <w:r>
        <w:rPr>
          <w:spacing w:val="4"/>
        </w:rPr>
        <w:t xml:space="preserve"> </w:t>
      </w:r>
      <w:r>
        <w:rPr>
          <w:spacing w:val="-2"/>
        </w:rPr>
        <w:t>frequencies</w:t>
      </w:r>
      <w:r>
        <w:rPr>
          <w:spacing w:val="5"/>
        </w:rPr>
        <w:t xml:space="preserve"> </w:t>
      </w:r>
      <w:r>
        <w:rPr>
          <w:spacing w:val="-2"/>
        </w:rPr>
        <w:t>make</w:t>
      </w:r>
      <w:r>
        <w:rPr>
          <w:spacing w:val="4"/>
        </w:rPr>
        <w:t xml:space="preserve"> </w:t>
      </w:r>
      <w:r>
        <w:rPr>
          <w:spacing w:val="-2"/>
        </w:rPr>
        <w:t>that</w:t>
      </w:r>
      <w:r>
        <w:rPr>
          <w:spacing w:val="4"/>
        </w:rPr>
        <w:t xml:space="preserve"> </w:t>
      </w:r>
      <w:r>
        <w:rPr>
          <w:spacing w:val="-2"/>
        </w:rPr>
        <w:t>separation</w:t>
      </w:r>
    </w:p>
    <w:p w14:paraId="206102BF" w14:textId="77777777" w:rsidR="004E7388" w:rsidRDefault="00000000" w:rsidP="005F54C8">
      <w:pPr>
        <w:pStyle w:val="BodyText"/>
        <w:spacing w:line="229" w:lineRule="exact"/>
        <w:ind w:left="34"/>
        <w:jc w:val="both"/>
      </w:pPr>
      <w:r>
        <w:t>visible</w:t>
      </w:r>
      <w:r>
        <w:rPr>
          <w:spacing w:val="-8"/>
        </w:rPr>
        <w:t xml:space="preserve"> </w:t>
      </w:r>
      <w:r>
        <w:t>at</w:t>
      </w:r>
      <w:r>
        <w:rPr>
          <w:spacing w:val="-7"/>
        </w:rPr>
        <w:t xml:space="preserve"> </w:t>
      </w:r>
      <w:r>
        <w:t>the</w:t>
      </w:r>
      <w:r>
        <w:rPr>
          <w:spacing w:val="-7"/>
        </w:rPr>
        <w:t xml:space="preserve"> </w:t>
      </w:r>
      <w:r>
        <w:t>level</w:t>
      </w:r>
      <w:r>
        <w:rPr>
          <w:spacing w:val="-7"/>
        </w:rPr>
        <w:t xml:space="preserve"> </w:t>
      </w:r>
      <w:r>
        <w:t>of</w:t>
      </w:r>
      <w:r>
        <w:rPr>
          <w:spacing w:val="-8"/>
        </w:rPr>
        <w:t xml:space="preserve"> </w:t>
      </w:r>
      <w:r>
        <w:t>foldwise</w:t>
      </w:r>
      <w:r>
        <w:rPr>
          <w:spacing w:val="-7"/>
        </w:rPr>
        <w:t xml:space="preserve"> </w:t>
      </w:r>
      <w:r>
        <w:t>recurrence</w:t>
      </w:r>
      <w:r>
        <w:rPr>
          <w:spacing w:val="-7"/>
        </w:rPr>
        <w:t xml:space="preserve"> </w:t>
      </w:r>
      <w:r>
        <w:t>(Figure</w:t>
      </w:r>
      <w:r>
        <w:rPr>
          <w:spacing w:val="-7"/>
        </w:rPr>
        <w:t xml:space="preserve"> </w:t>
      </w:r>
      <w:hyperlink w:anchor="_bookmark12" w:history="1">
        <w:r w:rsidR="004E7388">
          <w:rPr>
            <w:color w:val="2F4F4F"/>
            <w:spacing w:val="-4"/>
          </w:rPr>
          <w:t>10</w:t>
        </w:r>
      </w:hyperlink>
      <w:r>
        <w:rPr>
          <w:spacing w:val="-4"/>
        </w:rPr>
        <w:t>).</w:t>
      </w:r>
    </w:p>
    <w:p w14:paraId="44B31135" w14:textId="77777777" w:rsidR="004E7388" w:rsidRDefault="00000000" w:rsidP="005F54C8">
      <w:pPr>
        <w:pStyle w:val="BodyText"/>
        <w:spacing w:before="9" w:line="249" w:lineRule="auto"/>
        <w:ind w:left="34" w:right="32" w:firstLine="298"/>
        <w:jc w:val="both"/>
      </w:pPr>
      <w:r>
        <w:t>The effect-size summaries followed the same broad pattern,</w:t>
      </w:r>
      <w:r>
        <w:rPr>
          <w:spacing w:val="40"/>
        </w:rPr>
        <w:t xml:space="preserve"> </w:t>
      </w:r>
      <w:r>
        <w:t>with</w:t>
      </w:r>
      <w:r>
        <w:rPr>
          <w:spacing w:val="40"/>
        </w:rPr>
        <w:t xml:space="preserve"> </w:t>
      </w:r>
      <w:r>
        <w:rPr>
          <w:rFonts w:ascii="BIZ UDGothic"/>
          <w:sz w:val="17"/>
        </w:rPr>
        <w:t xml:space="preserve">af7_zero_crossings </w:t>
      </w:r>
      <w:r>
        <w:t>retaining</w:t>
      </w:r>
      <w:r>
        <w:rPr>
          <w:spacing w:val="40"/>
        </w:rPr>
        <w:t xml:space="preserve"> </w:t>
      </w:r>
      <w:r>
        <w:t>a</w:t>
      </w:r>
      <w:r>
        <w:rPr>
          <w:spacing w:val="40"/>
        </w:rPr>
        <w:t xml:space="preserve"> </w:t>
      </w:r>
      <w:r>
        <w:t xml:space="preserve">positive mean effect size and the main TP10 and frontal-temporal features retaining negative mean effects (Figure </w:t>
      </w:r>
      <w:hyperlink w:anchor="_bookmark14" w:history="1">
        <w:r w:rsidR="004E7388">
          <w:rPr>
            <w:color w:val="2F4F4F"/>
          </w:rPr>
          <w:t>11</w:t>
        </w:r>
      </w:hyperlink>
      <w:r>
        <w:t>). This distinction matters clinically. The selection-frequency deltas</w:t>
      </w:r>
      <w:r>
        <w:rPr>
          <w:spacing w:val="33"/>
        </w:rPr>
        <w:t xml:space="preserve"> </w:t>
      </w:r>
      <w:r>
        <w:t>do</w:t>
      </w:r>
      <w:r>
        <w:rPr>
          <w:spacing w:val="34"/>
        </w:rPr>
        <w:t xml:space="preserve"> </w:t>
      </w:r>
      <w:r>
        <w:t>not</w:t>
      </w:r>
      <w:r>
        <w:rPr>
          <w:spacing w:val="34"/>
        </w:rPr>
        <w:t xml:space="preserve"> </w:t>
      </w:r>
      <w:r>
        <w:t>justify</w:t>
      </w:r>
      <w:r>
        <w:rPr>
          <w:spacing w:val="34"/>
        </w:rPr>
        <w:t xml:space="preserve"> </w:t>
      </w:r>
      <w:r>
        <w:t>definitive</w:t>
      </w:r>
      <w:r>
        <w:rPr>
          <w:spacing w:val="34"/>
        </w:rPr>
        <w:t xml:space="preserve"> </w:t>
      </w:r>
      <w:r>
        <w:t>mechanistic</w:t>
      </w:r>
      <w:r>
        <w:rPr>
          <w:spacing w:val="34"/>
        </w:rPr>
        <w:t xml:space="preserve"> </w:t>
      </w:r>
      <w:r>
        <w:t>claims.</w:t>
      </w:r>
      <w:r>
        <w:rPr>
          <w:spacing w:val="34"/>
        </w:rPr>
        <w:t xml:space="preserve"> </w:t>
      </w:r>
      <w:r>
        <w:rPr>
          <w:spacing w:val="-4"/>
        </w:rPr>
        <w:t>They</w:t>
      </w:r>
    </w:p>
    <w:p w14:paraId="24A80475" w14:textId="77777777" w:rsidR="004E7388" w:rsidRDefault="004E7388">
      <w:pPr>
        <w:pStyle w:val="BodyText"/>
        <w:spacing w:line="249" w:lineRule="auto"/>
        <w:jc w:val="both"/>
        <w:sectPr w:rsidR="004E7388">
          <w:type w:val="continuous"/>
          <w:pgSz w:w="11910" w:h="15880"/>
          <w:pgMar w:top="980" w:right="992" w:bottom="700" w:left="992" w:header="702" w:footer="517" w:gutter="0"/>
          <w:cols w:num="2" w:space="720" w:equalWidth="0">
            <w:col w:w="4782" w:space="324"/>
            <w:col w:w="4820"/>
          </w:cols>
        </w:sectPr>
      </w:pPr>
    </w:p>
    <w:p w14:paraId="5CBFCD0D" w14:textId="77777777" w:rsidR="004E7388" w:rsidRDefault="004E7388">
      <w:pPr>
        <w:pStyle w:val="BodyText"/>
        <w:spacing w:before="54"/>
        <w:rPr>
          <w:sz w:val="18"/>
        </w:rPr>
      </w:pPr>
    </w:p>
    <w:p w14:paraId="452A4FAD" w14:textId="77777777" w:rsidR="004E7388" w:rsidRDefault="00000000">
      <w:pPr>
        <w:spacing w:line="219" w:lineRule="exact"/>
        <w:ind w:left="34"/>
        <w:rPr>
          <w:rFonts w:ascii="Calibri"/>
          <w:b/>
          <w:sz w:val="18"/>
        </w:rPr>
      </w:pPr>
      <w:bookmarkStart w:id="117" w:name="_bookmark13"/>
      <w:bookmarkEnd w:id="117"/>
      <w:r>
        <w:rPr>
          <w:rFonts w:ascii="Calibri"/>
          <w:b/>
          <w:w w:val="105"/>
          <w:sz w:val="18"/>
        </w:rPr>
        <w:t>Table</w:t>
      </w:r>
      <w:r>
        <w:rPr>
          <w:rFonts w:ascii="Calibri"/>
          <w:b/>
          <w:spacing w:val="15"/>
          <w:w w:val="105"/>
          <w:sz w:val="18"/>
        </w:rPr>
        <w:t xml:space="preserve"> </w:t>
      </w:r>
      <w:r>
        <w:rPr>
          <w:rFonts w:ascii="Calibri"/>
          <w:b/>
          <w:spacing w:val="-10"/>
          <w:w w:val="105"/>
          <w:sz w:val="18"/>
        </w:rPr>
        <w:t>5</w:t>
      </w:r>
    </w:p>
    <w:p w14:paraId="033F8588" w14:textId="77777777" w:rsidR="004E7388" w:rsidRDefault="00000000">
      <w:pPr>
        <w:spacing w:line="219" w:lineRule="exact"/>
        <w:ind w:left="34"/>
        <w:rPr>
          <w:rFonts w:ascii="Calibri" w:hAnsi="Calibri"/>
          <w:sz w:val="18"/>
        </w:rPr>
      </w:pPr>
      <w:r>
        <w:rPr>
          <w:rFonts w:ascii="Calibri" w:hAnsi="Calibri"/>
          <w:sz w:val="18"/>
        </w:rPr>
        <w:t>Recurrent</w:t>
      </w:r>
      <w:r>
        <w:rPr>
          <w:rFonts w:ascii="Calibri" w:hAnsi="Calibri"/>
          <w:spacing w:val="17"/>
          <w:sz w:val="18"/>
        </w:rPr>
        <w:t xml:space="preserve"> </w:t>
      </w:r>
      <w:r>
        <w:rPr>
          <w:rFonts w:ascii="Calibri" w:hAnsi="Calibri"/>
          <w:sz w:val="18"/>
        </w:rPr>
        <w:t>biomarkers</w:t>
      </w:r>
      <w:r>
        <w:rPr>
          <w:rFonts w:ascii="Calibri" w:hAnsi="Calibri"/>
          <w:spacing w:val="18"/>
          <w:sz w:val="18"/>
        </w:rPr>
        <w:t xml:space="preserve"> </w:t>
      </w:r>
      <w:r>
        <w:rPr>
          <w:rFonts w:ascii="Calibri" w:hAnsi="Calibri"/>
          <w:sz w:val="18"/>
        </w:rPr>
        <w:t>from</w:t>
      </w:r>
      <w:r>
        <w:rPr>
          <w:rFonts w:ascii="Calibri" w:hAnsi="Calibri"/>
          <w:spacing w:val="18"/>
          <w:sz w:val="18"/>
        </w:rPr>
        <w:t xml:space="preserve"> </w:t>
      </w:r>
      <w:r>
        <w:rPr>
          <w:rFonts w:ascii="Calibri" w:hAnsi="Calibri"/>
          <w:sz w:val="18"/>
        </w:rPr>
        <w:t>the</w:t>
      </w:r>
      <w:r>
        <w:rPr>
          <w:rFonts w:ascii="Calibri" w:hAnsi="Calibri"/>
          <w:spacing w:val="18"/>
          <w:sz w:val="18"/>
        </w:rPr>
        <w:t xml:space="preserve"> </w:t>
      </w:r>
      <w:r>
        <w:rPr>
          <w:rFonts w:ascii="Calibri" w:hAnsi="Calibri"/>
          <w:sz w:val="18"/>
        </w:rPr>
        <w:t>best</w:t>
      </w:r>
      <w:r>
        <w:rPr>
          <w:rFonts w:ascii="Calibri" w:hAnsi="Calibri"/>
          <w:spacing w:val="18"/>
          <w:sz w:val="18"/>
        </w:rPr>
        <w:t xml:space="preserve"> </w:t>
      </w:r>
      <w:r>
        <w:rPr>
          <w:rFonts w:ascii="Calibri" w:hAnsi="Calibri"/>
          <w:sz w:val="18"/>
        </w:rPr>
        <w:t>hybrid</w:t>
      </w:r>
      <w:r>
        <w:rPr>
          <w:rFonts w:ascii="Calibri" w:hAnsi="Calibri"/>
          <w:spacing w:val="19"/>
          <w:sz w:val="18"/>
        </w:rPr>
        <w:t xml:space="preserve"> </w:t>
      </w:r>
      <w:r>
        <w:rPr>
          <w:rFonts w:ascii="Calibri" w:hAnsi="Calibri"/>
          <w:sz w:val="18"/>
        </w:rPr>
        <w:t>run.</w:t>
      </w:r>
      <w:r>
        <w:rPr>
          <w:rFonts w:ascii="Calibri" w:hAnsi="Calibri"/>
          <w:spacing w:val="18"/>
          <w:sz w:val="18"/>
        </w:rPr>
        <w:t xml:space="preserve"> </w:t>
      </w:r>
      <w:r>
        <w:rPr>
          <w:rFonts w:ascii="Cambria" w:hAnsi="Cambria"/>
          <w:sz w:val="18"/>
        </w:rPr>
        <w:t>Δ</w:t>
      </w:r>
      <w:r>
        <w:rPr>
          <w:rFonts w:ascii="Cambria" w:hAnsi="Cambria"/>
          <w:spacing w:val="19"/>
          <w:sz w:val="18"/>
        </w:rPr>
        <w:t xml:space="preserve"> </w:t>
      </w:r>
      <w:r>
        <w:rPr>
          <w:rFonts w:ascii="Calibri" w:hAnsi="Calibri"/>
          <w:sz w:val="18"/>
        </w:rPr>
        <w:t>selection</w:t>
      </w:r>
      <w:r>
        <w:rPr>
          <w:rFonts w:ascii="Calibri" w:hAnsi="Calibri"/>
          <w:spacing w:val="18"/>
          <w:sz w:val="18"/>
        </w:rPr>
        <w:t xml:space="preserve"> </w:t>
      </w:r>
      <w:r>
        <w:rPr>
          <w:rFonts w:ascii="Calibri" w:hAnsi="Calibri"/>
          <w:sz w:val="18"/>
        </w:rPr>
        <w:t>is</w:t>
      </w:r>
      <w:r>
        <w:rPr>
          <w:rFonts w:ascii="Calibri" w:hAnsi="Calibri"/>
          <w:spacing w:val="18"/>
          <w:sz w:val="18"/>
        </w:rPr>
        <w:t xml:space="preserve"> </w:t>
      </w:r>
      <w:r>
        <w:rPr>
          <w:rFonts w:ascii="Calibri" w:hAnsi="Calibri"/>
          <w:sz w:val="18"/>
        </w:rPr>
        <w:t>remission</w:t>
      </w:r>
      <w:r>
        <w:rPr>
          <w:rFonts w:ascii="Calibri" w:hAnsi="Calibri"/>
          <w:spacing w:val="18"/>
          <w:sz w:val="18"/>
        </w:rPr>
        <w:t xml:space="preserve"> </w:t>
      </w:r>
      <w:r>
        <w:rPr>
          <w:rFonts w:ascii="Calibri" w:hAnsi="Calibri"/>
          <w:sz w:val="18"/>
        </w:rPr>
        <w:t>minus</w:t>
      </w:r>
      <w:r>
        <w:rPr>
          <w:rFonts w:ascii="Calibri" w:hAnsi="Calibri"/>
          <w:spacing w:val="18"/>
          <w:sz w:val="18"/>
        </w:rPr>
        <w:t xml:space="preserve"> </w:t>
      </w:r>
      <w:r>
        <w:rPr>
          <w:rFonts w:ascii="Calibri" w:hAnsi="Calibri"/>
          <w:sz w:val="18"/>
        </w:rPr>
        <w:t>non-remission</w:t>
      </w:r>
      <w:r>
        <w:rPr>
          <w:rFonts w:ascii="Calibri" w:hAnsi="Calibri"/>
          <w:spacing w:val="17"/>
          <w:sz w:val="18"/>
        </w:rPr>
        <w:t xml:space="preserve"> </w:t>
      </w:r>
      <w:r>
        <w:rPr>
          <w:rFonts w:ascii="Calibri" w:hAnsi="Calibri"/>
          <w:sz w:val="18"/>
        </w:rPr>
        <w:t>selection</w:t>
      </w:r>
      <w:r>
        <w:rPr>
          <w:rFonts w:ascii="Calibri" w:hAnsi="Calibri"/>
          <w:spacing w:val="19"/>
          <w:sz w:val="18"/>
        </w:rPr>
        <w:t xml:space="preserve"> </w:t>
      </w:r>
      <w:r>
        <w:rPr>
          <w:rFonts w:ascii="Calibri" w:hAnsi="Calibri"/>
          <w:spacing w:val="-2"/>
          <w:sz w:val="18"/>
        </w:rPr>
        <w:t>share.</w:t>
      </w:r>
    </w:p>
    <w:p w14:paraId="36F2522D" w14:textId="77777777" w:rsidR="004E7388" w:rsidRDefault="004E7388">
      <w:pPr>
        <w:pStyle w:val="BodyText"/>
        <w:spacing w:before="9"/>
        <w:rPr>
          <w:rFonts w:ascii="Calibri"/>
          <w:sz w:val="7"/>
        </w:rPr>
      </w:pPr>
    </w:p>
    <w:tbl>
      <w:tblPr>
        <w:tblW w:w="0" w:type="auto"/>
        <w:tblInd w:w="41" w:type="dxa"/>
        <w:tblLayout w:type="fixed"/>
        <w:tblCellMar>
          <w:left w:w="0" w:type="dxa"/>
          <w:right w:w="0" w:type="dxa"/>
        </w:tblCellMar>
        <w:tblLook w:val="01E0" w:firstRow="1" w:lastRow="1" w:firstColumn="1" w:lastColumn="1" w:noHBand="0" w:noVBand="0"/>
      </w:tblPr>
      <w:tblGrid>
        <w:gridCol w:w="3227"/>
        <w:gridCol w:w="679"/>
        <w:gridCol w:w="702"/>
        <w:gridCol w:w="762"/>
        <w:gridCol w:w="1084"/>
        <w:gridCol w:w="873"/>
        <w:gridCol w:w="2459"/>
      </w:tblGrid>
      <w:tr w:rsidR="004E7388" w14:paraId="61C4325A" w14:textId="77777777">
        <w:trPr>
          <w:trHeight w:val="323"/>
        </w:trPr>
        <w:tc>
          <w:tcPr>
            <w:tcW w:w="3227" w:type="dxa"/>
            <w:tcBorders>
              <w:top w:val="single" w:sz="8" w:space="0" w:color="000000"/>
              <w:bottom w:val="single" w:sz="6" w:space="0" w:color="000000"/>
            </w:tcBorders>
          </w:tcPr>
          <w:p w14:paraId="094762CB" w14:textId="77777777" w:rsidR="004E7388" w:rsidRDefault="00000000">
            <w:pPr>
              <w:pStyle w:val="TableParagraph"/>
              <w:spacing w:before="38" w:line="240" w:lineRule="auto"/>
              <w:ind w:left="126" w:right="0"/>
              <w:jc w:val="left"/>
              <w:rPr>
                <w:sz w:val="19"/>
              </w:rPr>
            </w:pPr>
            <w:r>
              <w:rPr>
                <w:spacing w:val="-2"/>
                <w:sz w:val="19"/>
              </w:rPr>
              <w:t>Feature</w:t>
            </w:r>
          </w:p>
        </w:tc>
        <w:tc>
          <w:tcPr>
            <w:tcW w:w="679" w:type="dxa"/>
            <w:tcBorders>
              <w:top w:val="single" w:sz="8" w:space="0" w:color="000000"/>
              <w:bottom w:val="single" w:sz="6" w:space="0" w:color="000000"/>
            </w:tcBorders>
          </w:tcPr>
          <w:p w14:paraId="12A5B315" w14:textId="77777777" w:rsidR="004E7388" w:rsidRDefault="00000000">
            <w:pPr>
              <w:pStyle w:val="TableParagraph"/>
              <w:spacing w:before="38" w:line="240" w:lineRule="auto"/>
              <w:rPr>
                <w:sz w:val="19"/>
              </w:rPr>
            </w:pPr>
            <w:r>
              <w:rPr>
                <w:spacing w:val="-4"/>
                <w:w w:val="105"/>
                <w:sz w:val="19"/>
              </w:rPr>
              <w:t>Folds</w:t>
            </w:r>
          </w:p>
        </w:tc>
        <w:tc>
          <w:tcPr>
            <w:tcW w:w="702" w:type="dxa"/>
            <w:tcBorders>
              <w:top w:val="single" w:sz="8" w:space="0" w:color="000000"/>
              <w:bottom w:val="single" w:sz="6" w:space="0" w:color="000000"/>
            </w:tcBorders>
          </w:tcPr>
          <w:p w14:paraId="79D3DBFB" w14:textId="77777777" w:rsidR="004E7388" w:rsidRDefault="00000000">
            <w:pPr>
              <w:pStyle w:val="TableParagraph"/>
              <w:spacing w:before="38" w:line="240" w:lineRule="auto"/>
              <w:rPr>
                <w:sz w:val="19"/>
              </w:rPr>
            </w:pPr>
            <w:r>
              <w:rPr>
                <w:spacing w:val="-2"/>
                <w:w w:val="105"/>
                <w:sz w:val="19"/>
              </w:rPr>
              <w:t>Share</w:t>
            </w:r>
          </w:p>
        </w:tc>
        <w:tc>
          <w:tcPr>
            <w:tcW w:w="762" w:type="dxa"/>
            <w:tcBorders>
              <w:top w:val="single" w:sz="8" w:space="0" w:color="000000"/>
              <w:bottom w:val="single" w:sz="6" w:space="0" w:color="000000"/>
            </w:tcBorders>
          </w:tcPr>
          <w:p w14:paraId="4FAB2498" w14:textId="77777777" w:rsidR="004E7388" w:rsidRDefault="00000000">
            <w:pPr>
              <w:pStyle w:val="TableParagraph"/>
              <w:spacing w:before="38" w:line="240" w:lineRule="auto"/>
              <w:rPr>
                <w:sz w:val="19"/>
              </w:rPr>
            </w:pPr>
            <w:r>
              <w:rPr>
                <w:rFonts w:ascii="Cambria" w:hAnsi="Cambria"/>
                <w:w w:val="110"/>
                <w:sz w:val="19"/>
              </w:rPr>
              <w:t>Δ</w:t>
            </w:r>
            <w:r>
              <w:rPr>
                <w:rFonts w:ascii="Cambria" w:hAnsi="Cambria"/>
                <w:spacing w:val="29"/>
                <w:w w:val="110"/>
                <w:sz w:val="19"/>
              </w:rPr>
              <w:t xml:space="preserve"> </w:t>
            </w:r>
            <w:r>
              <w:rPr>
                <w:spacing w:val="-4"/>
                <w:w w:val="110"/>
                <w:sz w:val="19"/>
              </w:rPr>
              <w:t>sel.</w:t>
            </w:r>
          </w:p>
        </w:tc>
        <w:tc>
          <w:tcPr>
            <w:tcW w:w="1084" w:type="dxa"/>
            <w:tcBorders>
              <w:top w:val="single" w:sz="8" w:space="0" w:color="000000"/>
              <w:bottom w:val="single" w:sz="6" w:space="0" w:color="000000"/>
            </w:tcBorders>
          </w:tcPr>
          <w:p w14:paraId="73A7B129" w14:textId="77777777" w:rsidR="004E7388" w:rsidRDefault="00000000">
            <w:pPr>
              <w:pStyle w:val="TableParagraph"/>
              <w:spacing w:before="38" w:line="240" w:lineRule="auto"/>
              <w:ind w:left="2" w:right="2"/>
              <w:rPr>
                <w:sz w:val="19"/>
              </w:rPr>
            </w:pPr>
            <w:r>
              <w:rPr>
                <w:w w:val="105"/>
                <w:sz w:val="19"/>
              </w:rPr>
              <w:t>Sign</w:t>
            </w:r>
            <w:r>
              <w:rPr>
                <w:spacing w:val="31"/>
                <w:w w:val="105"/>
                <w:sz w:val="19"/>
              </w:rPr>
              <w:t xml:space="preserve"> </w:t>
            </w:r>
            <w:r>
              <w:rPr>
                <w:spacing w:val="-2"/>
                <w:w w:val="105"/>
                <w:sz w:val="19"/>
              </w:rPr>
              <w:t>cons.</w:t>
            </w:r>
          </w:p>
        </w:tc>
        <w:tc>
          <w:tcPr>
            <w:tcW w:w="873" w:type="dxa"/>
            <w:tcBorders>
              <w:top w:val="single" w:sz="8" w:space="0" w:color="000000"/>
              <w:bottom w:val="single" w:sz="6" w:space="0" w:color="000000"/>
            </w:tcBorders>
          </w:tcPr>
          <w:p w14:paraId="034458DA" w14:textId="77777777" w:rsidR="004E7388" w:rsidRDefault="00000000">
            <w:pPr>
              <w:pStyle w:val="TableParagraph"/>
              <w:spacing w:before="38" w:line="240" w:lineRule="auto"/>
              <w:ind w:left="7" w:right="8"/>
              <w:rPr>
                <w:rFonts w:ascii="Cambria" w:eastAsia="Cambria"/>
                <w:sz w:val="19"/>
              </w:rPr>
            </w:pPr>
            <w:r>
              <w:rPr>
                <w:sz w:val="19"/>
              </w:rPr>
              <w:t>Mean</w:t>
            </w:r>
            <w:r>
              <w:rPr>
                <w:spacing w:val="15"/>
                <w:sz w:val="19"/>
              </w:rPr>
              <w:t xml:space="preserve"> </w:t>
            </w:r>
            <w:r>
              <w:rPr>
                <w:rFonts w:ascii="Cambria" w:eastAsia="Cambria"/>
                <w:spacing w:val="-10"/>
                <w:sz w:val="19"/>
              </w:rPr>
              <w:t>𝑑</w:t>
            </w:r>
          </w:p>
        </w:tc>
        <w:tc>
          <w:tcPr>
            <w:tcW w:w="2459" w:type="dxa"/>
            <w:tcBorders>
              <w:top w:val="single" w:sz="8" w:space="0" w:color="000000"/>
              <w:bottom w:val="single" w:sz="6" w:space="0" w:color="000000"/>
            </w:tcBorders>
          </w:tcPr>
          <w:p w14:paraId="70114656" w14:textId="77777777" w:rsidR="004E7388" w:rsidRDefault="00000000">
            <w:pPr>
              <w:pStyle w:val="TableParagraph"/>
              <w:spacing w:before="38" w:line="240" w:lineRule="auto"/>
              <w:ind w:left="10" w:right="0"/>
              <w:rPr>
                <w:sz w:val="19"/>
              </w:rPr>
            </w:pPr>
            <w:r>
              <w:rPr>
                <w:w w:val="105"/>
                <w:sz w:val="19"/>
              </w:rPr>
              <w:t>Effect</w:t>
            </w:r>
            <w:r>
              <w:rPr>
                <w:spacing w:val="22"/>
                <w:w w:val="105"/>
                <w:sz w:val="19"/>
              </w:rPr>
              <w:t xml:space="preserve"> </w:t>
            </w:r>
            <w:r>
              <w:rPr>
                <w:spacing w:val="-2"/>
                <w:w w:val="105"/>
                <w:sz w:val="19"/>
              </w:rPr>
              <w:t>direction</w:t>
            </w:r>
          </w:p>
        </w:tc>
      </w:tr>
      <w:tr w:rsidR="004E7388" w14:paraId="6800597D" w14:textId="77777777">
        <w:trPr>
          <w:trHeight w:val="279"/>
        </w:trPr>
        <w:tc>
          <w:tcPr>
            <w:tcW w:w="3227" w:type="dxa"/>
            <w:tcBorders>
              <w:top w:val="single" w:sz="6" w:space="0" w:color="000000"/>
            </w:tcBorders>
          </w:tcPr>
          <w:p w14:paraId="3ECC80AF" w14:textId="77777777" w:rsidR="004E7388" w:rsidRDefault="00000000">
            <w:pPr>
              <w:pStyle w:val="TableParagraph"/>
              <w:spacing w:before="38" w:line="221" w:lineRule="exact"/>
              <w:ind w:left="126" w:right="0"/>
              <w:jc w:val="left"/>
              <w:rPr>
                <w:sz w:val="19"/>
              </w:rPr>
            </w:pPr>
            <w:r>
              <w:rPr>
                <w:spacing w:val="-2"/>
                <w:w w:val="105"/>
                <w:sz w:val="19"/>
              </w:rPr>
              <w:t>tp10_spectral_entropy</w:t>
            </w:r>
          </w:p>
        </w:tc>
        <w:tc>
          <w:tcPr>
            <w:tcW w:w="679" w:type="dxa"/>
            <w:tcBorders>
              <w:top w:val="single" w:sz="6" w:space="0" w:color="000000"/>
            </w:tcBorders>
          </w:tcPr>
          <w:p w14:paraId="4671992F" w14:textId="77777777" w:rsidR="004E7388" w:rsidRDefault="00000000">
            <w:pPr>
              <w:pStyle w:val="TableParagraph"/>
              <w:spacing w:before="38" w:line="221" w:lineRule="exact"/>
              <w:ind w:left="0"/>
              <w:rPr>
                <w:sz w:val="19"/>
              </w:rPr>
            </w:pPr>
            <w:r>
              <w:rPr>
                <w:spacing w:val="-10"/>
                <w:sz w:val="19"/>
              </w:rPr>
              <w:t>8</w:t>
            </w:r>
          </w:p>
        </w:tc>
        <w:tc>
          <w:tcPr>
            <w:tcW w:w="702" w:type="dxa"/>
            <w:tcBorders>
              <w:top w:val="single" w:sz="6" w:space="0" w:color="000000"/>
            </w:tcBorders>
          </w:tcPr>
          <w:p w14:paraId="0F0E713A" w14:textId="77777777" w:rsidR="004E7388" w:rsidRDefault="00000000">
            <w:pPr>
              <w:pStyle w:val="TableParagraph"/>
              <w:spacing w:before="38" w:line="221" w:lineRule="exact"/>
              <w:ind w:left="0"/>
              <w:rPr>
                <w:sz w:val="19"/>
              </w:rPr>
            </w:pPr>
            <w:r>
              <w:rPr>
                <w:spacing w:val="-2"/>
                <w:sz w:val="19"/>
              </w:rPr>
              <w:t>0.381</w:t>
            </w:r>
          </w:p>
        </w:tc>
        <w:tc>
          <w:tcPr>
            <w:tcW w:w="762" w:type="dxa"/>
            <w:tcBorders>
              <w:top w:val="single" w:sz="6" w:space="0" w:color="000000"/>
            </w:tcBorders>
          </w:tcPr>
          <w:p w14:paraId="381A66AF" w14:textId="77777777" w:rsidR="004E7388" w:rsidRDefault="00000000">
            <w:pPr>
              <w:pStyle w:val="TableParagraph"/>
              <w:spacing w:before="38" w:line="221" w:lineRule="exact"/>
              <w:ind w:right="2"/>
              <w:rPr>
                <w:sz w:val="19"/>
              </w:rPr>
            </w:pPr>
            <w:r>
              <w:rPr>
                <w:sz w:val="19"/>
              </w:rPr>
              <w:t>-</w:t>
            </w:r>
            <w:r>
              <w:rPr>
                <w:spacing w:val="-2"/>
                <w:sz w:val="19"/>
              </w:rPr>
              <w:t>0.571</w:t>
            </w:r>
          </w:p>
        </w:tc>
        <w:tc>
          <w:tcPr>
            <w:tcW w:w="1084" w:type="dxa"/>
            <w:tcBorders>
              <w:top w:val="single" w:sz="6" w:space="0" w:color="000000"/>
            </w:tcBorders>
          </w:tcPr>
          <w:p w14:paraId="67E20C48" w14:textId="77777777" w:rsidR="004E7388" w:rsidRDefault="00000000">
            <w:pPr>
              <w:pStyle w:val="TableParagraph"/>
              <w:spacing w:before="38" w:line="221" w:lineRule="exact"/>
              <w:ind w:left="2" w:right="2"/>
              <w:rPr>
                <w:sz w:val="19"/>
              </w:rPr>
            </w:pPr>
            <w:r>
              <w:rPr>
                <w:spacing w:val="-2"/>
                <w:sz w:val="19"/>
              </w:rPr>
              <w:t>1.000</w:t>
            </w:r>
          </w:p>
        </w:tc>
        <w:tc>
          <w:tcPr>
            <w:tcW w:w="873" w:type="dxa"/>
            <w:tcBorders>
              <w:top w:val="single" w:sz="6" w:space="0" w:color="000000"/>
            </w:tcBorders>
          </w:tcPr>
          <w:p w14:paraId="65FE15A6" w14:textId="77777777" w:rsidR="004E7388" w:rsidRDefault="00000000">
            <w:pPr>
              <w:pStyle w:val="TableParagraph"/>
              <w:spacing w:before="38" w:line="221" w:lineRule="exact"/>
              <w:ind w:left="7" w:right="2"/>
              <w:rPr>
                <w:sz w:val="19"/>
              </w:rPr>
            </w:pPr>
            <w:r>
              <w:rPr>
                <w:sz w:val="19"/>
              </w:rPr>
              <w:t>-</w:t>
            </w:r>
            <w:r>
              <w:rPr>
                <w:spacing w:val="-2"/>
                <w:sz w:val="19"/>
              </w:rPr>
              <w:t>0.935</w:t>
            </w:r>
          </w:p>
        </w:tc>
        <w:tc>
          <w:tcPr>
            <w:tcW w:w="2459" w:type="dxa"/>
            <w:tcBorders>
              <w:top w:val="single" w:sz="6" w:space="0" w:color="000000"/>
            </w:tcBorders>
          </w:tcPr>
          <w:p w14:paraId="5F9165EF" w14:textId="77777777" w:rsidR="004E7388" w:rsidRDefault="00000000">
            <w:pPr>
              <w:pStyle w:val="TableParagraph"/>
              <w:spacing w:before="38" w:line="221" w:lineRule="exact"/>
              <w:ind w:left="10" w:right="3"/>
              <w:rPr>
                <w:sz w:val="19"/>
              </w:rPr>
            </w:pPr>
            <w:r>
              <w:rPr>
                <w:sz w:val="19"/>
              </w:rPr>
              <w:t>Non-remission</w:t>
            </w:r>
            <w:r>
              <w:rPr>
                <w:spacing w:val="51"/>
                <w:sz w:val="19"/>
              </w:rPr>
              <w:t xml:space="preserve"> </w:t>
            </w:r>
            <w:r>
              <w:rPr>
                <w:sz w:val="19"/>
              </w:rPr>
              <w:t>&gt;</w:t>
            </w:r>
            <w:r>
              <w:rPr>
                <w:spacing w:val="50"/>
                <w:sz w:val="19"/>
              </w:rPr>
              <w:t xml:space="preserve"> </w:t>
            </w:r>
            <w:r>
              <w:rPr>
                <w:spacing w:val="-2"/>
                <w:sz w:val="19"/>
              </w:rPr>
              <w:t>remission</w:t>
            </w:r>
          </w:p>
        </w:tc>
      </w:tr>
      <w:tr w:rsidR="004E7388" w14:paraId="5BD0A992" w14:textId="77777777">
        <w:trPr>
          <w:trHeight w:val="231"/>
        </w:trPr>
        <w:tc>
          <w:tcPr>
            <w:tcW w:w="3227" w:type="dxa"/>
          </w:tcPr>
          <w:p w14:paraId="7075FE2D" w14:textId="77777777" w:rsidR="004E7388" w:rsidRDefault="00000000">
            <w:pPr>
              <w:pStyle w:val="TableParagraph"/>
              <w:ind w:left="126" w:right="0"/>
              <w:jc w:val="left"/>
              <w:rPr>
                <w:sz w:val="19"/>
              </w:rPr>
            </w:pPr>
            <w:r>
              <w:rPr>
                <w:spacing w:val="-2"/>
                <w:w w:val="110"/>
                <w:sz w:val="19"/>
              </w:rPr>
              <w:t>left_frontal_temporal_diff_gamma</w:t>
            </w:r>
          </w:p>
        </w:tc>
        <w:tc>
          <w:tcPr>
            <w:tcW w:w="679" w:type="dxa"/>
          </w:tcPr>
          <w:p w14:paraId="79A50885" w14:textId="77777777" w:rsidR="004E7388" w:rsidRDefault="00000000">
            <w:pPr>
              <w:pStyle w:val="TableParagraph"/>
              <w:ind w:left="0"/>
              <w:rPr>
                <w:sz w:val="19"/>
              </w:rPr>
            </w:pPr>
            <w:r>
              <w:rPr>
                <w:spacing w:val="-10"/>
                <w:sz w:val="19"/>
              </w:rPr>
              <w:t>4</w:t>
            </w:r>
          </w:p>
        </w:tc>
        <w:tc>
          <w:tcPr>
            <w:tcW w:w="702" w:type="dxa"/>
          </w:tcPr>
          <w:p w14:paraId="4B44C00A" w14:textId="77777777" w:rsidR="004E7388" w:rsidRDefault="00000000">
            <w:pPr>
              <w:pStyle w:val="TableParagraph"/>
              <w:ind w:left="0"/>
              <w:rPr>
                <w:sz w:val="19"/>
              </w:rPr>
            </w:pPr>
            <w:r>
              <w:rPr>
                <w:spacing w:val="-2"/>
                <w:sz w:val="19"/>
              </w:rPr>
              <w:t>0.190</w:t>
            </w:r>
          </w:p>
        </w:tc>
        <w:tc>
          <w:tcPr>
            <w:tcW w:w="762" w:type="dxa"/>
          </w:tcPr>
          <w:p w14:paraId="278824DD" w14:textId="77777777" w:rsidR="004E7388" w:rsidRDefault="00000000">
            <w:pPr>
              <w:pStyle w:val="TableParagraph"/>
              <w:ind w:right="2"/>
              <w:rPr>
                <w:sz w:val="19"/>
              </w:rPr>
            </w:pPr>
            <w:r>
              <w:rPr>
                <w:sz w:val="19"/>
              </w:rPr>
              <w:t>-</w:t>
            </w:r>
            <w:r>
              <w:rPr>
                <w:spacing w:val="-2"/>
                <w:sz w:val="19"/>
              </w:rPr>
              <w:t>0.071</w:t>
            </w:r>
          </w:p>
        </w:tc>
        <w:tc>
          <w:tcPr>
            <w:tcW w:w="1084" w:type="dxa"/>
          </w:tcPr>
          <w:p w14:paraId="2CFAF4F9" w14:textId="77777777" w:rsidR="004E7388" w:rsidRDefault="00000000">
            <w:pPr>
              <w:pStyle w:val="TableParagraph"/>
              <w:ind w:left="0" w:right="2"/>
              <w:rPr>
                <w:sz w:val="19"/>
              </w:rPr>
            </w:pPr>
            <w:r>
              <w:rPr>
                <w:spacing w:val="-2"/>
                <w:sz w:val="19"/>
              </w:rPr>
              <w:t>1.000</w:t>
            </w:r>
          </w:p>
        </w:tc>
        <w:tc>
          <w:tcPr>
            <w:tcW w:w="873" w:type="dxa"/>
          </w:tcPr>
          <w:p w14:paraId="3294C142" w14:textId="77777777" w:rsidR="004E7388" w:rsidRDefault="00000000">
            <w:pPr>
              <w:pStyle w:val="TableParagraph"/>
              <w:ind w:left="7" w:right="4"/>
              <w:rPr>
                <w:sz w:val="19"/>
              </w:rPr>
            </w:pPr>
            <w:r>
              <w:rPr>
                <w:sz w:val="19"/>
              </w:rPr>
              <w:t>-</w:t>
            </w:r>
            <w:r>
              <w:rPr>
                <w:spacing w:val="-2"/>
                <w:sz w:val="19"/>
              </w:rPr>
              <w:t>1.059</w:t>
            </w:r>
          </w:p>
        </w:tc>
        <w:tc>
          <w:tcPr>
            <w:tcW w:w="2459" w:type="dxa"/>
          </w:tcPr>
          <w:p w14:paraId="0FC6E1CA" w14:textId="77777777" w:rsidR="004E7388" w:rsidRDefault="00000000">
            <w:pPr>
              <w:pStyle w:val="TableParagraph"/>
              <w:ind w:left="10" w:right="5"/>
              <w:rPr>
                <w:sz w:val="19"/>
              </w:rPr>
            </w:pPr>
            <w:r>
              <w:rPr>
                <w:sz w:val="19"/>
              </w:rPr>
              <w:t>Non-remission</w:t>
            </w:r>
            <w:r>
              <w:rPr>
                <w:spacing w:val="47"/>
                <w:sz w:val="19"/>
              </w:rPr>
              <w:t xml:space="preserve"> </w:t>
            </w:r>
            <w:r>
              <w:rPr>
                <w:sz w:val="19"/>
              </w:rPr>
              <w:t>&gt;</w:t>
            </w:r>
            <w:r>
              <w:rPr>
                <w:spacing w:val="50"/>
                <w:sz w:val="19"/>
              </w:rPr>
              <w:t xml:space="preserve"> </w:t>
            </w:r>
            <w:r>
              <w:rPr>
                <w:spacing w:val="-2"/>
                <w:sz w:val="19"/>
              </w:rPr>
              <w:t>remission</w:t>
            </w:r>
          </w:p>
        </w:tc>
      </w:tr>
      <w:tr w:rsidR="004E7388" w14:paraId="501DCFD8" w14:textId="77777777">
        <w:trPr>
          <w:trHeight w:val="231"/>
        </w:trPr>
        <w:tc>
          <w:tcPr>
            <w:tcW w:w="3227" w:type="dxa"/>
          </w:tcPr>
          <w:p w14:paraId="6F061FCD" w14:textId="77777777" w:rsidR="004E7388" w:rsidRDefault="00000000">
            <w:pPr>
              <w:pStyle w:val="TableParagraph"/>
              <w:ind w:left="126" w:right="0"/>
              <w:jc w:val="left"/>
              <w:rPr>
                <w:sz w:val="19"/>
              </w:rPr>
            </w:pPr>
            <w:r>
              <w:rPr>
                <w:spacing w:val="-2"/>
                <w:w w:val="110"/>
                <w:sz w:val="19"/>
              </w:rPr>
              <w:t>left_frontal_temporal_diff_beta</w:t>
            </w:r>
          </w:p>
        </w:tc>
        <w:tc>
          <w:tcPr>
            <w:tcW w:w="679" w:type="dxa"/>
          </w:tcPr>
          <w:p w14:paraId="58FEEC8A" w14:textId="77777777" w:rsidR="004E7388" w:rsidRDefault="00000000">
            <w:pPr>
              <w:pStyle w:val="TableParagraph"/>
              <w:ind w:left="0"/>
              <w:rPr>
                <w:sz w:val="19"/>
              </w:rPr>
            </w:pPr>
            <w:r>
              <w:rPr>
                <w:spacing w:val="-10"/>
                <w:sz w:val="19"/>
              </w:rPr>
              <w:t>3</w:t>
            </w:r>
          </w:p>
        </w:tc>
        <w:tc>
          <w:tcPr>
            <w:tcW w:w="702" w:type="dxa"/>
          </w:tcPr>
          <w:p w14:paraId="46C547B8" w14:textId="77777777" w:rsidR="004E7388" w:rsidRDefault="00000000">
            <w:pPr>
              <w:pStyle w:val="TableParagraph"/>
              <w:ind w:left="0"/>
              <w:rPr>
                <w:sz w:val="19"/>
              </w:rPr>
            </w:pPr>
            <w:r>
              <w:rPr>
                <w:spacing w:val="-2"/>
                <w:sz w:val="19"/>
              </w:rPr>
              <w:t>0.143</w:t>
            </w:r>
          </w:p>
        </w:tc>
        <w:tc>
          <w:tcPr>
            <w:tcW w:w="762" w:type="dxa"/>
          </w:tcPr>
          <w:p w14:paraId="195D32AA" w14:textId="77777777" w:rsidR="004E7388" w:rsidRDefault="00000000">
            <w:pPr>
              <w:pStyle w:val="TableParagraph"/>
              <w:rPr>
                <w:sz w:val="19"/>
              </w:rPr>
            </w:pPr>
            <w:r>
              <w:rPr>
                <w:spacing w:val="-2"/>
                <w:sz w:val="19"/>
              </w:rPr>
              <w:t>0.000</w:t>
            </w:r>
          </w:p>
        </w:tc>
        <w:tc>
          <w:tcPr>
            <w:tcW w:w="1084" w:type="dxa"/>
          </w:tcPr>
          <w:p w14:paraId="276D6EEA" w14:textId="77777777" w:rsidR="004E7388" w:rsidRDefault="00000000">
            <w:pPr>
              <w:pStyle w:val="TableParagraph"/>
              <w:ind w:right="2"/>
              <w:rPr>
                <w:sz w:val="19"/>
              </w:rPr>
            </w:pPr>
            <w:r>
              <w:rPr>
                <w:spacing w:val="-2"/>
                <w:sz w:val="19"/>
              </w:rPr>
              <w:t>1.000</w:t>
            </w:r>
          </w:p>
        </w:tc>
        <w:tc>
          <w:tcPr>
            <w:tcW w:w="873" w:type="dxa"/>
          </w:tcPr>
          <w:p w14:paraId="2C44C19A" w14:textId="77777777" w:rsidR="004E7388" w:rsidRDefault="00000000">
            <w:pPr>
              <w:pStyle w:val="TableParagraph"/>
              <w:ind w:left="7" w:right="4"/>
              <w:rPr>
                <w:sz w:val="19"/>
              </w:rPr>
            </w:pPr>
            <w:r>
              <w:rPr>
                <w:sz w:val="19"/>
              </w:rPr>
              <w:t>-</w:t>
            </w:r>
            <w:r>
              <w:rPr>
                <w:spacing w:val="-2"/>
                <w:sz w:val="19"/>
              </w:rPr>
              <w:t>0.915</w:t>
            </w:r>
          </w:p>
        </w:tc>
        <w:tc>
          <w:tcPr>
            <w:tcW w:w="2459" w:type="dxa"/>
          </w:tcPr>
          <w:p w14:paraId="64C40C6E" w14:textId="77777777" w:rsidR="004E7388" w:rsidRDefault="00000000">
            <w:pPr>
              <w:pStyle w:val="TableParagraph"/>
              <w:ind w:left="10" w:right="5"/>
              <w:rPr>
                <w:sz w:val="19"/>
              </w:rPr>
            </w:pPr>
            <w:r>
              <w:rPr>
                <w:sz w:val="19"/>
              </w:rPr>
              <w:t>Non-remission</w:t>
            </w:r>
            <w:r>
              <w:rPr>
                <w:spacing w:val="47"/>
                <w:sz w:val="19"/>
              </w:rPr>
              <w:t xml:space="preserve"> </w:t>
            </w:r>
            <w:r>
              <w:rPr>
                <w:sz w:val="19"/>
              </w:rPr>
              <w:t>&gt;</w:t>
            </w:r>
            <w:r>
              <w:rPr>
                <w:spacing w:val="50"/>
                <w:sz w:val="19"/>
              </w:rPr>
              <w:t xml:space="preserve"> </w:t>
            </w:r>
            <w:r>
              <w:rPr>
                <w:spacing w:val="-2"/>
                <w:sz w:val="19"/>
              </w:rPr>
              <w:t>remission</w:t>
            </w:r>
          </w:p>
        </w:tc>
      </w:tr>
      <w:tr w:rsidR="004E7388" w14:paraId="2B858348" w14:textId="77777777">
        <w:trPr>
          <w:trHeight w:val="231"/>
        </w:trPr>
        <w:tc>
          <w:tcPr>
            <w:tcW w:w="3227" w:type="dxa"/>
          </w:tcPr>
          <w:p w14:paraId="22BB8349" w14:textId="77777777" w:rsidR="004E7388" w:rsidRDefault="00000000">
            <w:pPr>
              <w:pStyle w:val="TableParagraph"/>
              <w:ind w:left="126" w:right="0"/>
              <w:jc w:val="left"/>
              <w:rPr>
                <w:sz w:val="19"/>
              </w:rPr>
            </w:pPr>
            <w:r>
              <w:rPr>
                <w:spacing w:val="-2"/>
                <w:w w:val="110"/>
                <w:sz w:val="19"/>
              </w:rPr>
              <w:t>af7_zero_crossings</w:t>
            </w:r>
          </w:p>
        </w:tc>
        <w:tc>
          <w:tcPr>
            <w:tcW w:w="679" w:type="dxa"/>
          </w:tcPr>
          <w:p w14:paraId="0EA85DFD" w14:textId="77777777" w:rsidR="004E7388" w:rsidRDefault="00000000">
            <w:pPr>
              <w:pStyle w:val="TableParagraph"/>
              <w:rPr>
                <w:sz w:val="19"/>
              </w:rPr>
            </w:pPr>
            <w:r>
              <w:rPr>
                <w:spacing w:val="-10"/>
                <w:sz w:val="19"/>
              </w:rPr>
              <w:t>3</w:t>
            </w:r>
          </w:p>
        </w:tc>
        <w:tc>
          <w:tcPr>
            <w:tcW w:w="702" w:type="dxa"/>
          </w:tcPr>
          <w:p w14:paraId="6C2A7DE9" w14:textId="77777777" w:rsidR="004E7388" w:rsidRDefault="00000000">
            <w:pPr>
              <w:pStyle w:val="TableParagraph"/>
              <w:rPr>
                <w:sz w:val="19"/>
              </w:rPr>
            </w:pPr>
            <w:r>
              <w:rPr>
                <w:spacing w:val="-2"/>
                <w:sz w:val="19"/>
              </w:rPr>
              <w:t>0.143</w:t>
            </w:r>
          </w:p>
        </w:tc>
        <w:tc>
          <w:tcPr>
            <w:tcW w:w="762" w:type="dxa"/>
          </w:tcPr>
          <w:p w14:paraId="352D4D08" w14:textId="77777777" w:rsidR="004E7388" w:rsidRDefault="00000000">
            <w:pPr>
              <w:pStyle w:val="TableParagraph"/>
              <w:rPr>
                <w:sz w:val="19"/>
              </w:rPr>
            </w:pPr>
            <w:r>
              <w:rPr>
                <w:spacing w:val="-2"/>
                <w:sz w:val="19"/>
              </w:rPr>
              <w:t>0.429</w:t>
            </w:r>
          </w:p>
        </w:tc>
        <w:tc>
          <w:tcPr>
            <w:tcW w:w="1084" w:type="dxa"/>
          </w:tcPr>
          <w:p w14:paraId="25F0E946" w14:textId="77777777" w:rsidR="004E7388" w:rsidRDefault="00000000">
            <w:pPr>
              <w:pStyle w:val="TableParagraph"/>
              <w:ind w:left="2" w:right="2"/>
              <w:rPr>
                <w:sz w:val="19"/>
              </w:rPr>
            </w:pPr>
            <w:r>
              <w:rPr>
                <w:spacing w:val="-2"/>
                <w:sz w:val="19"/>
              </w:rPr>
              <w:t>1.000</w:t>
            </w:r>
          </w:p>
        </w:tc>
        <w:tc>
          <w:tcPr>
            <w:tcW w:w="873" w:type="dxa"/>
          </w:tcPr>
          <w:p w14:paraId="2631F334" w14:textId="77777777" w:rsidR="004E7388" w:rsidRDefault="00000000">
            <w:pPr>
              <w:pStyle w:val="TableParagraph"/>
              <w:ind w:left="8"/>
              <w:rPr>
                <w:sz w:val="19"/>
              </w:rPr>
            </w:pPr>
            <w:r>
              <w:rPr>
                <w:spacing w:val="-2"/>
                <w:sz w:val="19"/>
              </w:rPr>
              <w:t>0.814</w:t>
            </w:r>
          </w:p>
        </w:tc>
        <w:tc>
          <w:tcPr>
            <w:tcW w:w="2459" w:type="dxa"/>
          </w:tcPr>
          <w:p w14:paraId="654BE462" w14:textId="77777777" w:rsidR="004E7388" w:rsidRDefault="00000000">
            <w:pPr>
              <w:pStyle w:val="TableParagraph"/>
              <w:ind w:left="10"/>
              <w:rPr>
                <w:sz w:val="19"/>
              </w:rPr>
            </w:pPr>
            <w:r>
              <w:rPr>
                <w:sz w:val="19"/>
              </w:rPr>
              <w:t>Remission</w:t>
            </w:r>
            <w:r>
              <w:rPr>
                <w:spacing w:val="50"/>
                <w:sz w:val="19"/>
              </w:rPr>
              <w:t xml:space="preserve"> </w:t>
            </w:r>
            <w:r>
              <w:rPr>
                <w:sz w:val="19"/>
              </w:rPr>
              <w:t>&gt;</w:t>
            </w:r>
            <w:r>
              <w:rPr>
                <w:spacing w:val="51"/>
                <w:sz w:val="19"/>
              </w:rPr>
              <w:t xml:space="preserve"> </w:t>
            </w:r>
            <w:r>
              <w:rPr>
                <w:sz w:val="19"/>
              </w:rPr>
              <w:t>non-</w:t>
            </w:r>
            <w:r>
              <w:rPr>
                <w:spacing w:val="-2"/>
                <w:sz w:val="19"/>
              </w:rPr>
              <w:t>remission</w:t>
            </w:r>
          </w:p>
        </w:tc>
      </w:tr>
      <w:tr w:rsidR="004E7388" w14:paraId="14ED07C4" w14:textId="77777777">
        <w:trPr>
          <w:trHeight w:val="231"/>
        </w:trPr>
        <w:tc>
          <w:tcPr>
            <w:tcW w:w="3227" w:type="dxa"/>
          </w:tcPr>
          <w:p w14:paraId="3C0A286A" w14:textId="77777777" w:rsidR="004E7388" w:rsidRDefault="00000000">
            <w:pPr>
              <w:pStyle w:val="TableParagraph"/>
              <w:ind w:left="126" w:right="0"/>
              <w:jc w:val="left"/>
              <w:rPr>
                <w:sz w:val="19"/>
              </w:rPr>
            </w:pPr>
            <w:r>
              <w:rPr>
                <w:spacing w:val="-2"/>
                <w:w w:val="110"/>
                <w:sz w:val="19"/>
              </w:rPr>
              <w:t>tp10_hurst</w:t>
            </w:r>
          </w:p>
        </w:tc>
        <w:tc>
          <w:tcPr>
            <w:tcW w:w="679" w:type="dxa"/>
          </w:tcPr>
          <w:p w14:paraId="6CBD3A61" w14:textId="77777777" w:rsidR="004E7388" w:rsidRDefault="00000000">
            <w:pPr>
              <w:pStyle w:val="TableParagraph"/>
              <w:rPr>
                <w:sz w:val="19"/>
              </w:rPr>
            </w:pPr>
            <w:r>
              <w:rPr>
                <w:spacing w:val="-10"/>
                <w:sz w:val="19"/>
              </w:rPr>
              <w:t>1</w:t>
            </w:r>
          </w:p>
        </w:tc>
        <w:tc>
          <w:tcPr>
            <w:tcW w:w="702" w:type="dxa"/>
          </w:tcPr>
          <w:p w14:paraId="32758D35" w14:textId="77777777" w:rsidR="004E7388" w:rsidRDefault="00000000">
            <w:pPr>
              <w:pStyle w:val="TableParagraph"/>
              <w:rPr>
                <w:sz w:val="19"/>
              </w:rPr>
            </w:pPr>
            <w:r>
              <w:rPr>
                <w:spacing w:val="-2"/>
                <w:sz w:val="19"/>
              </w:rPr>
              <w:t>0.048</w:t>
            </w:r>
          </w:p>
        </w:tc>
        <w:tc>
          <w:tcPr>
            <w:tcW w:w="762" w:type="dxa"/>
          </w:tcPr>
          <w:p w14:paraId="62B6E85E" w14:textId="77777777" w:rsidR="004E7388" w:rsidRDefault="00000000">
            <w:pPr>
              <w:pStyle w:val="TableParagraph"/>
              <w:ind w:left="2"/>
              <w:rPr>
                <w:sz w:val="19"/>
              </w:rPr>
            </w:pPr>
            <w:r>
              <w:rPr>
                <w:spacing w:val="-2"/>
                <w:sz w:val="19"/>
              </w:rPr>
              <w:t>0.143</w:t>
            </w:r>
          </w:p>
        </w:tc>
        <w:tc>
          <w:tcPr>
            <w:tcW w:w="1084" w:type="dxa"/>
          </w:tcPr>
          <w:p w14:paraId="1DFD4E3E" w14:textId="77777777" w:rsidR="004E7388" w:rsidRDefault="00000000">
            <w:pPr>
              <w:pStyle w:val="TableParagraph"/>
              <w:ind w:left="2" w:right="2"/>
              <w:rPr>
                <w:sz w:val="19"/>
              </w:rPr>
            </w:pPr>
            <w:r>
              <w:rPr>
                <w:spacing w:val="-2"/>
                <w:sz w:val="19"/>
              </w:rPr>
              <w:t>1.000</w:t>
            </w:r>
          </w:p>
        </w:tc>
        <w:tc>
          <w:tcPr>
            <w:tcW w:w="873" w:type="dxa"/>
          </w:tcPr>
          <w:p w14:paraId="19AF702D" w14:textId="77777777" w:rsidR="004E7388" w:rsidRDefault="00000000">
            <w:pPr>
              <w:pStyle w:val="TableParagraph"/>
              <w:ind w:left="8"/>
              <w:rPr>
                <w:sz w:val="19"/>
              </w:rPr>
            </w:pPr>
            <w:r>
              <w:rPr>
                <w:sz w:val="19"/>
              </w:rPr>
              <w:t>-</w:t>
            </w:r>
            <w:r>
              <w:rPr>
                <w:spacing w:val="-2"/>
                <w:sz w:val="19"/>
              </w:rPr>
              <w:t>1.010</w:t>
            </w:r>
          </w:p>
        </w:tc>
        <w:tc>
          <w:tcPr>
            <w:tcW w:w="2459" w:type="dxa"/>
          </w:tcPr>
          <w:p w14:paraId="7A6F250B" w14:textId="77777777" w:rsidR="004E7388" w:rsidRDefault="00000000">
            <w:pPr>
              <w:pStyle w:val="TableParagraph"/>
              <w:ind w:left="10"/>
              <w:rPr>
                <w:sz w:val="19"/>
              </w:rPr>
            </w:pPr>
            <w:r>
              <w:rPr>
                <w:sz w:val="19"/>
              </w:rPr>
              <w:t>Non-remission</w:t>
            </w:r>
            <w:r>
              <w:rPr>
                <w:spacing w:val="51"/>
                <w:sz w:val="19"/>
              </w:rPr>
              <w:t xml:space="preserve"> </w:t>
            </w:r>
            <w:r>
              <w:rPr>
                <w:sz w:val="19"/>
              </w:rPr>
              <w:t>&gt;</w:t>
            </w:r>
            <w:r>
              <w:rPr>
                <w:spacing w:val="50"/>
                <w:sz w:val="19"/>
              </w:rPr>
              <w:t xml:space="preserve"> </w:t>
            </w:r>
            <w:r>
              <w:rPr>
                <w:spacing w:val="-2"/>
                <w:sz w:val="19"/>
              </w:rPr>
              <w:t>remission</w:t>
            </w:r>
          </w:p>
        </w:tc>
      </w:tr>
      <w:tr w:rsidR="004E7388" w14:paraId="10C32612" w14:textId="77777777">
        <w:trPr>
          <w:trHeight w:val="231"/>
        </w:trPr>
        <w:tc>
          <w:tcPr>
            <w:tcW w:w="3227" w:type="dxa"/>
          </w:tcPr>
          <w:p w14:paraId="644FABEA" w14:textId="77777777" w:rsidR="004E7388" w:rsidRDefault="00000000">
            <w:pPr>
              <w:pStyle w:val="TableParagraph"/>
              <w:ind w:left="126" w:right="0"/>
              <w:jc w:val="left"/>
              <w:rPr>
                <w:sz w:val="19"/>
              </w:rPr>
            </w:pPr>
            <w:r>
              <w:rPr>
                <w:spacing w:val="-2"/>
                <w:w w:val="110"/>
                <w:sz w:val="19"/>
              </w:rPr>
              <w:t>af7_tp10_diff_gamma</w:t>
            </w:r>
          </w:p>
        </w:tc>
        <w:tc>
          <w:tcPr>
            <w:tcW w:w="679" w:type="dxa"/>
          </w:tcPr>
          <w:p w14:paraId="5F83154F" w14:textId="77777777" w:rsidR="004E7388" w:rsidRDefault="00000000">
            <w:pPr>
              <w:pStyle w:val="TableParagraph"/>
              <w:ind w:left="0"/>
              <w:rPr>
                <w:sz w:val="19"/>
              </w:rPr>
            </w:pPr>
            <w:r>
              <w:rPr>
                <w:spacing w:val="-10"/>
                <w:sz w:val="19"/>
              </w:rPr>
              <w:t>1</w:t>
            </w:r>
          </w:p>
        </w:tc>
        <w:tc>
          <w:tcPr>
            <w:tcW w:w="702" w:type="dxa"/>
          </w:tcPr>
          <w:p w14:paraId="42D567B8" w14:textId="77777777" w:rsidR="004E7388" w:rsidRDefault="00000000">
            <w:pPr>
              <w:pStyle w:val="TableParagraph"/>
              <w:ind w:left="0"/>
              <w:rPr>
                <w:sz w:val="19"/>
              </w:rPr>
            </w:pPr>
            <w:r>
              <w:rPr>
                <w:spacing w:val="-2"/>
                <w:sz w:val="19"/>
              </w:rPr>
              <w:t>0.048</w:t>
            </w:r>
          </w:p>
        </w:tc>
        <w:tc>
          <w:tcPr>
            <w:tcW w:w="762" w:type="dxa"/>
          </w:tcPr>
          <w:p w14:paraId="0FF8C687" w14:textId="77777777" w:rsidR="004E7388" w:rsidRDefault="00000000">
            <w:pPr>
              <w:pStyle w:val="TableParagraph"/>
              <w:ind w:right="2"/>
              <w:rPr>
                <w:sz w:val="19"/>
              </w:rPr>
            </w:pPr>
            <w:r>
              <w:rPr>
                <w:spacing w:val="-2"/>
                <w:sz w:val="19"/>
              </w:rPr>
              <w:t>0.143</w:t>
            </w:r>
          </w:p>
        </w:tc>
        <w:tc>
          <w:tcPr>
            <w:tcW w:w="1084" w:type="dxa"/>
          </w:tcPr>
          <w:p w14:paraId="55E4E3DC" w14:textId="77777777" w:rsidR="004E7388" w:rsidRDefault="00000000">
            <w:pPr>
              <w:pStyle w:val="TableParagraph"/>
              <w:ind w:left="2" w:right="2"/>
              <w:rPr>
                <w:sz w:val="19"/>
              </w:rPr>
            </w:pPr>
            <w:r>
              <w:rPr>
                <w:spacing w:val="-2"/>
                <w:sz w:val="19"/>
              </w:rPr>
              <w:t>1.000</w:t>
            </w:r>
          </w:p>
        </w:tc>
        <w:tc>
          <w:tcPr>
            <w:tcW w:w="873" w:type="dxa"/>
          </w:tcPr>
          <w:p w14:paraId="49065F50" w14:textId="77777777" w:rsidR="004E7388" w:rsidRDefault="00000000">
            <w:pPr>
              <w:pStyle w:val="TableParagraph"/>
              <w:ind w:left="7" w:right="2"/>
              <w:rPr>
                <w:sz w:val="19"/>
              </w:rPr>
            </w:pPr>
            <w:r>
              <w:rPr>
                <w:sz w:val="19"/>
              </w:rPr>
              <w:t>-</w:t>
            </w:r>
            <w:r>
              <w:rPr>
                <w:spacing w:val="-2"/>
                <w:sz w:val="19"/>
              </w:rPr>
              <w:t>1.203</w:t>
            </w:r>
          </w:p>
        </w:tc>
        <w:tc>
          <w:tcPr>
            <w:tcW w:w="2459" w:type="dxa"/>
          </w:tcPr>
          <w:p w14:paraId="14836B96" w14:textId="77777777" w:rsidR="004E7388" w:rsidRDefault="00000000">
            <w:pPr>
              <w:pStyle w:val="TableParagraph"/>
              <w:ind w:left="10" w:right="3"/>
              <w:rPr>
                <w:sz w:val="19"/>
              </w:rPr>
            </w:pPr>
            <w:r>
              <w:rPr>
                <w:sz w:val="19"/>
              </w:rPr>
              <w:t>Non-remission</w:t>
            </w:r>
            <w:r>
              <w:rPr>
                <w:spacing w:val="47"/>
                <w:sz w:val="19"/>
              </w:rPr>
              <w:t xml:space="preserve"> </w:t>
            </w:r>
            <w:r>
              <w:rPr>
                <w:sz w:val="19"/>
              </w:rPr>
              <w:t>&gt;</w:t>
            </w:r>
            <w:r>
              <w:rPr>
                <w:spacing w:val="50"/>
                <w:sz w:val="19"/>
              </w:rPr>
              <w:t xml:space="preserve"> </w:t>
            </w:r>
            <w:r>
              <w:rPr>
                <w:spacing w:val="-2"/>
                <w:sz w:val="19"/>
              </w:rPr>
              <w:t>remission</w:t>
            </w:r>
          </w:p>
        </w:tc>
      </w:tr>
      <w:tr w:rsidR="004E7388" w14:paraId="776FE2AA" w14:textId="77777777">
        <w:trPr>
          <w:trHeight w:val="275"/>
        </w:trPr>
        <w:tc>
          <w:tcPr>
            <w:tcW w:w="3227" w:type="dxa"/>
            <w:tcBorders>
              <w:bottom w:val="single" w:sz="8" w:space="0" w:color="000000"/>
            </w:tcBorders>
          </w:tcPr>
          <w:p w14:paraId="29984C71" w14:textId="77777777" w:rsidR="004E7388" w:rsidRDefault="00000000">
            <w:pPr>
              <w:pStyle w:val="TableParagraph"/>
              <w:spacing w:line="222" w:lineRule="exact"/>
              <w:ind w:left="126" w:right="0"/>
              <w:jc w:val="left"/>
              <w:rPr>
                <w:sz w:val="19"/>
              </w:rPr>
            </w:pPr>
            <w:r>
              <w:rPr>
                <w:spacing w:val="-2"/>
                <w:w w:val="110"/>
                <w:sz w:val="19"/>
              </w:rPr>
              <w:t>frontal_asymmetry_ratio_delta</w:t>
            </w:r>
          </w:p>
        </w:tc>
        <w:tc>
          <w:tcPr>
            <w:tcW w:w="679" w:type="dxa"/>
            <w:tcBorders>
              <w:bottom w:val="single" w:sz="8" w:space="0" w:color="000000"/>
            </w:tcBorders>
          </w:tcPr>
          <w:p w14:paraId="52B964F7" w14:textId="77777777" w:rsidR="004E7388" w:rsidRDefault="00000000">
            <w:pPr>
              <w:pStyle w:val="TableParagraph"/>
              <w:spacing w:line="222" w:lineRule="exact"/>
              <w:rPr>
                <w:sz w:val="19"/>
              </w:rPr>
            </w:pPr>
            <w:r>
              <w:rPr>
                <w:spacing w:val="-10"/>
                <w:sz w:val="19"/>
              </w:rPr>
              <w:t>1</w:t>
            </w:r>
          </w:p>
        </w:tc>
        <w:tc>
          <w:tcPr>
            <w:tcW w:w="702" w:type="dxa"/>
            <w:tcBorders>
              <w:bottom w:val="single" w:sz="8" w:space="0" w:color="000000"/>
            </w:tcBorders>
          </w:tcPr>
          <w:p w14:paraId="2D63305F" w14:textId="77777777" w:rsidR="004E7388" w:rsidRDefault="00000000">
            <w:pPr>
              <w:pStyle w:val="TableParagraph"/>
              <w:spacing w:line="222" w:lineRule="exact"/>
              <w:rPr>
                <w:sz w:val="19"/>
              </w:rPr>
            </w:pPr>
            <w:r>
              <w:rPr>
                <w:spacing w:val="-2"/>
                <w:sz w:val="19"/>
              </w:rPr>
              <w:t>0.048</w:t>
            </w:r>
          </w:p>
        </w:tc>
        <w:tc>
          <w:tcPr>
            <w:tcW w:w="762" w:type="dxa"/>
            <w:tcBorders>
              <w:bottom w:val="single" w:sz="8" w:space="0" w:color="000000"/>
            </w:tcBorders>
          </w:tcPr>
          <w:p w14:paraId="514381C8" w14:textId="77777777" w:rsidR="004E7388" w:rsidRDefault="00000000">
            <w:pPr>
              <w:pStyle w:val="TableParagraph"/>
              <w:spacing w:line="222" w:lineRule="exact"/>
              <w:rPr>
                <w:sz w:val="19"/>
              </w:rPr>
            </w:pPr>
            <w:r>
              <w:rPr>
                <w:sz w:val="19"/>
              </w:rPr>
              <w:t>-</w:t>
            </w:r>
            <w:r>
              <w:rPr>
                <w:spacing w:val="-2"/>
                <w:sz w:val="19"/>
              </w:rPr>
              <w:t>0.071</w:t>
            </w:r>
          </w:p>
        </w:tc>
        <w:tc>
          <w:tcPr>
            <w:tcW w:w="1084" w:type="dxa"/>
            <w:tcBorders>
              <w:bottom w:val="single" w:sz="8" w:space="0" w:color="000000"/>
            </w:tcBorders>
          </w:tcPr>
          <w:p w14:paraId="25D6A442" w14:textId="77777777" w:rsidR="004E7388" w:rsidRDefault="00000000">
            <w:pPr>
              <w:pStyle w:val="TableParagraph"/>
              <w:spacing w:line="222" w:lineRule="exact"/>
              <w:ind w:right="2"/>
              <w:rPr>
                <w:sz w:val="19"/>
              </w:rPr>
            </w:pPr>
            <w:r>
              <w:rPr>
                <w:spacing w:val="-2"/>
                <w:sz w:val="19"/>
              </w:rPr>
              <w:t>1.000</w:t>
            </w:r>
          </w:p>
        </w:tc>
        <w:tc>
          <w:tcPr>
            <w:tcW w:w="873" w:type="dxa"/>
            <w:tcBorders>
              <w:bottom w:val="single" w:sz="8" w:space="0" w:color="000000"/>
            </w:tcBorders>
          </w:tcPr>
          <w:p w14:paraId="36684035" w14:textId="77777777" w:rsidR="004E7388" w:rsidRDefault="00000000">
            <w:pPr>
              <w:pStyle w:val="TableParagraph"/>
              <w:spacing w:line="222" w:lineRule="exact"/>
              <w:ind w:left="7" w:right="3"/>
              <w:rPr>
                <w:sz w:val="19"/>
              </w:rPr>
            </w:pPr>
            <w:r>
              <w:rPr>
                <w:spacing w:val="-2"/>
                <w:sz w:val="19"/>
              </w:rPr>
              <w:t>0.794</w:t>
            </w:r>
          </w:p>
        </w:tc>
        <w:tc>
          <w:tcPr>
            <w:tcW w:w="2459" w:type="dxa"/>
            <w:tcBorders>
              <w:bottom w:val="single" w:sz="8" w:space="0" w:color="000000"/>
            </w:tcBorders>
          </w:tcPr>
          <w:p w14:paraId="58740EFD" w14:textId="77777777" w:rsidR="004E7388" w:rsidRDefault="00000000">
            <w:pPr>
              <w:pStyle w:val="TableParagraph"/>
              <w:spacing w:line="222" w:lineRule="exact"/>
              <w:ind w:left="10" w:right="4"/>
              <w:rPr>
                <w:sz w:val="19"/>
              </w:rPr>
            </w:pPr>
            <w:r>
              <w:rPr>
                <w:sz w:val="19"/>
              </w:rPr>
              <w:t>Remission</w:t>
            </w:r>
            <w:r>
              <w:rPr>
                <w:spacing w:val="52"/>
                <w:sz w:val="19"/>
              </w:rPr>
              <w:t xml:space="preserve"> </w:t>
            </w:r>
            <w:r>
              <w:rPr>
                <w:sz w:val="19"/>
              </w:rPr>
              <w:t>&gt;</w:t>
            </w:r>
            <w:r>
              <w:rPr>
                <w:spacing w:val="50"/>
                <w:sz w:val="19"/>
              </w:rPr>
              <w:t xml:space="preserve"> </w:t>
            </w:r>
            <w:r>
              <w:rPr>
                <w:sz w:val="19"/>
              </w:rPr>
              <w:t>non-</w:t>
            </w:r>
            <w:r>
              <w:rPr>
                <w:spacing w:val="-2"/>
                <w:sz w:val="19"/>
              </w:rPr>
              <w:t>remission</w:t>
            </w:r>
          </w:p>
        </w:tc>
      </w:tr>
    </w:tbl>
    <w:p w14:paraId="1A577D09" w14:textId="77777777" w:rsidR="004E7388" w:rsidRDefault="004E7388">
      <w:pPr>
        <w:pStyle w:val="BodyText"/>
        <w:spacing w:before="92"/>
        <w:rPr>
          <w:rFonts w:ascii="Calibri"/>
        </w:rPr>
      </w:pPr>
    </w:p>
    <w:p w14:paraId="29647DB0" w14:textId="77777777" w:rsidR="004E7388" w:rsidRDefault="004E7388">
      <w:pPr>
        <w:pStyle w:val="BodyText"/>
        <w:rPr>
          <w:rFonts w:ascii="Calibri"/>
        </w:rPr>
        <w:sectPr w:rsidR="004E7388">
          <w:headerReference w:type="default" r:id="rId31"/>
          <w:footerReference w:type="default" r:id="rId32"/>
          <w:pgSz w:w="11910" w:h="15880"/>
          <w:pgMar w:top="920" w:right="992" w:bottom="700" w:left="992" w:header="702" w:footer="517" w:gutter="0"/>
          <w:cols w:space="720"/>
        </w:sectPr>
      </w:pPr>
    </w:p>
    <w:p w14:paraId="0F36A45A" w14:textId="77777777" w:rsidR="004E7388" w:rsidRDefault="004E7388">
      <w:pPr>
        <w:pStyle w:val="BodyText"/>
        <w:spacing w:before="6"/>
        <w:rPr>
          <w:rFonts w:ascii="Calibri"/>
          <w:sz w:val="4"/>
        </w:rPr>
      </w:pPr>
    </w:p>
    <w:p w14:paraId="3E4BDB40" w14:textId="77777777" w:rsidR="004E7388" w:rsidRDefault="00000000">
      <w:pPr>
        <w:ind w:left="176"/>
        <w:rPr>
          <w:rFonts w:ascii="Calibri"/>
          <w:sz w:val="20"/>
        </w:rPr>
      </w:pPr>
      <w:r>
        <w:rPr>
          <w:rFonts w:ascii="Calibri"/>
          <w:noProof/>
          <w:sz w:val="20"/>
        </w:rPr>
        <w:drawing>
          <wp:inline distT="0" distB="0" distL="0" distR="0" wp14:anchorId="3144313D" wp14:editId="2021B772">
            <wp:extent cx="2882265" cy="156972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stretch>
                      <a:fillRect/>
                    </a:stretch>
                  </pic:blipFill>
                  <pic:spPr>
                    <a:xfrm>
                      <a:off x="0" y="0"/>
                      <a:ext cx="2882265" cy="1569720"/>
                    </a:xfrm>
                    <a:prstGeom prst="rect">
                      <a:avLst/>
                    </a:prstGeom>
                  </pic:spPr>
                </pic:pic>
              </a:graphicData>
            </a:graphic>
          </wp:inline>
        </w:drawing>
      </w:r>
    </w:p>
    <w:p w14:paraId="7F26F5D2" w14:textId="77777777" w:rsidR="004E7388" w:rsidRDefault="00000000">
      <w:pPr>
        <w:spacing w:before="57"/>
        <w:ind w:left="34"/>
        <w:jc w:val="both"/>
        <w:rPr>
          <w:rFonts w:ascii="Calibri"/>
          <w:sz w:val="18"/>
        </w:rPr>
      </w:pPr>
      <w:r>
        <w:rPr>
          <w:rFonts w:ascii="Calibri"/>
          <w:b/>
          <w:sz w:val="18"/>
        </w:rPr>
        <w:t>Figure</w:t>
      </w:r>
      <w:r>
        <w:rPr>
          <w:rFonts w:ascii="Calibri"/>
          <w:b/>
          <w:spacing w:val="40"/>
          <w:sz w:val="18"/>
        </w:rPr>
        <w:t xml:space="preserve"> </w:t>
      </w:r>
      <w:r>
        <w:rPr>
          <w:rFonts w:ascii="Calibri"/>
          <w:b/>
          <w:sz w:val="18"/>
        </w:rPr>
        <w:t>11:</w:t>
      </w:r>
      <w:r>
        <w:rPr>
          <w:rFonts w:ascii="Calibri"/>
          <w:b/>
          <w:spacing w:val="52"/>
          <w:sz w:val="18"/>
        </w:rPr>
        <w:t xml:space="preserve"> </w:t>
      </w:r>
      <w:bookmarkStart w:id="118" w:name="_bookmark14"/>
      <w:bookmarkEnd w:id="118"/>
      <w:r>
        <w:rPr>
          <w:rFonts w:ascii="Calibri"/>
          <w:sz w:val="18"/>
        </w:rPr>
        <w:t>Effect-size</w:t>
      </w:r>
      <w:r>
        <w:rPr>
          <w:rFonts w:ascii="Calibri"/>
          <w:spacing w:val="40"/>
          <w:sz w:val="18"/>
        </w:rPr>
        <w:t xml:space="preserve"> </w:t>
      </w:r>
      <w:r>
        <w:rPr>
          <w:rFonts w:ascii="Calibri"/>
          <w:sz w:val="18"/>
        </w:rPr>
        <w:t>stability</w:t>
      </w:r>
      <w:r>
        <w:rPr>
          <w:rFonts w:ascii="Calibri"/>
          <w:spacing w:val="40"/>
          <w:sz w:val="18"/>
        </w:rPr>
        <w:t xml:space="preserve"> </w:t>
      </w:r>
      <w:r>
        <w:rPr>
          <w:rFonts w:ascii="Calibri"/>
          <w:sz w:val="18"/>
        </w:rPr>
        <w:t>for</w:t>
      </w:r>
      <w:r>
        <w:rPr>
          <w:rFonts w:ascii="Calibri"/>
          <w:spacing w:val="40"/>
          <w:sz w:val="18"/>
        </w:rPr>
        <w:t xml:space="preserve"> </w:t>
      </w:r>
      <w:r>
        <w:rPr>
          <w:rFonts w:ascii="Calibri"/>
          <w:sz w:val="18"/>
        </w:rPr>
        <w:t>the</w:t>
      </w:r>
      <w:r>
        <w:rPr>
          <w:rFonts w:ascii="Calibri"/>
          <w:spacing w:val="40"/>
          <w:sz w:val="18"/>
        </w:rPr>
        <w:t xml:space="preserve"> </w:t>
      </w:r>
      <w:r>
        <w:rPr>
          <w:rFonts w:ascii="Calibri"/>
          <w:sz w:val="18"/>
        </w:rPr>
        <w:t>recurrent</w:t>
      </w:r>
      <w:r>
        <w:rPr>
          <w:rFonts w:ascii="Calibri"/>
          <w:spacing w:val="40"/>
          <w:sz w:val="18"/>
        </w:rPr>
        <w:t xml:space="preserve"> </w:t>
      </w:r>
      <w:r>
        <w:rPr>
          <w:rFonts w:ascii="Calibri"/>
          <w:sz w:val="18"/>
        </w:rPr>
        <w:t>biomarkers from</w:t>
      </w:r>
      <w:r>
        <w:rPr>
          <w:rFonts w:ascii="Calibri"/>
          <w:spacing w:val="80"/>
          <w:sz w:val="18"/>
        </w:rPr>
        <w:t xml:space="preserve"> </w:t>
      </w:r>
      <w:r>
        <w:rPr>
          <w:rFonts w:ascii="Calibri"/>
          <w:sz w:val="18"/>
        </w:rPr>
        <w:t>the</w:t>
      </w:r>
      <w:r>
        <w:rPr>
          <w:rFonts w:ascii="Calibri"/>
          <w:spacing w:val="80"/>
          <w:sz w:val="18"/>
        </w:rPr>
        <w:t xml:space="preserve"> </w:t>
      </w:r>
      <w:r>
        <w:rPr>
          <w:rFonts w:ascii="Calibri"/>
          <w:sz w:val="18"/>
        </w:rPr>
        <w:t>best</w:t>
      </w:r>
      <w:r>
        <w:rPr>
          <w:rFonts w:ascii="Calibri"/>
          <w:spacing w:val="80"/>
          <w:sz w:val="18"/>
        </w:rPr>
        <w:t xml:space="preserve"> </w:t>
      </w:r>
      <w:r>
        <w:rPr>
          <w:rFonts w:ascii="Calibri"/>
          <w:sz w:val="18"/>
        </w:rPr>
        <w:t>hybrid</w:t>
      </w:r>
      <w:r>
        <w:rPr>
          <w:rFonts w:ascii="Calibri"/>
          <w:spacing w:val="80"/>
          <w:sz w:val="18"/>
        </w:rPr>
        <w:t xml:space="preserve"> </w:t>
      </w:r>
      <w:r>
        <w:rPr>
          <w:rFonts w:ascii="Calibri"/>
          <w:sz w:val="18"/>
        </w:rPr>
        <w:t>run.</w:t>
      </w:r>
      <w:r>
        <w:rPr>
          <w:rFonts w:ascii="Calibri"/>
          <w:spacing w:val="80"/>
          <w:sz w:val="18"/>
        </w:rPr>
        <w:t xml:space="preserve"> </w:t>
      </w:r>
      <w:r>
        <w:rPr>
          <w:rFonts w:ascii="Calibri"/>
          <w:sz w:val="18"/>
        </w:rPr>
        <w:t>Positive</w:t>
      </w:r>
      <w:r>
        <w:rPr>
          <w:rFonts w:ascii="Calibri"/>
          <w:spacing w:val="80"/>
          <w:sz w:val="18"/>
        </w:rPr>
        <w:t xml:space="preserve"> </w:t>
      </w:r>
      <w:r>
        <w:rPr>
          <w:rFonts w:ascii="Calibri"/>
          <w:sz w:val="18"/>
        </w:rPr>
        <w:t>values</w:t>
      </w:r>
      <w:r>
        <w:rPr>
          <w:rFonts w:ascii="Calibri"/>
          <w:spacing w:val="80"/>
          <w:sz w:val="18"/>
        </w:rPr>
        <w:t xml:space="preserve"> </w:t>
      </w:r>
      <w:r>
        <w:rPr>
          <w:rFonts w:ascii="Calibri"/>
          <w:sz w:val="18"/>
        </w:rPr>
        <w:t>indicate remission-skewed</w:t>
      </w:r>
      <w:r>
        <w:rPr>
          <w:rFonts w:ascii="Calibri"/>
          <w:spacing w:val="80"/>
          <w:sz w:val="18"/>
        </w:rPr>
        <w:t xml:space="preserve"> </w:t>
      </w:r>
      <w:r>
        <w:rPr>
          <w:rFonts w:ascii="Calibri"/>
          <w:sz w:val="18"/>
        </w:rPr>
        <w:t>effects</w:t>
      </w:r>
      <w:r>
        <w:rPr>
          <w:rFonts w:ascii="Calibri"/>
          <w:spacing w:val="80"/>
          <w:sz w:val="18"/>
        </w:rPr>
        <w:t xml:space="preserve"> </w:t>
      </w:r>
      <w:r>
        <w:rPr>
          <w:rFonts w:ascii="Calibri"/>
          <w:sz w:val="18"/>
        </w:rPr>
        <w:t>and</w:t>
      </w:r>
      <w:r>
        <w:rPr>
          <w:rFonts w:ascii="Calibri"/>
          <w:spacing w:val="80"/>
          <w:sz w:val="18"/>
        </w:rPr>
        <w:t xml:space="preserve"> </w:t>
      </w:r>
      <w:r>
        <w:rPr>
          <w:rFonts w:ascii="Calibri"/>
          <w:sz w:val="18"/>
        </w:rPr>
        <w:t>negative</w:t>
      </w:r>
      <w:r>
        <w:rPr>
          <w:rFonts w:ascii="Calibri"/>
          <w:spacing w:val="80"/>
          <w:sz w:val="18"/>
        </w:rPr>
        <w:t xml:space="preserve"> </w:t>
      </w:r>
      <w:r>
        <w:rPr>
          <w:rFonts w:ascii="Calibri"/>
          <w:sz w:val="18"/>
        </w:rPr>
        <w:t>values</w:t>
      </w:r>
      <w:r>
        <w:rPr>
          <w:rFonts w:ascii="Calibri"/>
          <w:spacing w:val="80"/>
          <w:sz w:val="18"/>
        </w:rPr>
        <w:t xml:space="preserve"> </w:t>
      </w:r>
      <w:r>
        <w:rPr>
          <w:rFonts w:ascii="Calibri"/>
          <w:sz w:val="18"/>
        </w:rPr>
        <w:t>indicate</w:t>
      </w:r>
      <w:r>
        <w:rPr>
          <w:rFonts w:ascii="Calibri"/>
          <w:spacing w:val="80"/>
          <w:sz w:val="18"/>
        </w:rPr>
        <w:t xml:space="preserve"> </w:t>
      </w:r>
      <w:r>
        <w:rPr>
          <w:rFonts w:ascii="Calibri"/>
          <w:sz w:val="18"/>
        </w:rPr>
        <w:t>non-remission-skewed effects.</w:t>
      </w:r>
    </w:p>
    <w:p w14:paraId="14B175BF" w14:textId="77777777" w:rsidR="004E7388" w:rsidRDefault="004E7388">
      <w:pPr>
        <w:pStyle w:val="BodyText"/>
        <w:rPr>
          <w:rFonts w:ascii="Calibri"/>
          <w:sz w:val="18"/>
        </w:rPr>
      </w:pPr>
    </w:p>
    <w:p w14:paraId="76FEEEFC" w14:textId="77777777" w:rsidR="004E7388" w:rsidRDefault="004E7388">
      <w:pPr>
        <w:pStyle w:val="BodyText"/>
        <w:spacing w:before="41"/>
        <w:rPr>
          <w:rFonts w:ascii="Calibri"/>
          <w:sz w:val="18"/>
        </w:rPr>
      </w:pPr>
    </w:p>
    <w:p w14:paraId="2D232824" w14:textId="77777777" w:rsidR="004E7388" w:rsidRDefault="00000000">
      <w:pPr>
        <w:pStyle w:val="BodyText"/>
        <w:spacing w:line="249" w:lineRule="auto"/>
        <w:ind w:left="34"/>
        <w:jc w:val="both"/>
      </w:pPr>
      <w:r>
        <w:t>provide a concrete interpretation target for follow-up validation. Taken together, these results indicate that</w:t>
      </w:r>
      <w:r>
        <w:rPr>
          <w:spacing w:val="40"/>
        </w:rPr>
        <w:t xml:space="preserve"> </w:t>
      </w:r>
      <w:r>
        <w:t>useful patient-level discrimination can be achieved with</w:t>
      </w:r>
      <w:r>
        <w:rPr>
          <w:spacing w:val="80"/>
        </w:rPr>
        <w:t xml:space="preserve"> </w:t>
      </w:r>
      <w:r>
        <w:t>an extremely sparse feature budget, while the recurrent biomarkers retain interpretable directionality even when fold-to-fold set overlap remains modest.</w:t>
      </w:r>
    </w:p>
    <w:p w14:paraId="38C7CAD0" w14:textId="77777777" w:rsidR="004E7388" w:rsidRDefault="004E7388">
      <w:pPr>
        <w:pStyle w:val="BodyText"/>
        <w:spacing w:before="114"/>
      </w:pPr>
    </w:p>
    <w:p w14:paraId="63BC7051" w14:textId="77777777" w:rsidR="004E7388" w:rsidRDefault="00000000">
      <w:pPr>
        <w:pStyle w:val="Heading1"/>
        <w:numPr>
          <w:ilvl w:val="0"/>
          <w:numId w:val="3"/>
        </w:numPr>
        <w:tabs>
          <w:tab w:val="left" w:pos="332"/>
        </w:tabs>
        <w:spacing w:before="0"/>
        <w:ind w:left="332" w:hanging="298"/>
      </w:pPr>
      <w:r>
        <w:rPr>
          <w:spacing w:val="-2"/>
        </w:rPr>
        <w:t>Discussion</w:t>
      </w:r>
    </w:p>
    <w:p w14:paraId="4F2DBCB3" w14:textId="77777777" w:rsidR="004E7388" w:rsidRDefault="00000000">
      <w:pPr>
        <w:pStyle w:val="BodyText"/>
        <w:spacing w:before="80" w:line="249" w:lineRule="auto"/>
        <w:ind w:left="34" w:firstLine="298"/>
        <w:jc w:val="both"/>
      </w:pPr>
      <w:r>
        <w:t>The</w:t>
      </w:r>
      <w:r>
        <w:rPr>
          <w:spacing w:val="-4"/>
        </w:rPr>
        <w:t xml:space="preserve"> </w:t>
      </w:r>
      <w:r>
        <w:t>strongest</w:t>
      </w:r>
      <w:r>
        <w:rPr>
          <w:spacing w:val="-4"/>
        </w:rPr>
        <w:t xml:space="preserve"> </w:t>
      </w:r>
      <w:r>
        <w:t>patient-level</w:t>
      </w:r>
      <w:r>
        <w:rPr>
          <w:spacing w:val="-4"/>
        </w:rPr>
        <w:t xml:space="preserve"> </w:t>
      </w:r>
      <w:r>
        <w:t>discrimination</w:t>
      </w:r>
      <w:r>
        <w:rPr>
          <w:spacing w:val="-4"/>
        </w:rPr>
        <w:t xml:space="preserve"> </w:t>
      </w:r>
      <w:r>
        <w:t>in</w:t>
      </w:r>
      <w:r>
        <w:rPr>
          <w:spacing w:val="-4"/>
        </w:rPr>
        <w:t xml:space="preserve"> </w:t>
      </w:r>
      <w:r>
        <w:t>this</w:t>
      </w:r>
      <w:r>
        <w:rPr>
          <w:spacing w:val="-4"/>
        </w:rPr>
        <w:t xml:space="preserve"> </w:t>
      </w:r>
      <w:r>
        <w:t>sweep emerged from the sparsest tested configuration. The best hybrid</w:t>
      </w:r>
      <w:r>
        <w:rPr>
          <w:spacing w:val="-4"/>
        </w:rPr>
        <w:t xml:space="preserve"> </w:t>
      </w:r>
      <w:r>
        <w:t>run</w:t>
      </w:r>
      <w:r>
        <w:rPr>
          <w:spacing w:val="-4"/>
        </w:rPr>
        <w:t xml:space="preserve"> </w:t>
      </w:r>
      <w:r>
        <w:t>used</w:t>
      </w:r>
      <w:r>
        <w:rPr>
          <w:spacing w:val="-4"/>
        </w:rPr>
        <w:t xml:space="preserve"> </w:t>
      </w:r>
      <w:r>
        <w:rPr>
          <w:rFonts w:ascii="BIZ UDGothic"/>
          <w:sz w:val="17"/>
        </w:rPr>
        <w:t>inner-k=1</w:t>
      </w:r>
      <w:r>
        <w:t>,</w:t>
      </w:r>
      <w:r>
        <w:rPr>
          <w:spacing w:val="-4"/>
        </w:rPr>
        <w:t xml:space="preserve"> </w:t>
      </w:r>
      <w:r>
        <w:t>selected</w:t>
      </w:r>
      <w:r>
        <w:rPr>
          <w:spacing w:val="-4"/>
        </w:rPr>
        <w:t xml:space="preserve"> </w:t>
      </w:r>
      <w:r>
        <w:t>only</w:t>
      </w:r>
      <w:r>
        <w:rPr>
          <w:spacing w:val="-4"/>
        </w:rPr>
        <w:t xml:space="preserve"> </w:t>
      </w:r>
      <w:r>
        <w:t>7</w:t>
      </w:r>
      <w:r>
        <w:rPr>
          <w:spacing w:val="-4"/>
        </w:rPr>
        <w:t xml:space="preserve"> </w:t>
      </w:r>
      <w:r>
        <w:t>unique</w:t>
      </w:r>
      <w:r>
        <w:rPr>
          <w:spacing w:val="-4"/>
        </w:rPr>
        <w:t xml:space="preserve"> </w:t>
      </w:r>
      <w:r>
        <w:t>recurrent features overall, and exceeded the best linear baseline by a large</w:t>
      </w:r>
      <w:r>
        <w:rPr>
          <w:spacing w:val="-5"/>
        </w:rPr>
        <w:t xml:space="preserve"> </w:t>
      </w:r>
      <w:r>
        <w:t>margin</w:t>
      </w:r>
      <w:r>
        <w:rPr>
          <w:spacing w:val="-5"/>
        </w:rPr>
        <w:t xml:space="preserve"> </w:t>
      </w:r>
      <w:r>
        <w:t>on</w:t>
      </w:r>
      <w:r>
        <w:rPr>
          <w:spacing w:val="-5"/>
        </w:rPr>
        <w:t xml:space="preserve"> </w:t>
      </w:r>
      <w:r>
        <w:t>ROC-AUC</w:t>
      </w:r>
      <w:r>
        <w:rPr>
          <w:spacing w:val="-5"/>
        </w:rPr>
        <w:t xml:space="preserve"> </w:t>
      </w:r>
      <w:r>
        <w:t>and</w:t>
      </w:r>
      <w:r>
        <w:rPr>
          <w:spacing w:val="-5"/>
        </w:rPr>
        <w:t xml:space="preserve"> </w:t>
      </w:r>
      <w:r>
        <w:t>MCC.</w:t>
      </w:r>
      <w:r>
        <w:rPr>
          <w:spacing w:val="-5"/>
        </w:rPr>
        <w:t xml:space="preserve"> </w:t>
      </w:r>
      <w:r>
        <w:t>Figure</w:t>
      </w:r>
      <w:r>
        <w:rPr>
          <w:spacing w:val="-5"/>
        </w:rPr>
        <w:t xml:space="preserve"> </w:t>
      </w:r>
      <w:hyperlink w:anchor="_bookmark5" w:history="1">
        <w:r w:rsidR="004E7388">
          <w:rPr>
            <w:color w:val="2F4F4F"/>
          </w:rPr>
          <w:t>4</w:t>
        </w:r>
      </w:hyperlink>
      <w:r>
        <w:rPr>
          <w:color w:val="2F4F4F"/>
          <w:spacing w:val="-5"/>
        </w:rPr>
        <w:t xml:space="preserve"> </w:t>
      </w:r>
      <w:r>
        <w:t>also</w:t>
      </w:r>
      <w:r>
        <w:rPr>
          <w:spacing w:val="-5"/>
        </w:rPr>
        <w:t xml:space="preserve"> </w:t>
      </w:r>
      <w:r>
        <w:t>shows that</w:t>
      </w:r>
      <w:r>
        <w:rPr>
          <w:spacing w:val="-2"/>
        </w:rPr>
        <w:t xml:space="preserve"> </w:t>
      </w:r>
      <w:r>
        <w:t>this</w:t>
      </w:r>
      <w:r>
        <w:rPr>
          <w:spacing w:val="-2"/>
        </w:rPr>
        <w:t xml:space="preserve"> </w:t>
      </w:r>
      <w:r>
        <w:t>was</w:t>
      </w:r>
      <w:r>
        <w:rPr>
          <w:spacing w:val="-2"/>
        </w:rPr>
        <w:t xml:space="preserve"> </w:t>
      </w:r>
      <w:r>
        <w:t>not</w:t>
      </w:r>
      <w:r>
        <w:rPr>
          <w:spacing w:val="-2"/>
        </w:rPr>
        <w:t xml:space="preserve"> </w:t>
      </w:r>
      <w:r>
        <w:t>a</w:t>
      </w:r>
      <w:r>
        <w:rPr>
          <w:spacing w:val="-2"/>
        </w:rPr>
        <w:t xml:space="preserve"> </w:t>
      </w:r>
      <w:r>
        <w:t>generic</w:t>
      </w:r>
      <w:r>
        <w:rPr>
          <w:spacing w:val="-2"/>
        </w:rPr>
        <w:t xml:space="preserve"> </w:t>
      </w:r>
      <w:r>
        <w:t>effect</w:t>
      </w:r>
      <w:r>
        <w:rPr>
          <w:spacing w:val="-2"/>
        </w:rPr>
        <w:t xml:space="preserve"> </w:t>
      </w:r>
      <w:r>
        <w:t>of</w:t>
      </w:r>
      <w:r>
        <w:rPr>
          <w:spacing w:val="-2"/>
        </w:rPr>
        <w:t xml:space="preserve"> </w:t>
      </w:r>
      <w:r>
        <w:t>smaller</w:t>
      </w:r>
      <w:r>
        <w:rPr>
          <w:spacing w:val="-2"/>
        </w:rPr>
        <w:t xml:space="preserve"> </w:t>
      </w:r>
      <w:r>
        <w:t>feature</w:t>
      </w:r>
      <w:r>
        <w:rPr>
          <w:spacing w:val="-2"/>
        </w:rPr>
        <w:t xml:space="preserve"> </w:t>
      </w:r>
      <w:r>
        <w:t xml:space="preserve">budgets across both models. In the low-budget region, the hybrid </w:t>
      </w:r>
      <w:r>
        <w:rPr>
          <w:spacing w:val="-2"/>
        </w:rPr>
        <w:t>model</w:t>
      </w:r>
      <w:r>
        <w:rPr>
          <w:spacing w:val="-8"/>
        </w:rPr>
        <w:t xml:space="preserve"> </w:t>
      </w:r>
      <w:r>
        <w:rPr>
          <w:spacing w:val="-2"/>
        </w:rPr>
        <w:t>retained</w:t>
      </w:r>
      <w:r>
        <w:rPr>
          <w:spacing w:val="-8"/>
        </w:rPr>
        <w:t xml:space="preserve"> </w:t>
      </w:r>
      <w:r>
        <w:rPr>
          <w:spacing w:val="-2"/>
        </w:rPr>
        <w:t>stronger</w:t>
      </w:r>
      <w:r>
        <w:rPr>
          <w:spacing w:val="-8"/>
        </w:rPr>
        <w:t xml:space="preserve"> </w:t>
      </w:r>
      <w:r>
        <w:rPr>
          <w:spacing w:val="-2"/>
        </w:rPr>
        <w:t>ROC-AUC</w:t>
      </w:r>
      <w:r>
        <w:rPr>
          <w:spacing w:val="-8"/>
        </w:rPr>
        <w:t xml:space="preserve"> </w:t>
      </w:r>
      <w:r>
        <w:rPr>
          <w:spacing w:val="-2"/>
        </w:rPr>
        <w:t>than</w:t>
      </w:r>
      <w:r>
        <w:rPr>
          <w:spacing w:val="-8"/>
        </w:rPr>
        <w:t xml:space="preserve"> </w:t>
      </w:r>
      <w:r>
        <w:rPr>
          <w:spacing w:val="-2"/>
        </w:rPr>
        <w:t>the</w:t>
      </w:r>
      <w:r>
        <w:rPr>
          <w:spacing w:val="-8"/>
        </w:rPr>
        <w:t xml:space="preserve"> </w:t>
      </w:r>
      <w:r>
        <w:rPr>
          <w:spacing w:val="-2"/>
        </w:rPr>
        <w:t>linear</w:t>
      </w:r>
      <w:r>
        <w:rPr>
          <w:spacing w:val="-8"/>
        </w:rPr>
        <w:t xml:space="preserve"> </w:t>
      </w:r>
      <w:r>
        <w:rPr>
          <w:spacing w:val="-2"/>
        </w:rPr>
        <w:t>SVM</w:t>
      </w:r>
      <w:r>
        <w:rPr>
          <w:spacing w:val="-8"/>
        </w:rPr>
        <w:t xml:space="preserve"> </w:t>
      </w:r>
      <w:r>
        <w:rPr>
          <w:spacing w:val="-2"/>
        </w:rPr>
        <w:t xml:space="preserve">and </w:t>
      </w:r>
      <w:r>
        <w:t>reached its peak performance at the sparsest tested setting, whereas the linear model reached its best ROC-AUC only after a broader per-fold budget. In this cohort, the value of the more expressive model and the value of strong sparsity appear to have operated together.</w:t>
      </w:r>
    </w:p>
    <w:p w14:paraId="28AD00BC" w14:textId="77777777" w:rsidR="004E7388" w:rsidRDefault="00000000">
      <w:pPr>
        <w:pStyle w:val="BodyText"/>
        <w:spacing w:line="249" w:lineRule="auto"/>
        <w:ind w:left="34" w:firstLine="298"/>
        <w:jc w:val="both"/>
      </w:pPr>
      <w:r>
        <w:t>One plausible explanation is that aggressive per-fold pruning removed weak or redundant handcrafted features and exposed a compact signal set whose interactions were more useful to the hybrid architecture than to a linear decision boundary. With only a few retained descriptors, the</w:t>
      </w:r>
      <w:r>
        <w:rPr>
          <w:spacing w:val="1"/>
        </w:rPr>
        <w:t xml:space="preserve"> </w:t>
      </w:r>
      <w:r>
        <w:t>convolutional,</w:t>
      </w:r>
      <w:r>
        <w:rPr>
          <w:spacing w:val="2"/>
        </w:rPr>
        <w:t xml:space="preserve"> </w:t>
      </w:r>
      <w:r>
        <w:t>recurrent,</w:t>
      </w:r>
      <w:r>
        <w:rPr>
          <w:spacing w:val="2"/>
        </w:rPr>
        <w:t xml:space="preserve"> </w:t>
      </w:r>
      <w:r>
        <w:t>and</w:t>
      </w:r>
      <w:r>
        <w:rPr>
          <w:spacing w:val="1"/>
        </w:rPr>
        <w:t xml:space="preserve"> </w:t>
      </w:r>
      <w:r>
        <w:t>attention</w:t>
      </w:r>
      <w:r>
        <w:rPr>
          <w:spacing w:val="2"/>
        </w:rPr>
        <w:t xml:space="preserve"> </w:t>
      </w:r>
      <w:r>
        <w:t>stages</w:t>
      </w:r>
      <w:r>
        <w:rPr>
          <w:spacing w:val="2"/>
        </w:rPr>
        <w:t xml:space="preserve"> </w:t>
      </w:r>
      <w:r>
        <w:t>may</w:t>
      </w:r>
      <w:r>
        <w:rPr>
          <w:spacing w:val="2"/>
        </w:rPr>
        <w:t xml:space="preserve"> </w:t>
      </w:r>
      <w:r>
        <w:rPr>
          <w:spacing w:val="-4"/>
        </w:rPr>
        <w:t>have</w:t>
      </w:r>
    </w:p>
    <w:p w14:paraId="100200BF" w14:textId="77777777" w:rsidR="004E7388" w:rsidRDefault="00000000">
      <w:pPr>
        <w:pStyle w:val="BodyText"/>
        <w:spacing w:before="68" w:line="249" w:lineRule="auto"/>
        <w:ind w:left="34" w:right="32"/>
        <w:jc w:val="both"/>
      </w:pPr>
      <w:r>
        <w:br w:type="column"/>
      </w:r>
      <w:r>
        <w:t>been</w:t>
      </w:r>
      <w:r>
        <w:rPr>
          <w:spacing w:val="-9"/>
        </w:rPr>
        <w:t xml:space="preserve"> </w:t>
      </w:r>
      <w:r>
        <w:t>better</w:t>
      </w:r>
      <w:r>
        <w:rPr>
          <w:spacing w:val="-9"/>
        </w:rPr>
        <w:t xml:space="preserve"> </w:t>
      </w:r>
      <w:r>
        <w:t>positioned</w:t>
      </w:r>
      <w:r>
        <w:rPr>
          <w:spacing w:val="-9"/>
        </w:rPr>
        <w:t xml:space="preserve"> </w:t>
      </w:r>
      <w:r>
        <w:t>to</w:t>
      </w:r>
      <w:r>
        <w:rPr>
          <w:spacing w:val="-9"/>
        </w:rPr>
        <w:t xml:space="preserve"> </w:t>
      </w:r>
      <w:r>
        <w:t>combine</w:t>
      </w:r>
      <w:r>
        <w:rPr>
          <w:spacing w:val="-9"/>
        </w:rPr>
        <w:t xml:space="preserve"> </w:t>
      </w:r>
      <w:r>
        <w:t>complementary</w:t>
      </w:r>
      <w:r>
        <w:rPr>
          <w:spacing w:val="-9"/>
        </w:rPr>
        <w:t xml:space="preserve"> </w:t>
      </w:r>
      <w:r>
        <w:t>temporal and</w:t>
      </w:r>
      <w:r>
        <w:rPr>
          <w:spacing w:val="40"/>
        </w:rPr>
        <w:t xml:space="preserve"> </w:t>
      </w:r>
      <w:r>
        <w:t>frontal-temporal</w:t>
      </w:r>
      <w:r>
        <w:rPr>
          <w:spacing w:val="40"/>
        </w:rPr>
        <w:t xml:space="preserve"> </w:t>
      </w:r>
      <w:r>
        <w:t>information</w:t>
      </w:r>
      <w:r>
        <w:rPr>
          <w:spacing w:val="40"/>
        </w:rPr>
        <w:t xml:space="preserve"> </w:t>
      </w:r>
      <w:r>
        <w:t>without</w:t>
      </w:r>
      <w:r>
        <w:rPr>
          <w:spacing w:val="40"/>
        </w:rPr>
        <w:t xml:space="preserve"> </w:t>
      </w:r>
      <w:r>
        <w:t>dilution</w:t>
      </w:r>
      <w:r>
        <w:rPr>
          <w:spacing w:val="40"/>
        </w:rPr>
        <w:t xml:space="preserve"> </w:t>
      </w:r>
      <w:r>
        <w:t>from</w:t>
      </w:r>
      <w:r>
        <w:rPr>
          <w:spacing w:val="40"/>
        </w:rPr>
        <w:t xml:space="preserve"> </w:t>
      </w:r>
      <w:r>
        <w:t>a larger pool of unstable candidates. The linear baseline appears to have depended more on accumulating a broader set of moderate additive cues before reaching its best</w:t>
      </w:r>
      <w:r>
        <w:rPr>
          <w:spacing w:val="40"/>
        </w:rPr>
        <w:t xml:space="preserve"> </w:t>
      </w:r>
      <w:r>
        <w:t>ROC-AUC. This interpretation remains provisional, but it is consistent with the sweep pattern and with the marked separation between the best sparse hybrid run and the broader-budget linear baseline.</w:t>
      </w:r>
    </w:p>
    <w:p w14:paraId="37E347B3" w14:textId="77777777" w:rsidR="004E7388" w:rsidRDefault="00000000">
      <w:pPr>
        <w:pStyle w:val="BodyText"/>
        <w:spacing w:line="249" w:lineRule="auto"/>
        <w:ind w:left="34" w:right="32" w:firstLine="298"/>
        <w:jc w:val="both"/>
      </w:pPr>
      <w:r>
        <w:t>This</w:t>
      </w:r>
      <w:r>
        <w:rPr>
          <w:spacing w:val="-8"/>
        </w:rPr>
        <w:t xml:space="preserve"> </w:t>
      </w:r>
      <w:r>
        <w:t>result</w:t>
      </w:r>
      <w:r>
        <w:rPr>
          <w:spacing w:val="-8"/>
        </w:rPr>
        <w:t xml:space="preserve"> </w:t>
      </w:r>
      <w:r>
        <w:t>fits</w:t>
      </w:r>
      <w:r>
        <w:rPr>
          <w:spacing w:val="-8"/>
        </w:rPr>
        <w:t xml:space="preserve"> </w:t>
      </w:r>
      <w:r>
        <w:t>part</w:t>
      </w:r>
      <w:r>
        <w:rPr>
          <w:spacing w:val="-8"/>
        </w:rPr>
        <w:t xml:space="preserve"> </w:t>
      </w:r>
      <w:r>
        <w:t>of</w:t>
      </w:r>
      <w:r>
        <w:rPr>
          <w:spacing w:val="-8"/>
        </w:rPr>
        <w:t xml:space="preserve"> </w:t>
      </w:r>
      <w:r>
        <w:t>the</w:t>
      </w:r>
      <w:r>
        <w:rPr>
          <w:spacing w:val="-8"/>
        </w:rPr>
        <w:t xml:space="preserve"> </w:t>
      </w:r>
      <w:r>
        <w:t>EEG</w:t>
      </w:r>
      <w:r>
        <w:rPr>
          <w:spacing w:val="-8"/>
        </w:rPr>
        <w:t xml:space="preserve"> </w:t>
      </w:r>
      <w:r>
        <w:t>depression</w:t>
      </w:r>
      <w:r>
        <w:rPr>
          <w:spacing w:val="-8"/>
        </w:rPr>
        <w:t xml:space="preserve"> </w:t>
      </w:r>
      <w:r>
        <w:t>literature</w:t>
      </w:r>
      <w:r>
        <w:rPr>
          <w:spacing w:val="-8"/>
        </w:rPr>
        <w:t xml:space="preserve"> </w:t>
      </w:r>
      <w:r>
        <w:t>and supports a measured interpretation. Prior work has argued that</w:t>
      </w:r>
      <w:r>
        <w:rPr>
          <w:spacing w:val="36"/>
        </w:rPr>
        <w:t xml:space="preserve"> </w:t>
      </w:r>
      <w:r>
        <w:t>EEG</w:t>
      </w:r>
      <w:r>
        <w:rPr>
          <w:spacing w:val="35"/>
        </w:rPr>
        <w:t xml:space="preserve"> </w:t>
      </w:r>
      <w:r>
        <w:t>can</w:t>
      </w:r>
      <w:r>
        <w:rPr>
          <w:spacing w:val="35"/>
        </w:rPr>
        <w:t xml:space="preserve"> </w:t>
      </w:r>
      <w:r>
        <w:t>provide</w:t>
      </w:r>
      <w:r>
        <w:rPr>
          <w:spacing w:val="36"/>
        </w:rPr>
        <w:t xml:space="preserve"> </w:t>
      </w:r>
      <w:r>
        <w:t>clinically</w:t>
      </w:r>
      <w:r>
        <w:rPr>
          <w:spacing w:val="35"/>
        </w:rPr>
        <w:t xml:space="preserve"> </w:t>
      </w:r>
      <w:r>
        <w:t>useful</w:t>
      </w:r>
      <w:r>
        <w:rPr>
          <w:spacing w:val="36"/>
        </w:rPr>
        <w:t xml:space="preserve"> </w:t>
      </w:r>
      <w:r>
        <w:t>baseline</w:t>
      </w:r>
      <w:r>
        <w:rPr>
          <w:spacing w:val="36"/>
        </w:rPr>
        <w:t xml:space="preserve"> </w:t>
      </w:r>
      <w:r>
        <w:t>markers in major depressive disorder and treatment-response settings</w:t>
      </w:r>
      <w:r>
        <w:rPr>
          <w:spacing w:val="-8"/>
        </w:rPr>
        <w:t xml:space="preserve"> </w:t>
      </w:r>
      <w:r>
        <w:t>[</w:t>
      </w:r>
      <w:hyperlink w:anchor="_bookmark30" w:history="1">
        <w:r w:rsidR="004E7388">
          <w:rPr>
            <w:color w:val="2F4F4F"/>
          </w:rPr>
          <w:t>16</w:t>
        </w:r>
      </w:hyperlink>
      <w:r>
        <w:t>–</w:t>
      </w:r>
      <w:hyperlink w:anchor="_bookmark32" w:history="1">
        <w:r w:rsidR="004E7388">
          <w:rPr>
            <w:color w:val="2F4F4F"/>
          </w:rPr>
          <w:t>18</w:t>
        </w:r>
      </w:hyperlink>
      <w:r>
        <w:t>].</w:t>
      </w:r>
      <w:r>
        <w:rPr>
          <w:spacing w:val="-8"/>
        </w:rPr>
        <w:t xml:space="preserve"> </w:t>
      </w:r>
      <w:r>
        <w:t>Related</w:t>
      </w:r>
      <w:r>
        <w:rPr>
          <w:spacing w:val="-8"/>
        </w:rPr>
        <w:t xml:space="preserve"> </w:t>
      </w:r>
      <w:r>
        <w:t>discussions</w:t>
      </w:r>
      <w:r>
        <w:rPr>
          <w:spacing w:val="-8"/>
        </w:rPr>
        <w:t xml:space="preserve"> </w:t>
      </w:r>
      <w:r>
        <w:t>have</w:t>
      </w:r>
      <w:r>
        <w:rPr>
          <w:spacing w:val="-8"/>
        </w:rPr>
        <w:t xml:space="preserve"> </w:t>
      </w:r>
      <w:r>
        <w:t>also</w:t>
      </w:r>
      <w:r>
        <w:rPr>
          <w:spacing w:val="-8"/>
        </w:rPr>
        <w:t xml:space="preserve"> </w:t>
      </w:r>
      <w:r>
        <w:t>emphasized tighter</w:t>
      </w:r>
      <w:r>
        <w:rPr>
          <w:spacing w:val="80"/>
        </w:rPr>
        <w:t xml:space="preserve"> </w:t>
      </w:r>
      <w:r>
        <w:t>biomarker</w:t>
      </w:r>
      <w:r>
        <w:rPr>
          <w:spacing w:val="80"/>
        </w:rPr>
        <w:t xml:space="preserve"> </w:t>
      </w:r>
      <w:r>
        <w:t>discipline,</w:t>
      </w:r>
      <w:r>
        <w:rPr>
          <w:spacing w:val="80"/>
        </w:rPr>
        <w:t xml:space="preserve"> </w:t>
      </w:r>
      <w:r>
        <w:t>better</w:t>
      </w:r>
      <w:r>
        <w:rPr>
          <w:spacing w:val="80"/>
        </w:rPr>
        <w:t xml:space="preserve"> </w:t>
      </w:r>
      <w:r>
        <w:t>standardization,</w:t>
      </w:r>
      <w:r>
        <w:rPr>
          <w:spacing w:val="40"/>
        </w:rPr>
        <w:t xml:space="preserve"> </w:t>
      </w:r>
      <w:r>
        <w:t>and</w:t>
      </w:r>
      <w:r>
        <w:rPr>
          <w:spacing w:val="40"/>
        </w:rPr>
        <w:t xml:space="preserve"> </w:t>
      </w:r>
      <w:r>
        <w:t>more</w:t>
      </w:r>
      <w:r>
        <w:rPr>
          <w:spacing w:val="40"/>
        </w:rPr>
        <w:t xml:space="preserve"> </w:t>
      </w:r>
      <w:r>
        <w:t>realistic</w:t>
      </w:r>
      <w:r>
        <w:rPr>
          <w:spacing w:val="40"/>
        </w:rPr>
        <w:t xml:space="preserve"> </w:t>
      </w:r>
      <w:r>
        <w:t>expectations</w:t>
      </w:r>
      <w:r>
        <w:rPr>
          <w:spacing w:val="40"/>
        </w:rPr>
        <w:t xml:space="preserve"> </w:t>
      </w:r>
      <w:r>
        <w:t>about</w:t>
      </w:r>
      <w:r>
        <w:rPr>
          <w:spacing w:val="40"/>
        </w:rPr>
        <w:t xml:space="preserve"> </w:t>
      </w:r>
      <w:r>
        <w:t>generalization</w:t>
      </w:r>
      <w:r>
        <w:rPr>
          <w:spacing w:val="80"/>
        </w:rPr>
        <w:t xml:space="preserve"> </w:t>
      </w:r>
      <w:r>
        <w:t>[</w:t>
      </w:r>
      <w:hyperlink w:anchor="_bookmark26" w:history="1">
        <w:r w:rsidR="004E7388">
          <w:rPr>
            <w:color w:val="2F4F4F"/>
          </w:rPr>
          <w:t>12</w:t>
        </w:r>
      </w:hyperlink>
      <w:r>
        <w:t xml:space="preserve">, </w:t>
      </w:r>
      <w:hyperlink w:anchor="_bookmark34" w:history="1">
        <w:r w:rsidR="004E7388">
          <w:rPr>
            <w:color w:val="2F4F4F"/>
          </w:rPr>
          <w:t>20</w:t>
        </w:r>
      </w:hyperlink>
      <w:r>
        <w:t xml:space="preserve">, </w:t>
      </w:r>
      <w:hyperlink w:anchor="_bookmark69" w:history="1">
        <w:r w:rsidR="004E7388">
          <w:rPr>
            <w:color w:val="2F4F4F"/>
          </w:rPr>
          <w:t>59</w:t>
        </w:r>
      </w:hyperlink>
      <w:r>
        <w:t>]. Machine learning studies have likewise reported</w:t>
      </w:r>
      <w:r>
        <w:rPr>
          <w:spacing w:val="-6"/>
        </w:rPr>
        <w:t xml:space="preserve"> </w:t>
      </w:r>
      <w:r>
        <w:t>encouraging</w:t>
      </w:r>
      <w:r>
        <w:rPr>
          <w:spacing w:val="-6"/>
        </w:rPr>
        <w:t xml:space="preserve"> </w:t>
      </w:r>
      <w:r>
        <w:t>treatment-response</w:t>
      </w:r>
      <w:r>
        <w:rPr>
          <w:spacing w:val="-6"/>
        </w:rPr>
        <w:t xml:space="preserve"> </w:t>
      </w:r>
      <w:r>
        <w:t>signals,</w:t>
      </w:r>
      <w:r>
        <w:rPr>
          <w:spacing w:val="-6"/>
        </w:rPr>
        <w:t xml:space="preserve"> </w:t>
      </w:r>
      <w:r>
        <w:t>including combinations of EEG and clinical covariates [</w:t>
      </w:r>
      <w:hyperlink w:anchor="_bookmark38" w:history="1">
        <w:r w:rsidR="004E7388">
          <w:rPr>
            <w:color w:val="2F4F4F"/>
          </w:rPr>
          <w:t>24</w:t>
        </w:r>
      </w:hyperlink>
      <w:r>
        <w:t>–</w:t>
      </w:r>
      <w:hyperlink w:anchor="_bookmark39" w:history="1">
        <w:r w:rsidR="004E7388">
          <w:rPr>
            <w:color w:val="2F4F4F"/>
          </w:rPr>
          <w:t>26</w:t>
        </w:r>
      </w:hyperlink>
      <w:r>
        <w:t>]. Other modelling studies reach similar conclusions while still exposing limits from data heterogeneity, cohort size,</w:t>
      </w:r>
      <w:r>
        <w:rPr>
          <w:spacing w:val="40"/>
        </w:rPr>
        <w:t xml:space="preserve"> </w:t>
      </w:r>
      <w:r>
        <w:t>or insufficient interpretability [</w:t>
      </w:r>
      <w:hyperlink w:anchor="_bookmark40" w:history="1">
        <w:r w:rsidR="004E7388">
          <w:rPr>
            <w:color w:val="2F4F4F"/>
          </w:rPr>
          <w:t>27</w:t>
        </w:r>
      </w:hyperlink>
      <w:r>
        <w:t>–</w:t>
      </w:r>
      <w:hyperlink w:anchor="_bookmark41" w:history="1">
        <w:r w:rsidR="004E7388">
          <w:rPr>
            <w:color w:val="2F4F4F"/>
          </w:rPr>
          <w:t>29</w:t>
        </w:r>
      </w:hyperlink>
      <w:r>
        <w:t>]. Recent predictive overviews and reviews continue to highlight the same translational tension [</w:t>
      </w:r>
      <w:hyperlink w:anchor="_bookmark36" w:history="1">
        <w:r w:rsidR="004E7388">
          <w:rPr>
            <w:color w:val="2F4F4F"/>
          </w:rPr>
          <w:t>22</w:t>
        </w:r>
      </w:hyperlink>
      <w:r>
        <w:t xml:space="preserve">, </w:t>
      </w:r>
      <w:hyperlink w:anchor="_bookmark37" w:history="1">
        <w:r w:rsidR="004E7388">
          <w:rPr>
            <w:color w:val="2F4F4F"/>
          </w:rPr>
          <w:t>23</w:t>
        </w:r>
      </w:hyperlink>
      <w:r>
        <w:t>].</w:t>
      </w:r>
    </w:p>
    <w:p w14:paraId="25426D3A" w14:textId="4A36E489" w:rsidR="004E7388" w:rsidRDefault="00000000">
      <w:pPr>
        <w:pStyle w:val="BodyText"/>
        <w:spacing w:line="249" w:lineRule="auto"/>
        <w:ind w:left="34" w:right="32" w:firstLine="298"/>
        <w:jc w:val="both"/>
      </w:pPr>
      <w:r>
        <w:t>The</w:t>
      </w:r>
      <w:r>
        <w:rPr>
          <w:spacing w:val="80"/>
        </w:rPr>
        <w:t xml:space="preserve"> </w:t>
      </w:r>
      <w:r>
        <w:t>present</w:t>
      </w:r>
      <w:r>
        <w:rPr>
          <w:spacing w:val="80"/>
        </w:rPr>
        <w:t xml:space="preserve"> </w:t>
      </w:r>
      <w:r>
        <w:t>sweep</w:t>
      </w:r>
      <w:r>
        <w:rPr>
          <w:spacing w:val="80"/>
        </w:rPr>
        <w:t xml:space="preserve"> </w:t>
      </w:r>
      <w:r>
        <w:t>adds</w:t>
      </w:r>
      <w:r>
        <w:rPr>
          <w:spacing w:val="80"/>
        </w:rPr>
        <w:t xml:space="preserve"> </w:t>
      </w:r>
      <w:r>
        <w:t>a</w:t>
      </w:r>
      <w:r>
        <w:rPr>
          <w:spacing w:val="80"/>
        </w:rPr>
        <w:t xml:space="preserve"> </w:t>
      </w:r>
      <w:r>
        <w:t>feature-selection</w:t>
      </w:r>
      <w:r>
        <w:rPr>
          <w:spacing w:val="80"/>
        </w:rPr>
        <w:t xml:space="preserve"> </w:t>
      </w:r>
      <w:r>
        <w:t xml:space="preserve">view </w:t>
      </w:r>
      <w:del w:id="119" w:author="Cynthia Fu" w:date="2026-04-01T23:35:00Z" w16du:dateUtc="2026-04-01T22:35:00Z">
        <w:r w:rsidDel="00EE317E">
          <w:delText>to</w:delText>
        </w:r>
        <w:r w:rsidDel="00EE317E">
          <w:rPr>
            <w:spacing w:val="40"/>
          </w:rPr>
          <w:delText xml:space="preserve"> </w:delText>
        </w:r>
        <w:r w:rsidDel="00EE317E">
          <w:delText>that</w:delText>
        </w:r>
        <w:r w:rsidDel="00EE317E">
          <w:rPr>
            <w:spacing w:val="40"/>
          </w:rPr>
          <w:delText xml:space="preserve"> </w:delText>
        </w:r>
        <w:r w:rsidDel="00EE317E">
          <w:delText>literature.</w:delText>
        </w:r>
        <w:r w:rsidDel="00EE317E">
          <w:rPr>
            <w:spacing w:val="40"/>
          </w:rPr>
          <w:delText xml:space="preserve"> </w:delText>
        </w:r>
        <w:r w:rsidDel="00EE317E">
          <w:delText>Figures</w:delText>
        </w:r>
        <w:r w:rsidDel="00EE317E">
          <w:rPr>
            <w:spacing w:val="40"/>
          </w:rPr>
          <w:delText xml:space="preserve"> </w:delText>
        </w:r>
        <w:r w:rsidR="004E7388" w:rsidDel="00EE317E">
          <w:fldChar w:fldCharType="begin"/>
        </w:r>
        <w:r w:rsidR="004E7388" w:rsidDel="00EE317E">
          <w:delInstrText>HYPERLINK \l "_bookmark6"</w:delInstrText>
        </w:r>
        <w:r w:rsidR="004E7388" w:rsidDel="00EE317E">
          <w:fldChar w:fldCharType="separate"/>
        </w:r>
        <w:r w:rsidR="004E7388" w:rsidDel="00EE317E">
          <w:rPr>
            <w:color w:val="2F4F4F"/>
          </w:rPr>
          <w:delText>5</w:delText>
        </w:r>
        <w:r w:rsidR="004E7388" w:rsidDel="00EE317E">
          <w:fldChar w:fldCharType="end"/>
        </w:r>
        <w:r w:rsidDel="00EE317E">
          <w:rPr>
            <w:color w:val="2F4F4F"/>
            <w:spacing w:val="40"/>
          </w:rPr>
          <w:delText xml:space="preserve"> </w:delText>
        </w:r>
        <w:r w:rsidDel="00EE317E">
          <w:delText>and</w:delText>
        </w:r>
        <w:r w:rsidDel="00EE317E">
          <w:rPr>
            <w:spacing w:val="40"/>
          </w:rPr>
          <w:delText xml:space="preserve"> </w:delText>
        </w:r>
        <w:r w:rsidR="004E7388" w:rsidDel="00EE317E">
          <w:fldChar w:fldCharType="begin"/>
        </w:r>
        <w:r w:rsidR="004E7388" w:rsidDel="00EE317E">
          <w:delInstrText>HYPERLINK \l "_bookmark7"</w:delInstrText>
        </w:r>
        <w:r w:rsidR="004E7388" w:rsidDel="00EE317E">
          <w:fldChar w:fldCharType="separate"/>
        </w:r>
        <w:r w:rsidR="004E7388" w:rsidDel="00EE317E">
          <w:rPr>
            <w:color w:val="2F4F4F"/>
          </w:rPr>
          <w:delText>6</w:delText>
        </w:r>
        <w:r w:rsidR="004E7388" w:rsidDel="00EE317E">
          <w:fldChar w:fldCharType="end"/>
        </w:r>
        <w:r w:rsidDel="00EE317E">
          <w:rPr>
            <w:color w:val="2F4F4F"/>
            <w:spacing w:val="40"/>
          </w:rPr>
          <w:delText xml:space="preserve"> </w:delText>
        </w:r>
        <w:r w:rsidDel="00EE317E">
          <w:delText>show</w:delText>
        </w:r>
        <w:r w:rsidDel="00EE317E">
          <w:rPr>
            <w:spacing w:val="40"/>
          </w:rPr>
          <w:delText xml:space="preserve"> </w:delText>
        </w:r>
        <w:r w:rsidDel="00EE317E">
          <w:delText>that</w:delText>
        </w:r>
      </w:del>
      <w:ins w:id="120" w:author="Cynthia Fu" w:date="2026-04-01T23:35:00Z" w16du:dateUtc="2026-04-01T22:35:00Z">
        <w:r w:rsidR="00EE317E">
          <w:t>in which</w:t>
        </w:r>
      </w:ins>
      <w:r>
        <w:rPr>
          <w:spacing w:val="40"/>
        </w:rPr>
        <w:t xml:space="preserve"> </w:t>
      </w:r>
      <w:r>
        <w:t>larger feature</w:t>
      </w:r>
      <w:r>
        <w:rPr>
          <w:spacing w:val="40"/>
        </w:rPr>
        <w:t xml:space="preserve"> </w:t>
      </w:r>
      <w:r>
        <w:t>budgets</w:t>
      </w:r>
      <w:r>
        <w:rPr>
          <w:spacing w:val="40"/>
        </w:rPr>
        <w:t xml:space="preserve"> </w:t>
      </w:r>
      <w:r>
        <w:t>yield</w:t>
      </w:r>
      <w:r>
        <w:rPr>
          <w:spacing w:val="40"/>
        </w:rPr>
        <w:t xml:space="preserve"> </w:t>
      </w:r>
      <w:r>
        <w:t>more</w:t>
      </w:r>
      <w:r>
        <w:rPr>
          <w:spacing w:val="40"/>
        </w:rPr>
        <w:t xml:space="preserve"> </w:t>
      </w:r>
      <w:r>
        <w:t>overlap</w:t>
      </w:r>
      <w:r>
        <w:rPr>
          <w:spacing w:val="40"/>
        </w:rPr>
        <w:t xml:space="preserve"> </w:t>
      </w:r>
      <w:r>
        <w:t>and</w:t>
      </w:r>
      <w:r>
        <w:rPr>
          <w:spacing w:val="40"/>
        </w:rPr>
        <w:t xml:space="preserve"> </w:t>
      </w:r>
      <w:r>
        <w:t>many</w:t>
      </w:r>
      <w:r>
        <w:rPr>
          <w:spacing w:val="40"/>
        </w:rPr>
        <w:t xml:space="preserve"> </w:t>
      </w:r>
      <w:r>
        <w:t>more unique</w:t>
      </w:r>
      <w:r>
        <w:rPr>
          <w:spacing w:val="40"/>
        </w:rPr>
        <w:t xml:space="preserve"> </w:t>
      </w:r>
      <w:r>
        <w:t>discovered</w:t>
      </w:r>
      <w:r>
        <w:rPr>
          <w:spacing w:val="40"/>
        </w:rPr>
        <w:t xml:space="preserve"> </w:t>
      </w:r>
      <w:r>
        <w:t>features.</w:t>
      </w:r>
      <w:r>
        <w:rPr>
          <w:spacing w:val="40"/>
        </w:rPr>
        <w:t xml:space="preserve"> </w:t>
      </w:r>
      <w:r>
        <w:t>Those</w:t>
      </w:r>
      <w:r>
        <w:rPr>
          <w:spacing w:val="40"/>
        </w:rPr>
        <w:t xml:space="preserve"> </w:t>
      </w:r>
      <w:r>
        <w:t>larger</w:t>
      </w:r>
      <w:r>
        <w:rPr>
          <w:spacing w:val="40"/>
        </w:rPr>
        <w:t xml:space="preserve"> </w:t>
      </w:r>
      <w:r>
        <w:t>budgets</w:t>
      </w:r>
      <w:r>
        <w:rPr>
          <w:spacing w:val="40"/>
        </w:rPr>
        <w:t xml:space="preserve"> </w:t>
      </w:r>
      <w:r>
        <w:t>do</w:t>
      </w:r>
      <w:r>
        <w:rPr>
          <w:spacing w:val="80"/>
        </w:rPr>
        <w:t xml:space="preserve"> </w:t>
      </w:r>
      <w:r>
        <w:t>not improve discrimination. The panels support a small recurring biomarker set with consistent direction of class separation. That reading keeps the modest Jaccard and Kuncheva</w:t>
      </w:r>
      <w:r>
        <w:rPr>
          <w:spacing w:val="40"/>
        </w:rPr>
        <w:t xml:space="preserve"> </w:t>
      </w:r>
      <w:r>
        <w:t>scores</w:t>
      </w:r>
      <w:r>
        <w:rPr>
          <w:spacing w:val="40"/>
        </w:rPr>
        <w:t xml:space="preserve"> </w:t>
      </w:r>
      <w:r>
        <w:t>in</w:t>
      </w:r>
      <w:r>
        <w:rPr>
          <w:spacing w:val="40"/>
        </w:rPr>
        <w:t xml:space="preserve"> </w:t>
      </w:r>
      <w:r>
        <w:t>view</w:t>
      </w:r>
      <w:r>
        <w:rPr>
          <w:spacing w:val="40"/>
        </w:rPr>
        <w:t xml:space="preserve"> </w:t>
      </w:r>
      <w:r>
        <w:t>and</w:t>
      </w:r>
      <w:r>
        <w:rPr>
          <w:spacing w:val="40"/>
        </w:rPr>
        <w:t xml:space="preserve"> </w:t>
      </w:r>
      <w:r>
        <w:t>gives</w:t>
      </w:r>
      <w:r>
        <w:rPr>
          <w:spacing w:val="40"/>
        </w:rPr>
        <w:t xml:space="preserve"> </w:t>
      </w:r>
      <w:r>
        <w:t>appropriate</w:t>
      </w:r>
      <w:r>
        <w:rPr>
          <w:spacing w:val="40"/>
        </w:rPr>
        <w:t xml:space="preserve"> </w:t>
      </w:r>
      <w:r>
        <w:t>weight to the stronger effect-direction signal. Methodologically, this framing matters because the depression EEG biomarker literature still contains substantial publication bias, limited out-of-sample validation, and known vulnerability to leakage from pre-cross-validation feature processing [</w:t>
      </w:r>
      <w:hyperlink w:anchor="_bookmark35" w:history="1">
        <w:r w:rsidR="004E7388">
          <w:rPr>
            <w:color w:val="2F4F4F"/>
          </w:rPr>
          <w:t>21</w:t>
        </w:r>
      </w:hyperlink>
      <w:r>
        <w:t xml:space="preserve">, </w:t>
      </w:r>
      <w:hyperlink w:anchor="_bookmark45" w:history="1">
        <w:r w:rsidR="004E7388">
          <w:rPr>
            <w:color w:val="2F4F4F"/>
          </w:rPr>
          <w:t>33</w:t>
        </w:r>
      </w:hyperlink>
      <w:r>
        <w:t>]. The present pipeline addresses that problem by embedding selection and rebalancing inside participant-level leave-one-participant-out folds and then summarizing recurrence and directionality instead of reporting only a single global feature list [</w:t>
      </w:r>
      <w:hyperlink w:anchor="_bookmark46" w:history="1">
        <w:r w:rsidR="004E7388">
          <w:rPr>
            <w:color w:val="2F4F4F"/>
          </w:rPr>
          <w:t>34</w:t>
        </w:r>
      </w:hyperlink>
      <w:r>
        <w:t>].</w:t>
      </w:r>
    </w:p>
    <w:p w14:paraId="006523B0" w14:textId="591E7223" w:rsidR="004E7388" w:rsidRDefault="00000000">
      <w:pPr>
        <w:pStyle w:val="BodyText"/>
        <w:spacing w:line="249" w:lineRule="auto"/>
        <w:ind w:left="34" w:right="32" w:firstLine="298"/>
        <w:jc w:val="both"/>
      </w:pPr>
      <w:r>
        <w:t>The same clinical program has also supported other signal</w:t>
      </w:r>
      <w:r>
        <w:rPr>
          <w:spacing w:val="1"/>
        </w:rPr>
        <w:t xml:space="preserve"> </w:t>
      </w:r>
      <w:r>
        <w:t>representations</w:t>
      </w:r>
      <w:r>
        <w:rPr>
          <w:spacing w:val="2"/>
        </w:rPr>
        <w:t xml:space="preserve"> </w:t>
      </w:r>
      <w:r>
        <w:t>in</w:t>
      </w:r>
      <w:r>
        <w:rPr>
          <w:spacing w:val="2"/>
        </w:rPr>
        <w:t xml:space="preserve"> </w:t>
      </w:r>
      <w:del w:id="121" w:author="Cynthia Fu" w:date="2026-04-01T23:36:00Z" w16du:dateUtc="2026-04-01T22:36:00Z">
        <w:r w:rsidDel="00DB0F3C">
          <w:delText>recent</w:delText>
        </w:r>
        <w:r w:rsidDel="00DB0F3C">
          <w:rPr>
            <w:spacing w:val="1"/>
          </w:rPr>
          <w:delText xml:space="preserve"> </w:delText>
        </w:r>
      </w:del>
      <w:ins w:id="122" w:author="Cynthia Fu" w:date="2026-04-01T23:36:00Z" w16du:dateUtc="2026-04-01T22:36:00Z">
        <w:r w:rsidR="00DB0F3C">
          <w:t>prior</w:t>
        </w:r>
        <w:r w:rsidR="00DB0F3C">
          <w:rPr>
            <w:spacing w:val="1"/>
          </w:rPr>
          <w:t xml:space="preserve"> </w:t>
        </w:r>
      </w:ins>
      <w:r>
        <w:t>PSD-based</w:t>
      </w:r>
      <w:r>
        <w:rPr>
          <w:spacing w:val="2"/>
        </w:rPr>
        <w:t xml:space="preserve"> </w:t>
      </w:r>
      <w:r>
        <w:t>and</w:t>
      </w:r>
      <w:r>
        <w:rPr>
          <w:spacing w:val="2"/>
        </w:rPr>
        <w:t xml:space="preserve"> </w:t>
      </w:r>
      <w:r>
        <w:t>PLV-</w:t>
      </w:r>
      <w:r>
        <w:rPr>
          <w:spacing w:val="-2"/>
        </w:rPr>
        <w:t>based</w:t>
      </w:r>
    </w:p>
    <w:p w14:paraId="4316D3B4" w14:textId="77777777" w:rsidR="004E7388" w:rsidRDefault="004E7388">
      <w:pPr>
        <w:pStyle w:val="BodyText"/>
        <w:spacing w:line="249" w:lineRule="auto"/>
        <w:jc w:val="both"/>
        <w:sectPr w:rsidR="004E7388">
          <w:type w:val="continuous"/>
          <w:pgSz w:w="11910" w:h="15880"/>
          <w:pgMar w:top="980" w:right="992" w:bottom="700" w:left="992" w:header="702" w:footer="517" w:gutter="0"/>
          <w:cols w:num="2" w:space="720" w:equalWidth="0">
            <w:col w:w="4782" w:space="324"/>
            <w:col w:w="4820"/>
          </w:cols>
        </w:sectPr>
      </w:pPr>
    </w:p>
    <w:p w14:paraId="5DC48625" w14:textId="77777777" w:rsidR="004E7388" w:rsidRDefault="004E7388">
      <w:pPr>
        <w:pStyle w:val="BodyText"/>
        <w:spacing w:before="2"/>
        <w:rPr>
          <w:sz w:val="11"/>
        </w:rPr>
      </w:pPr>
    </w:p>
    <w:p w14:paraId="575B14EE" w14:textId="77777777" w:rsidR="004E7388" w:rsidRDefault="004E7388">
      <w:pPr>
        <w:pStyle w:val="BodyText"/>
        <w:rPr>
          <w:sz w:val="11"/>
        </w:rPr>
        <w:sectPr w:rsidR="004E7388">
          <w:pgSz w:w="11910" w:h="15880"/>
          <w:pgMar w:top="920" w:right="992" w:bottom="700" w:left="992" w:header="702" w:footer="517" w:gutter="0"/>
          <w:cols w:space="720"/>
        </w:sectPr>
      </w:pPr>
    </w:p>
    <w:p w14:paraId="5C3EBFFB" w14:textId="77777777" w:rsidR="004E7388" w:rsidRDefault="00000000">
      <w:pPr>
        <w:pStyle w:val="BodyText"/>
        <w:spacing w:before="68" w:line="249" w:lineRule="auto"/>
        <w:ind w:left="34"/>
        <w:jc w:val="both"/>
      </w:pPr>
      <w:r>
        <w:t>studies, which located informative response-related signal in</w:t>
      </w:r>
      <w:r>
        <w:rPr>
          <w:spacing w:val="40"/>
        </w:rPr>
        <w:t xml:space="preserve"> </w:t>
      </w:r>
      <w:r>
        <w:t>low-density</w:t>
      </w:r>
      <w:r>
        <w:rPr>
          <w:spacing w:val="40"/>
        </w:rPr>
        <w:t xml:space="preserve"> </w:t>
      </w:r>
      <w:r>
        <w:t>temporal</w:t>
      </w:r>
      <w:r>
        <w:rPr>
          <w:spacing w:val="40"/>
        </w:rPr>
        <w:t xml:space="preserve"> </w:t>
      </w:r>
      <w:r>
        <w:t>and</w:t>
      </w:r>
      <w:r>
        <w:rPr>
          <w:spacing w:val="40"/>
        </w:rPr>
        <w:t xml:space="preserve"> </w:t>
      </w:r>
      <w:r>
        <w:t>frontal-temporal</w:t>
      </w:r>
      <w:r>
        <w:rPr>
          <w:spacing w:val="40"/>
        </w:rPr>
        <w:t xml:space="preserve"> </w:t>
      </w:r>
      <w:r>
        <w:t>patterns [</w:t>
      </w:r>
      <w:hyperlink w:anchor="_bookmark55" w:history="1">
        <w:r w:rsidR="004E7388">
          <w:rPr>
            <w:color w:val="2F4F4F"/>
          </w:rPr>
          <w:t>45</w:t>
        </w:r>
      </w:hyperlink>
      <w:r>
        <w:t xml:space="preserve">, </w:t>
      </w:r>
      <w:hyperlink w:anchor="_bookmark56" w:history="1">
        <w:r w:rsidR="004E7388">
          <w:rPr>
            <w:color w:val="2F4F4F"/>
          </w:rPr>
          <w:t>46</w:t>
        </w:r>
      </w:hyperlink>
      <w:r>
        <w:t>]. In the present sweep, the recurrent feature set again concentrated in TP10-derived and frontal-temporal descriptors. That regional convergence supports the view that the low-montage recordings contain response-relevant information across multiple feature families.</w:t>
      </w:r>
    </w:p>
    <w:p w14:paraId="6E57F1FF" w14:textId="77777777" w:rsidR="004E7388" w:rsidRDefault="00000000">
      <w:pPr>
        <w:pStyle w:val="BodyText"/>
        <w:spacing w:line="249" w:lineRule="auto"/>
        <w:ind w:left="34" w:firstLine="298"/>
        <w:jc w:val="both"/>
      </w:pPr>
      <w:r>
        <w:t>The</w:t>
      </w:r>
      <w:r>
        <w:rPr>
          <w:spacing w:val="80"/>
          <w:w w:val="150"/>
        </w:rPr>
        <w:t xml:space="preserve"> </w:t>
      </w:r>
      <w:r>
        <w:t>specific</w:t>
      </w:r>
      <w:r>
        <w:rPr>
          <w:spacing w:val="80"/>
          <w:w w:val="150"/>
        </w:rPr>
        <w:t xml:space="preserve"> </w:t>
      </w:r>
      <w:r>
        <w:t>biomarkers</w:t>
      </w:r>
      <w:r>
        <w:rPr>
          <w:spacing w:val="80"/>
          <w:w w:val="150"/>
        </w:rPr>
        <w:t xml:space="preserve"> </w:t>
      </w:r>
      <w:r>
        <w:t>in</w:t>
      </w:r>
      <w:r>
        <w:rPr>
          <w:spacing w:val="80"/>
          <w:w w:val="150"/>
        </w:rPr>
        <w:t xml:space="preserve"> </w:t>
      </w:r>
      <w:r>
        <w:t>the</w:t>
      </w:r>
      <w:r>
        <w:rPr>
          <w:spacing w:val="80"/>
          <w:w w:val="150"/>
        </w:rPr>
        <w:t xml:space="preserve"> </w:t>
      </w:r>
      <w:r>
        <w:t>present</w:t>
      </w:r>
      <w:r>
        <w:rPr>
          <w:spacing w:val="80"/>
          <w:w w:val="150"/>
        </w:rPr>
        <w:t xml:space="preserve"> </w:t>
      </w:r>
      <w:r>
        <w:t xml:space="preserve">sweep are plausible enough to deserve follow-up. </w:t>
      </w:r>
      <w:r>
        <w:rPr>
          <w:rFonts w:ascii="BIZ UDGothic"/>
          <w:sz w:val="17"/>
        </w:rPr>
        <w:t xml:space="preserve">tp10_spectral_entropy </w:t>
      </w:r>
      <w:r>
        <w:t>was the most frequently selected feature and skewed toward non-remission-associated</w:t>
      </w:r>
      <w:r>
        <w:rPr>
          <w:spacing w:val="80"/>
        </w:rPr>
        <w:t xml:space="preserve"> </w:t>
      </w:r>
      <w:r>
        <w:t>folds. Entropy and related nonlinear descriptors have appeared</w:t>
      </w:r>
      <w:r>
        <w:rPr>
          <w:spacing w:val="-11"/>
        </w:rPr>
        <w:t xml:space="preserve"> </w:t>
      </w:r>
      <w:r>
        <w:t>repeatedly</w:t>
      </w:r>
      <w:r>
        <w:rPr>
          <w:spacing w:val="-11"/>
        </w:rPr>
        <w:t xml:space="preserve"> </w:t>
      </w:r>
      <w:r>
        <w:t>in</w:t>
      </w:r>
      <w:r>
        <w:rPr>
          <w:spacing w:val="-11"/>
        </w:rPr>
        <w:t xml:space="preserve"> </w:t>
      </w:r>
      <w:r>
        <w:t>depression</w:t>
      </w:r>
      <w:r>
        <w:rPr>
          <w:spacing w:val="-11"/>
        </w:rPr>
        <w:t xml:space="preserve"> </w:t>
      </w:r>
      <w:r>
        <w:t>EEG</w:t>
      </w:r>
      <w:r>
        <w:rPr>
          <w:spacing w:val="-11"/>
        </w:rPr>
        <w:t xml:space="preserve"> </w:t>
      </w:r>
      <w:r>
        <w:t>studies</w:t>
      </w:r>
      <w:r>
        <w:rPr>
          <w:spacing w:val="-11"/>
        </w:rPr>
        <w:t xml:space="preserve"> </w:t>
      </w:r>
      <w:r>
        <w:t>[</w:t>
      </w:r>
      <w:hyperlink w:anchor="_bookmark42" w:history="1">
        <w:r w:rsidR="004E7388">
          <w:rPr>
            <w:color w:val="2F4F4F"/>
          </w:rPr>
          <w:t>30</w:t>
        </w:r>
      </w:hyperlink>
      <w:r>
        <w:t>,</w:t>
      </w:r>
      <w:r>
        <w:rPr>
          <w:spacing w:val="-11"/>
        </w:rPr>
        <w:t xml:space="preserve"> </w:t>
      </w:r>
      <w:hyperlink w:anchor="_bookmark64" w:history="1">
        <w:r w:rsidR="004E7388">
          <w:rPr>
            <w:color w:val="2F4F4F"/>
          </w:rPr>
          <w:t>54</w:t>
        </w:r>
      </w:hyperlink>
      <w:r>
        <w:t>,</w:t>
      </w:r>
      <w:r>
        <w:rPr>
          <w:spacing w:val="-11"/>
        </w:rPr>
        <w:t xml:space="preserve"> </w:t>
      </w:r>
      <w:hyperlink w:anchor="_bookmark65" w:history="1">
        <w:r w:rsidR="004E7388">
          <w:rPr>
            <w:color w:val="2F4F4F"/>
          </w:rPr>
          <w:t>55</w:t>
        </w:r>
      </w:hyperlink>
      <w:r>
        <w:t>]. Pretreatment multiscale entropy and signal-variability measures</w:t>
      </w:r>
      <w:r>
        <w:rPr>
          <w:spacing w:val="-3"/>
        </w:rPr>
        <w:t xml:space="preserve"> </w:t>
      </w:r>
      <w:r>
        <w:t>have</w:t>
      </w:r>
      <w:r>
        <w:rPr>
          <w:spacing w:val="-3"/>
        </w:rPr>
        <w:t xml:space="preserve"> </w:t>
      </w:r>
      <w:r>
        <w:t>also</w:t>
      </w:r>
      <w:r>
        <w:rPr>
          <w:spacing w:val="-3"/>
        </w:rPr>
        <w:t xml:space="preserve"> </w:t>
      </w:r>
      <w:r>
        <w:t>been</w:t>
      </w:r>
      <w:r>
        <w:rPr>
          <w:spacing w:val="-3"/>
        </w:rPr>
        <w:t xml:space="preserve"> </w:t>
      </w:r>
      <w:r>
        <w:t>linked</w:t>
      </w:r>
      <w:r>
        <w:rPr>
          <w:spacing w:val="-3"/>
        </w:rPr>
        <w:t xml:space="preserve"> </w:t>
      </w:r>
      <w:r>
        <w:t>to</w:t>
      </w:r>
      <w:r>
        <w:rPr>
          <w:spacing w:val="-3"/>
        </w:rPr>
        <w:t xml:space="preserve"> </w:t>
      </w:r>
      <w:r>
        <w:t>antidepressant</w:t>
      </w:r>
      <w:r>
        <w:rPr>
          <w:spacing w:val="-3"/>
        </w:rPr>
        <w:t xml:space="preserve"> </w:t>
      </w:r>
      <w:r>
        <w:t>treatment response, although the reported direction depends on temporal scale and recording context [</w:t>
      </w:r>
      <w:hyperlink w:anchor="_bookmark62" w:history="1">
        <w:r w:rsidR="004E7388">
          <w:rPr>
            <w:color w:val="2F4F4F"/>
          </w:rPr>
          <w:t>52</w:t>
        </w:r>
      </w:hyperlink>
      <w:r>
        <w:t>]. That nuance is important because a recent large resting-state evaluation found</w:t>
      </w:r>
      <w:r>
        <w:rPr>
          <w:spacing w:val="25"/>
        </w:rPr>
        <w:t xml:space="preserve"> </w:t>
      </w:r>
      <w:r>
        <w:t>complexity</w:t>
      </w:r>
      <w:r>
        <w:rPr>
          <w:spacing w:val="25"/>
        </w:rPr>
        <w:t xml:space="preserve"> </w:t>
      </w:r>
      <w:r>
        <w:t>metrics</w:t>
      </w:r>
      <w:r>
        <w:rPr>
          <w:spacing w:val="25"/>
        </w:rPr>
        <w:t xml:space="preserve"> </w:t>
      </w:r>
      <w:r>
        <w:t>to</w:t>
      </w:r>
      <w:r>
        <w:rPr>
          <w:spacing w:val="25"/>
        </w:rPr>
        <w:t xml:space="preserve"> </w:t>
      </w:r>
      <w:r>
        <w:t>be</w:t>
      </w:r>
      <w:r>
        <w:rPr>
          <w:spacing w:val="25"/>
        </w:rPr>
        <w:t xml:space="preserve"> </w:t>
      </w:r>
      <w:r>
        <w:t>stable</w:t>
      </w:r>
      <w:r>
        <w:rPr>
          <w:spacing w:val="25"/>
        </w:rPr>
        <w:t xml:space="preserve"> </w:t>
      </w:r>
      <w:r>
        <w:t>but</w:t>
      </w:r>
      <w:r>
        <w:rPr>
          <w:spacing w:val="25"/>
        </w:rPr>
        <w:t xml:space="preserve"> </w:t>
      </w:r>
      <w:r>
        <w:t>not</w:t>
      </w:r>
      <w:r>
        <w:rPr>
          <w:spacing w:val="25"/>
        </w:rPr>
        <w:t xml:space="preserve"> </w:t>
      </w:r>
      <w:r>
        <w:t>to</w:t>
      </w:r>
      <w:r>
        <w:rPr>
          <w:spacing w:val="25"/>
        </w:rPr>
        <w:t xml:space="preserve"> </w:t>
      </w:r>
      <w:r>
        <w:t>support a simple uniform depression-complexity association [</w:t>
      </w:r>
      <w:hyperlink w:anchor="_bookmark66" w:history="1">
        <w:r w:rsidR="004E7388">
          <w:rPr>
            <w:color w:val="2F4F4F"/>
          </w:rPr>
          <w:t>56</w:t>
        </w:r>
      </w:hyperlink>
      <w:r>
        <w:t>]. The present TP10 entropy finding therefore fits a broader complexity literature and supports a credible temporal biomarker</w:t>
      </w:r>
      <w:r>
        <w:rPr>
          <w:spacing w:val="-3"/>
        </w:rPr>
        <w:t xml:space="preserve"> </w:t>
      </w:r>
      <w:r>
        <w:t>signal</w:t>
      </w:r>
      <w:r>
        <w:rPr>
          <w:spacing w:val="-3"/>
        </w:rPr>
        <w:t xml:space="preserve"> </w:t>
      </w:r>
      <w:r>
        <w:t>in</w:t>
      </w:r>
      <w:r>
        <w:rPr>
          <w:spacing w:val="-3"/>
        </w:rPr>
        <w:t xml:space="preserve"> </w:t>
      </w:r>
      <w:r>
        <w:t>this</w:t>
      </w:r>
      <w:r>
        <w:rPr>
          <w:spacing w:val="-3"/>
        </w:rPr>
        <w:t xml:space="preserve"> </w:t>
      </w:r>
      <w:r>
        <w:t>cohort,</w:t>
      </w:r>
      <w:r>
        <w:rPr>
          <w:spacing w:val="-3"/>
        </w:rPr>
        <w:t xml:space="preserve"> </w:t>
      </w:r>
      <w:r>
        <w:t>while</w:t>
      </w:r>
      <w:r>
        <w:rPr>
          <w:spacing w:val="-3"/>
        </w:rPr>
        <w:t xml:space="preserve"> </w:t>
      </w:r>
      <w:r>
        <w:t>still</w:t>
      </w:r>
      <w:r>
        <w:rPr>
          <w:spacing w:val="-3"/>
        </w:rPr>
        <w:t xml:space="preserve"> </w:t>
      </w:r>
      <w:r>
        <w:t>needing</w:t>
      </w:r>
      <w:r>
        <w:rPr>
          <w:spacing w:val="-3"/>
        </w:rPr>
        <w:t xml:space="preserve"> </w:t>
      </w:r>
      <w:r>
        <w:t xml:space="preserve">external </w:t>
      </w:r>
      <w:r>
        <w:rPr>
          <w:spacing w:val="-2"/>
        </w:rPr>
        <w:t>confirmation.</w:t>
      </w:r>
    </w:p>
    <w:p w14:paraId="3EEBC078" w14:textId="77777777" w:rsidR="004E7388" w:rsidRDefault="00000000">
      <w:pPr>
        <w:pStyle w:val="BodyText"/>
        <w:spacing w:line="249" w:lineRule="auto"/>
        <w:ind w:left="34" w:firstLine="298"/>
        <w:jc w:val="both"/>
      </w:pPr>
      <w:r>
        <w:t>The frontal-temporal beta and gamma difference features also have prior support at the family and regional level.</w:t>
      </w:r>
      <w:r>
        <w:rPr>
          <w:spacing w:val="-13"/>
        </w:rPr>
        <w:t xml:space="preserve"> </w:t>
      </w:r>
      <w:r>
        <w:t>Temporal</w:t>
      </w:r>
      <w:r>
        <w:rPr>
          <w:spacing w:val="-12"/>
        </w:rPr>
        <w:t xml:space="preserve"> </w:t>
      </w:r>
      <w:r>
        <w:t>electrodes,</w:t>
      </w:r>
      <w:r>
        <w:rPr>
          <w:spacing w:val="-13"/>
        </w:rPr>
        <w:t xml:space="preserve"> </w:t>
      </w:r>
      <w:r>
        <w:t>higher-frequency</w:t>
      </w:r>
      <w:r>
        <w:rPr>
          <w:spacing w:val="-12"/>
        </w:rPr>
        <w:t xml:space="preserve"> </w:t>
      </w:r>
      <w:r>
        <w:t>band</w:t>
      </w:r>
      <w:r>
        <w:rPr>
          <w:spacing w:val="-13"/>
        </w:rPr>
        <w:t xml:space="preserve"> </w:t>
      </w:r>
      <w:r>
        <w:t>features, and paired asymmetry terms have been reported as informative in depression EEG studies, and pretreatment frontal-temporal features have been linked to treatment outcome in MDD [</w:t>
      </w:r>
      <w:hyperlink w:anchor="_bookmark58" w:history="1">
        <w:r w:rsidR="004E7388">
          <w:rPr>
            <w:color w:val="2F4F4F"/>
          </w:rPr>
          <w:t>48</w:t>
        </w:r>
      </w:hyperlink>
      <w:r>
        <w:t xml:space="preserve">, </w:t>
      </w:r>
      <w:hyperlink w:anchor="_bookmark61" w:history="1">
        <w:r w:rsidR="004E7388">
          <w:rPr>
            <w:color w:val="2F4F4F"/>
          </w:rPr>
          <w:t>51</w:t>
        </w:r>
      </w:hyperlink>
      <w:r>
        <w:t>]. The current beta and gamma difference terms are therefore better read as family-level extensions</w:t>
      </w:r>
      <w:r>
        <w:rPr>
          <w:spacing w:val="-10"/>
        </w:rPr>
        <w:t xml:space="preserve"> </w:t>
      </w:r>
      <w:r>
        <w:t>of</w:t>
      </w:r>
      <w:r>
        <w:rPr>
          <w:spacing w:val="-10"/>
        </w:rPr>
        <w:t xml:space="preserve"> </w:t>
      </w:r>
      <w:r>
        <w:t>that</w:t>
      </w:r>
      <w:r>
        <w:rPr>
          <w:spacing w:val="-10"/>
        </w:rPr>
        <w:t xml:space="preserve"> </w:t>
      </w:r>
      <w:r>
        <w:t>regional</w:t>
      </w:r>
      <w:r>
        <w:rPr>
          <w:spacing w:val="-10"/>
        </w:rPr>
        <w:t xml:space="preserve"> </w:t>
      </w:r>
      <w:r>
        <w:t>pattern</w:t>
      </w:r>
      <w:r>
        <w:rPr>
          <w:spacing w:val="-10"/>
        </w:rPr>
        <w:t xml:space="preserve"> </w:t>
      </w:r>
      <w:r>
        <w:t>than</w:t>
      </w:r>
      <w:r>
        <w:rPr>
          <w:spacing w:val="-10"/>
        </w:rPr>
        <w:t xml:space="preserve"> </w:t>
      </w:r>
      <w:r>
        <w:t>as</w:t>
      </w:r>
      <w:r>
        <w:rPr>
          <w:spacing w:val="-10"/>
        </w:rPr>
        <w:t xml:space="preserve"> </w:t>
      </w:r>
      <w:r>
        <w:t>exact</w:t>
      </w:r>
      <w:r>
        <w:rPr>
          <w:spacing w:val="-10"/>
        </w:rPr>
        <w:t xml:space="preserve"> </w:t>
      </w:r>
      <w:r>
        <w:t>replications of a previously fixed biomarker.</w:t>
      </w:r>
    </w:p>
    <w:p w14:paraId="75438698" w14:textId="77777777" w:rsidR="004E7388" w:rsidRDefault="00000000">
      <w:pPr>
        <w:pStyle w:val="BodyText"/>
        <w:spacing w:line="249" w:lineRule="auto"/>
        <w:ind w:left="34" w:firstLine="298"/>
        <w:jc w:val="both"/>
      </w:pPr>
      <w:r>
        <w:rPr>
          <w:rFonts w:ascii="BIZ UDGothic"/>
          <w:sz w:val="17"/>
        </w:rPr>
        <w:t>af7_zero_crossings</w:t>
      </w:r>
      <w:r>
        <w:rPr>
          <w:rFonts w:ascii="BIZ UDGothic"/>
          <w:spacing w:val="-13"/>
          <w:sz w:val="17"/>
        </w:rPr>
        <w:t xml:space="preserve"> </w:t>
      </w:r>
      <w:r>
        <w:t>had the clearest remission-skewed selection pattern in the current sweep, but it has less direct precedent as a named biomarker. AF7-centered signal relevance</w:t>
      </w:r>
      <w:r>
        <w:rPr>
          <w:spacing w:val="-10"/>
        </w:rPr>
        <w:t xml:space="preserve"> </w:t>
      </w:r>
      <w:r>
        <w:t>has</w:t>
      </w:r>
      <w:r>
        <w:rPr>
          <w:spacing w:val="-10"/>
        </w:rPr>
        <w:t xml:space="preserve"> </w:t>
      </w:r>
      <w:r>
        <w:t>appeared</w:t>
      </w:r>
      <w:r>
        <w:rPr>
          <w:spacing w:val="-9"/>
        </w:rPr>
        <w:t xml:space="preserve"> </w:t>
      </w:r>
      <w:r>
        <w:t>in</w:t>
      </w:r>
      <w:r>
        <w:rPr>
          <w:spacing w:val="-10"/>
        </w:rPr>
        <w:t xml:space="preserve"> </w:t>
      </w:r>
      <w:r>
        <w:t>adjacent</w:t>
      </w:r>
      <w:r>
        <w:rPr>
          <w:spacing w:val="-10"/>
        </w:rPr>
        <w:t xml:space="preserve"> </w:t>
      </w:r>
      <w:r>
        <w:t>low-montage</w:t>
      </w:r>
      <w:r>
        <w:rPr>
          <w:spacing w:val="-10"/>
        </w:rPr>
        <w:t xml:space="preserve"> </w:t>
      </w:r>
      <w:r>
        <w:t>work</w:t>
      </w:r>
      <w:r>
        <w:rPr>
          <w:spacing w:val="-10"/>
        </w:rPr>
        <w:t xml:space="preserve"> </w:t>
      </w:r>
      <w:r>
        <w:t>[</w:t>
      </w:r>
      <w:hyperlink w:anchor="_bookmark70" w:history="1">
        <w:r w:rsidR="004E7388">
          <w:rPr>
            <w:color w:val="2F4F4F"/>
          </w:rPr>
          <w:t>60</w:t>
        </w:r>
      </w:hyperlink>
      <w:r>
        <w:t>], and broader frontal EEG literature continues to implicate asymmetry and signal-complexity families in depression [</w:t>
      </w:r>
      <w:hyperlink w:anchor="_bookmark66" w:history="1">
        <w:r w:rsidR="004E7388">
          <w:rPr>
            <w:color w:val="2F4F4F"/>
          </w:rPr>
          <w:t>56</w:t>
        </w:r>
      </w:hyperlink>
      <w:r>
        <w:t xml:space="preserve">, </w:t>
      </w:r>
      <w:hyperlink w:anchor="_bookmark67" w:history="1">
        <w:r w:rsidR="004E7388">
          <w:rPr>
            <w:color w:val="2F4F4F"/>
          </w:rPr>
          <w:t>57</w:t>
        </w:r>
      </w:hyperlink>
      <w:r>
        <w:t>]. The specific zero-crossing formulation used here is therefore best regarded as a plausible frontal biomarker in this setting and should be tested in independent cohorts. Taken together, the recurrent set emphasized temporal and frontal-temporal descriptors, with limited concentration in any single frontal asymmetry family. This regional profile is compatible with the broader low-montage findings discussed above. The current study contributes a sparse handcrafted biomarker signature with explicit recurrence and effect-direction summaries.</w:t>
      </w:r>
    </w:p>
    <w:p w14:paraId="3A8F6E9A" w14:textId="77777777" w:rsidR="004E7388" w:rsidRDefault="00000000">
      <w:pPr>
        <w:pStyle w:val="BodyText"/>
        <w:spacing w:line="249" w:lineRule="auto"/>
        <w:ind w:left="34" w:firstLine="298"/>
        <w:jc w:val="both"/>
      </w:pPr>
      <w:r>
        <w:t>Related tDCS studies in bipolar depression from the same group point in a similar low-montage direction.</w:t>
      </w:r>
      <w:r>
        <w:rPr>
          <w:spacing w:val="80"/>
        </w:rPr>
        <w:t xml:space="preserve"> </w:t>
      </w:r>
      <w:r>
        <w:t>PSD-based</w:t>
      </w:r>
      <w:r>
        <w:rPr>
          <w:spacing w:val="80"/>
        </w:rPr>
        <w:t xml:space="preserve"> </w:t>
      </w:r>
      <w:r>
        <w:t>modeling</w:t>
      </w:r>
      <w:r>
        <w:rPr>
          <w:spacing w:val="80"/>
        </w:rPr>
        <w:t xml:space="preserve"> </w:t>
      </w:r>
      <w:r>
        <w:t>again</w:t>
      </w:r>
      <w:r>
        <w:rPr>
          <w:spacing w:val="80"/>
        </w:rPr>
        <w:t xml:space="preserve"> </w:t>
      </w:r>
      <w:r>
        <w:t>highlighted</w:t>
      </w:r>
      <w:r>
        <w:rPr>
          <w:spacing w:val="80"/>
        </w:rPr>
        <w:t xml:space="preserve"> </w:t>
      </w:r>
      <w:r>
        <w:t>AF7</w:t>
      </w:r>
      <w:r>
        <w:rPr>
          <w:spacing w:val="80"/>
        </w:rPr>
        <w:t xml:space="preserve"> </w:t>
      </w:r>
      <w:r>
        <w:t>and</w:t>
      </w:r>
      <w:r>
        <w:rPr>
          <w:spacing w:val="40"/>
        </w:rPr>
        <w:t xml:space="preserve"> </w:t>
      </w:r>
      <w:r>
        <w:t>TP10 signal content, and PLV analyses emphasized</w:t>
      </w:r>
      <w:r>
        <w:rPr>
          <w:spacing w:val="40"/>
        </w:rPr>
        <w:t xml:space="preserve"> </w:t>
      </w:r>
      <w:r>
        <w:t>frontal-temporal and temporoparietal synchronization patterns</w:t>
      </w:r>
      <w:r>
        <w:rPr>
          <w:spacing w:val="40"/>
        </w:rPr>
        <w:t xml:space="preserve"> </w:t>
      </w:r>
      <w:r>
        <w:t>[</w:t>
      </w:r>
      <w:hyperlink w:anchor="_bookmark70" w:history="1">
        <w:r w:rsidR="004E7388">
          <w:rPr>
            <w:color w:val="2F4F4F"/>
          </w:rPr>
          <w:t>60</w:t>
        </w:r>
      </w:hyperlink>
      <w:r>
        <w:t>,</w:t>
      </w:r>
      <w:r>
        <w:rPr>
          <w:spacing w:val="40"/>
        </w:rPr>
        <w:t xml:space="preserve"> </w:t>
      </w:r>
      <w:hyperlink w:anchor="_bookmark71" w:history="1">
        <w:r w:rsidR="004E7388">
          <w:rPr>
            <w:color w:val="2F4F4F"/>
          </w:rPr>
          <w:t>61</w:t>
        </w:r>
      </w:hyperlink>
      <w:r>
        <w:t>].</w:t>
      </w:r>
      <w:r>
        <w:rPr>
          <w:spacing w:val="40"/>
        </w:rPr>
        <w:t xml:space="preserve"> </w:t>
      </w:r>
      <w:r>
        <w:t>These</w:t>
      </w:r>
      <w:r>
        <w:rPr>
          <w:spacing w:val="40"/>
        </w:rPr>
        <w:t xml:space="preserve"> </w:t>
      </w:r>
      <w:r>
        <w:t>bipolar</w:t>
      </w:r>
      <w:r>
        <w:rPr>
          <w:spacing w:val="40"/>
        </w:rPr>
        <w:t xml:space="preserve"> </w:t>
      </w:r>
      <w:r>
        <w:t>studies</w:t>
      </w:r>
      <w:r>
        <w:rPr>
          <w:spacing w:val="40"/>
        </w:rPr>
        <w:t xml:space="preserve"> </w:t>
      </w:r>
      <w:r>
        <w:t>address</w:t>
      </w:r>
      <w:r>
        <w:rPr>
          <w:spacing w:val="40"/>
        </w:rPr>
        <w:t xml:space="preserve"> </w:t>
      </w:r>
      <w:r>
        <w:t>a different</w:t>
      </w:r>
      <w:r>
        <w:rPr>
          <w:spacing w:val="32"/>
        </w:rPr>
        <w:t xml:space="preserve"> </w:t>
      </w:r>
      <w:r>
        <w:t>diagnosis</w:t>
      </w:r>
      <w:r>
        <w:rPr>
          <w:spacing w:val="33"/>
        </w:rPr>
        <w:t xml:space="preserve"> </w:t>
      </w:r>
      <w:r>
        <w:t>and</w:t>
      </w:r>
      <w:r>
        <w:rPr>
          <w:spacing w:val="33"/>
        </w:rPr>
        <w:t xml:space="preserve"> </w:t>
      </w:r>
      <w:r>
        <w:t>treatment</w:t>
      </w:r>
      <w:r>
        <w:rPr>
          <w:spacing w:val="33"/>
        </w:rPr>
        <w:t xml:space="preserve"> </w:t>
      </w:r>
      <w:r>
        <w:t>protocol.</w:t>
      </w:r>
      <w:r>
        <w:rPr>
          <w:spacing w:val="33"/>
        </w:rPr>
        <w:t xml:space="preserve"> </w:t>
      </w:r>
      <w:r>
        <w:t>They</w:t>
      </w:r>
      <w:r>
        <w:rPr>
          <w:spacing w:val="33"/>
        </w:rPr>
        <w:t xml:space="preserve"> </w:t>
      </w:r>
      <w:r>
        <w:rPr>
          <w:spacing w:val="-2"/>
        </w:rPr>
        <w:t>support</w:t>
      </w:r>
    </w:p>
    <w:p w14:paraId="2B92EDAD" w14:textId="77777777" w:rsidR="004E7388" w:rsidRDefault="00000000">
      <w:pPr>
        <w:pStyle w:val="BodyText"/>
        <w:spacing w:before="68" w:line="249" w:lineRule="auto"/>
        <w:ind w:left="34" w:right="32"/>
        <w:jc w:val="both"/>
      </w:pPr>
      <w:r>
        <w:br w:type="column"/>
      </w:r>
      <w:r>
        <w:t>reduced-montage feasibility and signal plausibility in adjacent affective cohorts.</w:t>
      </w:r>
    </w:p>
    <w:p w14:paraId="3EB4D69F" w14:textId="77777777" w:rsidR="004E7388" w:rsidRDefault="00000000">
      <w:pPr>
        <w:pStyle w:val="BodyText"/>
        <w:spacing w:line="249" w:lineRule="auto"/>
        <w:ind w:left="34" w:right="32" w:firstLine="298"/>
        <w:jc w:val="both"/>
      </w:pPr>
      <w:r>
        <w:t>A limitation of the study is the relatively small participant</w:t>
      </w:r>
      <w:r>
        <w:rPr>
          <w:spacing w:val="-5"/>
        </w:rPr>
        <w:t xml:space="preserve"> </w:t>
      </w:r>
      <w:r>
        <w:t>size</w:t>
      </w:r>
      <w:r>
        <w:rPr>
          <w:spacing w:val="-5"/>
        </w:rPr>
        <w:t xml:space="preserve"> </w:t>
      </w:r>
      <w:r>
        <w:t>(</w:t>
      </w:r>
      <w:r>
        <w:rPr>
          <w:rFonts w:ascii="Cambria" w:eastAsia="Cambria"/>
        </w:rPr>
        <w:t>𝑛 = 21</w:t>
      </w:r>
      <w:r>
        <w:t>),</w:t>
      </w:r>
      <w:r>
        <w:rPr>
          <w:spacing w:val="-5"/>
        </w:rPr>
        <w:t xml:space="preserve"> </w:t>
      </w:r>
      <w:r>
        <w:t>the</w:t>
      </w:r>
      <w:r>
        <w:rPr>
          <w:spacing w:val="-5"/>
        </w:rPr>
        <w:t xml:space="preserve"> </w:t>
      </w:r>
      <w:r>
        <w:t>confidence</w:t>
      </w:r>
      <w:r>
        <w:rPr>
          <w:spacing w:val="-5"/>
        </w:rPr>
        <w:t xml:space="preserve"> </w:t>
      </w:r>
      <w:r>
        <w:t>intervals</w:t>
      </w:r>
      <w:r>
        <w:rPr>
          <w:spacing w:val="-5"/>
        </w:rPr>
        <w:t xml:space="preserve"> </w:t>
      </w:r>
      <w:r>
        <w:t>are</w:t>
      </w:r>
      <w:r>
        <w:rPr>
          <w:spacing w:val="-5"/>
        </w:rPr>
        <w:t xml:space="preserve"> </w:t>
      </w:r>
      <w:r>
        <w:t>wide, and there is no external validation set. The bottom-row sweep panels describe the selection pipeline itself because the same feature-selection layer feeds both classifiers. Class-conditional ratios also become unstable when a feature is absent from one class, so the study uses deltas and</w:t>
      </w:r>
      <w:r>
        <w:rPr>
          <w:spacing w:val="-8"/>
        </w:rPr>
        <w:t xml:space="preserve"> </w:t>
      </w:r>
      <w:r>
        <w:t>effect</w:t>
      </w:r>
      <w:r>
        <w:rPr>
          <w:spacing w:val="-8"/>
        </w:rPr>
        <w:t xml:space="preserve"> </w:t>
      </w:r>
      <w:r>
        <w:t>direction</w:t>
      </w:r>
      <w:r>
        <w:rPr>
          <w:spacing w:val="-8"/>
        </w:rPr>
        <w:t xml:space="preserve"> </w:t>
      </w:r>
      <w:r>
        <w:t>as</w:t>
      </w:r>
      <w:r>
        <w:rPr>
          <w:spacing w:val="-8"/>
        </w:rPr>
        <w:t xml:space="preserve"> </w:t>
      </w:r>
      <w:r>
        <w:t>the</w:t>
      </w:r>
      <w:r>
        <w:rPr>
          <w:spacing w:val="-8"/>
        </w:rPr>
        <w:t xml:space="preserve"> </w:t>
      </w:r>
      <w:r>
        <w:t>main</w:t>
      </w:r>
      <w:r>
        <w:rPr>
          <w:spacing w:val="-8"/>
        </w:rPr>
        <w:t xml:space="preserve"> </w:t>
      </w:r>
      <w:r>
        <w:t>descriptive</w:t>
      </w:r>
      <w:r>
        <w:rPr>
          <w:spacing w:val="-8"/>
        </w:rPr>
        <w:t xml:space="preserve"> </w:t>
      </w:r>
      <w:r>
        <w:t>summaries.</w:t>
      </w:r>
      <w:r>
        <w:rPr>
          <w:spacing w:val="-8"/>
        </w:rPr>
        <w:t xml:space="preserve"> </w:t>
      </w:r>
      <w:r>
        <w:t>The recurring features can be treated as plausible biomarkers from this cohort that now warrant follow-up validation.</w:t>
      </w:r>
    </w:p>
    <w:p w14:paraId="3A9A6442" w14:textId="77777777" w:rsidR="004E7388" w:rsidRDefault="00000000">
      <w:pPr>
        <w:pStyle w:val="BodyText"/>
        <w:spacing w:line="249" w:lineRule="auto"/>
        <w:ind w:left="34" w:right="32" w:firstLine="298"/>
        <w:jc w:val="both"/>
      </w:pPr>
      <w:r>
        <w:t>Future work should test whether the same sparse feature set recurs under independent cohorts, alternative low-density montages, and explicit external validation</w:t>
      </w:r>
      <w:r>
        <w:rPr>
          <w:spacing w:val="40"/>
        </w:rPr>
        <w:t xml:space="preserve"> </w:t>
      </w:r>
      <w:r>
        <w:t>[</w:t>
      </w:r>
      <w:hyperlink w:anchor="_bookmark51" w:history="1">
        <w:r w:rsidR="004E7388">
          <w:rPr>
            <w:color w:val="2F4F4F"/>
          </w:rPr>
          <w:t>40</w:t>
        </w:r>
      </w:hyperlink>
      <w:r>
        <w:t>]. Adjacent response-prediction work in depression and neuromodulation</w:t>
      </w:r>
      <w:r>
        <w:rPr>
          <w:spacing w:val="-1"/>
        </w:rPr>
        <w:t xml:space="preserve"> </w:t>
      </w:r>
      <w:r>
        <w:t>provides</w:t>
      </w:r>
      <w:r>
        <w:rPr>
          <w:spacing w:val="-1"/>
        </w:rPr>
        <w:t xml:space="preserve"> </w:t>
      </w:r>
      <w:r>
        <w:t>useful</w:t>
      </w:r>
      <w:r>
        <w:rPr>
          <w:spacing w:val="-1"/>
        </w:rPr>
        <w:t xml:space="preserve"> </w:t>
      </w:r>
      <w:r>
        <w:t>targets</w:t>
      </w:r>
      <w:r>
        <w:rPr>
          <w:spacing w:val="-1"/>
        </w:rPr>
        <w:t xml:space="preserve"> </w:t>
      </w:r>
      <w:r>
        <w:t>for</w:t>
      </w:r>
      <w:r>
        <w:rPr>
          <w:spacing w:val="-1"/>
        </w:rPr>
        <w:t xml:space="preserve"> </w:t>
      </w:r>
      <w:r>
        <w:t>that</w:t>
      </w:r>
      <w:r>
        <w:rPr>
          <w:spacing w:val="-1"/>
        </w:rPr>
        <w:t xml:space="preserve"> </w:t>
      </w:r>
      <w:r>
        <w:t>next</w:t>
      </w:r>
      <w:r>
        <w:rPr>
          <w:spacing w:val="-1"/>
        </w:rPr>
        <w:t xml:space="preserve"> </w:t>
      </w:r>
      <w:r>
        <w:t>stage [</w:t>
      </w:r>
      <w:hyperlink w:anchor="_bookmark47" w:history="1">
        <w:r w:rsidR="004E7388">
          <w:rPr>
            <w:color w:val="2F4F4F"/>
          </w:rPr>
          <w:t>35</w:t>
        </w:r>
      </w:hyperlink>
      <w:r>
        <w:t xml:space="preserve">, </w:t>
      </w:r>
      <w:hyperlink w:anchor="_bookmark48" w:history="1">
        <w:r w:rsidR="004E7388">
          <w:rPr>
            <w:color w:val="2F4F4F"/>
          </w:rPr>
          <w:t>36</w:t>
        </w:r>
      </w:hyperlink>
      <w:r>
        <w:t xml:space="preserve">, </w:t>
      </w:r>
      <w:hyperlink w:anchor="_bookmark50" w:history="1">
        <w:r w:rsidR="004E7388">
          <w:rPr>
            <w:color w:val="2F4F4F"/>
          </w:rPr>
          <w:t>38</w:t>
        </w:r>
      </w:hyperlink>
      <w:r>
        <w:t>]. Home-based and transport-oriented studies offer one clear direction for follow-up [</w:t>
      </w:r>
      <w:hyperlink w:anchor="_bookmark72" w:history="1">
        <w:r w:rsidR="004E7388">
          <w:rPr>
            <w:color w:val="2F4F4F"/>
          </w:rPr>
          <w:t>62</w:t>
        </w:r>
      </w:hyperlink>
      <w:r>
        <w:t>–</w:t>
      </w:r>
      <w:hyperlink w:anchor="_bookmark73" w:history="1">
        <w:r w:rsidR="004E7388">
          <w:rPr>
            <w:color w:val="2F4F4F"/>
          </w:rPr>
          <w:t>64</w:t>
        </w:r>
      </w:hyperlink>
      <w:r>
        <w:t>]. More recent response-signature studies also provide relevant benchmarks for that next phase [</w:t>
      </w:r>
      <w:hyperlink w:anchor="_bookmark52" w:history="1">
        <w:r w:rsidR="004E7388">
          <w:rPr>
            <w:color w:val="2F4F4F"/>
          </w:rPr>
          <w:t>41</w:t>
        </w:r>
      </w:hyperlink>
      <w:r>
        <w:t>–</w:t>
      </w:r>
      <w:hyperlink w:anchor="_bookmark53" w:history="1">
        <w:r w:rsidR="004E7388">
          <w:rPr>
            <w:color w:val="2F4F4F"/>
          </w:rPr>
          <w:t>43</w:t>
        </w:r>
      </w:hyperlink>
      <w:r>
        <w:t>]. Related protocol and</w:t>
      </w:r>
      <w:r>
        <w:rPr>
          <w:spacing w:val="-1"/>
        </w:rPr>
        <w:t xml:space="preserve"> </w:t>
      </w:r>
      <w:r>
        <w:t>review work</w:t>
      </w:r>
      <w:r>
        <w:rPr>
          <w:spacing w:val="-1"/>
        </w:rPr>
        <w:t xml:space="preserve"> </w:t>
      </w:r>
      <w:r>
        <w:t>in</w:t>
      </w:r>
      <w:r>
        <w:rPr>
          <w:spacing w:val="-1"/>
        </w:rPr>
        <w:t xml:space="preserve"> </w:t>
      </w:r>
      <w:r>
        <w:t>treatment-resistant depression</w:t>
      </w:r>
      <w:r>
        <w:rPr>
          <w:spacing w:val="-1"/>
        </w:rPr>
        <w:t xml:space="preserve"> </w:t>
      </w:r>
      <w:r>
        <w:t>can</w:t>
      </w:r>
      <w:r>
        <w:rPr>
          <w:spacing w:val="-1"/>
        </w:rPr>
        <w:t xml:space="preserve"> </w:t>
      </w:r>
      <w:r>
        <w:t>help frame that validation effort [</w:t>
      </w:r>
      <w:hyperlink w:anchor="_bookmark54" w:history="1">
        <w:r w:rsidR="004E7388">
          <w:rPr>
            <w:color w:val="2F4F4F"/>
          </w:rPr>
          <w:t>44</w:t>
        </w:r>
      </w:hyperlink>
      <w:r>
        <w:t xml:space="preserve">, </w:t>
      </w:r>
      <w:hyperlink w:anchor="_bookmark74" w:history="1">
        <w:r w:rsidR="004E7388">
          <w:rPr>
            <w:color w:val="2F4F4F"/>
          </w:rPr>
          <w:t>65</w:t>
        </w:r>
      </w:hyperlink>
      <w:r>
        <w:t>]. These extensions should keep stringent patient-level evaluation and sparse interpretable feature budgets in the core study design.</w:t>
      </w:r>
    </w:p>
    <w:p w14:paraId="5005114A" w14:textId="77777777" w:rsidR="004E7388" w:rsidRDefault="004E7388">
      <w:pPr>
        <w:pStyle w:val="BodyText"/>
        <w:spacing w:before="78"/>
      </w:pPr>
    </w:p>
    <w:p w14:paraId="6D753180" w14:textId="77777777" w:rsidR="004E7388" w:rsidRDefault="00000000">
      <w:pPr>
        <w:pStyle w:val="Heading1"/>
        <w:numPr>
          <w:ilvl w:val="0"/>
          <w:numId w:val="3"/>
        </w:numPr>
        <w:tabs>
          <w:tab w:val="left" w:pos="332"/>
        </w:tabs>
        <w:ind w:left="332" w:hanging="298"/>
      </w:pPr>
      <w:r>
        <w:rPr>
          <w:spacing w:val="-2"/>
        </w:rPr>
        <w:t>Conclusion</w:t>
      </w:r>
    </w:p>
    <w:p w14:paraId="283FA99C" w14:textId="77777777" w:rsidR="00594160" w:rsidRDefault="00B96EE7">
      <w:pPr>
        <w:pStyle w:val="BodyText"/>
        <w:spacing w:before="80" w:line="249" w:lineRule="auto"/>
        <w:ind w:left="34" w:right="32" w:firstLine="298"/>
        <w:jc w:val="both"/>
        <w:rPr>
          <w:ins w:id="123" w:author="Cynthia Fu" w:date="2026-04-01T23:39:00Z" w16du:dateUtc="2026-04-01T22:39:00Z"/>
        </w:rPr>
      </w:pPr>
      <w:ins w:id="124" w:author="Cynthia Fu" w:date="2026-04-01T23:38:00Z" w16du:dateUtc="2026-04-01T22:38:00Z">
        <w:r w:rsidRPr="00B96EE7">
          <w:t>This study demonstrates that low-montage resting-state EEG can support patient-level prediction of remission outcomes in a home-based tDCS trial using an extremely sparse feature-selection framework. The strongest model achieved meaningful discrimination while selecting only a small set of recurrent features.</w:t>
        </w:r>
      </w:ins>
      <w:ins w:id="125" w:author="Cynthia Fu" w:date="2026-04-01T23:39:00Z" w16du:dateUtc="2026-04-01T22:39:00Z">
        <w:r>
          <w:t xml:space="preserve"> </w:t>
        </w:r>
      </w:ins>
    </w:p>
    <w:p w14:paraId="00FE7071" w14:textId="31810C57" w:rsidR="00594160" w:rsidRDefault="00594160" w:rsidP="00594160">
      <w:pPr>
        <w:pStyle w:val="BodyText"/>
        <w:spacing w:before="80" w:line="249" w:lineRule="auto"/>
        <w:ind w:left="34" w:right="32" w:firstLine="298"/>
        <w:jc w:val="both"/>
        <w:rPr>
          <w:ins w:id="126" w:author="Cynthia Fu" w:date="2026-04-01T23:39:00Z" w16du:dateUtc="2026-04-01T22:39:00Z"/>
        </w:rPr>
      </w:pPr>
      <w:ins w:id="127" w:author="Cynthia Fu" w:date="2026-04-01T23:39:00Z" w16du:dateUtc="2026-04-01T22:39:00Z">
        <w:r>
          <w:t>Rather than relying on high-dimensional feature spaces, the results suggest that compact and interpretable biomarker candidates centered on temporal entropy and frontal–temporal interactions may capture clinically relevant signal. These findings extend prior PSD-based analyses in the same cohort and support a convergent regional signal interpretation.</w:t>
        </w:r>
      </w:ins>
    </w:p>
    <w:p w14:paraId="43F8F1BD" w14:textId="5EF606F3" w:rsidR="004E7388" w:rsidDel="00594160" w:rsidRDefault="00000000" w:rsidP="00594160">
      <w:pPr>
        <w:pStyle w:val="BodyText"/>
        <w:spacing w:before="80" w:line="249" w:lineRule="auto"/>
        <w:ind w:left="34" w:right="32" w:firstLine="298"/>
        <w:jc w:val="both"/>
        <w:rPr>
          <w:del w:id="128" w:author="Cynthia Fu" w:date="2026-04-01T23:39:00Z" w16du:dateUtc="2026-04-01T22:39:00Z"/>
        </w:rPr>
      </w:pPr>
      <w:del w:id="129" w:author="Cynthia Fu" w:date="2026-04-01T23:39:00Z" w16du:dateUtc="2026-04-01T22:39:00Z">
        <w:r w:rsidDel="00594160">
          <w:delText>In</w:delText>
        </w:r>
        <w:r w:rsidDel="00594160">
          <w:rPr>
            <w:spacing w:val="-13"/>
          </w:rPr>
          <w:delText xml:space="preserve"> </w:delText>
        </w:r>
        <w:r w:rsidDel="00594160">
          <w:delText>this</w:delText>
        </w:r>
        <w:r w:rsidDel="00594160">
          <w:rPr>
            <w:spacing w:val="-12"/>
          </w:rPr>
          <w:delText xml:space="preserve"> </w:delText>
        </w:r>
        <w:r w:rsidDel="00594160">
          <w:delText>sweep,</w:delText>
        </w:r>
        <w:r w:rsidDel="00594160">
          <w:rPr>
            <w:spacing w:val="-13"/>
          </w:rPr>
          <w:delText xml:space="preserve"> </w:delText>
        </w:r>
        <w:r w:rsidDel="00594160">
          <w:delText>low-montage</w:delText>
        </w:r>
        <w:r w:rsidDel="00594160">
          <w:rPr>
            <w:spacing w:val="-12"/>
          </w:rPr>
          <w:delText xml:space="preserve"> </w:delText>
        </w:r>
        <w:r w:rsidDel="00594160">
          <w:delText>resting-state</w:delText>
        </w:r>
        <w:r w:rsidDel="00594160">
          <w:rPr>
            <w:spacing w:val="-13"/>
          </w:rPr>
          <w:delText xml:space="preserve"> </w:delText>
        </w:r>
        <w:r w:rsidDel="00594160">
          <w:delText>EEG</w:delText>
        </w:r>
        <w:r w:rsidDel="00594160">
          <w:rPr>
            <w:spacing w:val="-12"/>
          </w:rPr>
          <w:delText xml:space="preserve"> </w:delText>
        </w:r>
        <w:r w:rsidDel="00594160">
          <w:delText xml:space="preserve">supported strong patient-level discrimination of tDCS </w:delText>
        </w:r>
      </w:del>
      <w:del w:id="130" w:author="Cynthia Fu" w:date="2026-04-01T23:37:00Z" w16du:dateUtc="2026-04-01T22:37:00Z">
        <w:r w:rsidDel="00634AFF">
          <w:delText xml:space="preserve">response </w:delText>
        </w:r>
      </w:del>
      <w:del w:id="131" w:author="Cynthia Fu" w:date="2026-04-01T23:39:00Z" w16du:dateUtc="2026-04-01T22:39:00Z">
        <w:r w:rsidDel="00594160">
          <w:delText>in adults with major depressive disorder, and the strongest result came from an extremely sparse feature-selection regime. The best hybrid run achieved ROC-AUC 0.816 while selecting only 1 feature per fold and 7 unique recurrent features overall. Hard-set overlap across folds remained modest, but the recurrent biomarkers retained consistent effect direction and concentrated on a coherent temporal and frontal-temporal signal profile.</w:delText>
        </w:r>
      </w:del>
    </w:p>
    <w:p w14:paraId="405EAB43" w14:textId="23A1D0E5" w:rsidR="004E7388" w:rsidRDefault="00000000">
      <w:pPr>
        <w:pStyle w:val="BodyText"/>
        <w:spacing w:line="249" w:lineRule="auto"/>
        <w:ind w:left="34" w:right="32" w:firstLine="298"/>
        <w:jc w:val="both"/>
      </w:pPr>
      <w:del w:id="132" w:author="Cynthia Fu" w:date="2026-04-01T23:39:00Z" w16du:dateUtc="2026-04-01T22:39:00Z">
        <w:r w:rsidDel="00594160">
          <w:delText>The main contribution of the study is to show that sparse biomarker discovery and strong participant-level discrimination</w:delText>
        </w:r>
        <w:r w:rsidDel="00594160">
          <w:rPr>
            <w:spacing w:val="80"/>
          </w:rPr>
          <w:delText xml:space="preserve"> </w:delText>
        </w:r>
        <w:r w:rsidDel="00594160">
          <w:delText>can</w:delText>
        </w:r>
        <w:r w:rsidDel="00594160">
          <w:rPr>
            <w:spacing w:val="80"/>
          </w:rPr>
          <w:delText xml:space="preserve"> </w:delText>
        </w:r>
        <w:r w:rsidDel="00594160">
          <w:delText>coexist</w:delText>
        </w:r>
        <w:r w:rsidDel="00594160">
          <w:rPr>
            <w:spacing w:val="80"/>
          </w:rPr>
          <w:delText xml:space="preserve"> </w:delText>
        </w:r>
        <w:r w:rsidDel="00594160">
          <w:delText>in</w:delText>
        </w:r>
        <w:r w:rsidDel="00594160">
          <w:rPr>
            <w:spacing w:val="80"/>
          </w:rPr>
          <w:delText xml:space="preserve"> </w:delText>
        </w:r>
        <w:r w:rsidDel="00594160">
          <w:delText>a</w:delText>
        </w:r>
        <w:r w:rsidDel="00594160">
          <w:rPr>
            <w:spacing w:val="80"/>
          </w:rPr>
          <w:delText xml:space="preserve"> </w:delText>
        </w:r>
        <w:r w:rsidDel="00594160">
          <w:delText>clinically</w:delText>
        </w:r>
        <w:r w:rsidDel="00594160">
          <w:rPr>
            <w:spacing w:val="80"/>
          </w:rPr>
          <w:delText xml:space="preserve"> </w:delText>
        </w:r>
        <w:r w:rsidDel="00594160">
          <w:delText>practical low-montage EEG setting. Rather than requiring a broad high-dimensional</w:delText>
        </w:r>
        <w:r w:rsidDel="00594160">
          <w:rPr>
            <w:spacing w:val="-6"/>
          </w:rPr>
          <w:delText xml:space="preserve"> </w:delText>
        </w:r>
        <w:r w:rsidDel="00594160">
          <w:delText>feature</w:delText>
        </w:r>
        <w:r w:rsidDel="00594160">
          <w:rPr>
            <w:spacing w:val="-6"/>
          </w:rPr>
          <w:delText xml:space="preserve"> </w:delText>
        </w:r>
        <w:r w:rsidDel="00594160">
          <w:delText>pool,</w:delText>
        </w:r>
        <w:r w:rsidDel="00594160">
          <w:rPr>
            <w:spacing w:val="-6"/>
          </w:rPr>
          <w:delText xml:space="preserve"> </w:delText>
        </w:r>
        <w:r w:rsidDel="00594160">
          <w:delText>the</w:delText>
        </w:r>
        <w:r w:rsidDel="00594160">
          <w:rPr>
            <w:spacing w:val="-6"/>
          </w:rPr>
          <w:delText xml:space="preserve"> </w:delText>
        </w:r>
        <w:r w:rsidDel="00594160">
          <w:delText>strongest</w:delText>
        </w:r>
        <w:r w:rsidDel="00594160">
          <w:rPr>
            <w:spacing w:val="-6"/>
          </w:rPr>
          <w:delText xml:space="preserve"> </w:delText>
        </w:r>
        <w:r w:rsidDel="00594160">
          <w:delText>model</w:delText>
        </w:r>
        <w:r w:rsidDel="00594160">
          <w:rPr>
            <w:spacing w:val="-6"/>
          </w:rPr>
          <w:delText xml:space="preserve"> </w:delText>
        </w:r>
        <w:r w:rsidDel="00594160">
          <w:delText>isolated a compact recurrent biomarker signature under strict foldwise selection and evaluation. That result strengthens the</w:delText>
        </w:r>
        <w:r w:rsidDel="00594160">
          <w:rPr>
            <w:spacing w:val="-13"/>
          </w:rPr>
          <w:delText xml:space="preserve"> </w:delText>
        </w:r>
        <w:r w:rsidDel="00594160">
          <w:delText>case</w:delText>
        </w:r>
        <w:r w:rsidDel="00594160">
          <w:rPr>
            <w:spacing w:val="-12"/>
          </w:rPr>
          <w:delText xml:space="preserve"> </w:delText>
        </w:r>
        <w:r w:rsidDel="00594160">
          <w:delText>for</w:delText>
        </w:r>
        <w:r w:rsidDel="00594160">
          <w:rPr>
            <w:spacing w:val="-13"/>
          </w:rPr>
          <w:delText xml:space="preserve"> </w:delText>
        </w:r>
        <w:r w:rsidDel="00594160">
          <w:delText>low-montage</w:delText>
        </w:r>
        <w:r w:rsidDel="00594160">
          <w:rPr>
            <w:spacing w:val="-12"/>
          </w:rPr>
          <w:delText xml:space="preserve"> </w:delText>
        </w:r>
        <w:r w:rsidDel="00594160">
          <w:delText>resting-state</w:delText>
        </w:r>
        <w:r w:rsidDel="00594160">
          <w:rPr>
            <w:spacing w:val="-13"/>
          </w:rPr>
          <w:delText xml:space="preserve"> </w:delText>
        </w:r>
        <w:r w:rsidDel="00594160">
          <w:delText>EEG</w:delText>
        </w:r>
        <w:r w:rsidDel="00594160">
          <w:rPr>
            <w:spacing w:val="-12"/>
          </w:rPr>
          <w:delText xml:space="preserve"> </w:delText>
        </w:r>
        <w:r w:rsidDel="00594160">
          <w:delText>as</w:delText>
        </w:r>
        <w:r w:rsidDel="00594160">
          <w:rPr>
            <w:spacing w:val="-13"/>
          </w:rPr>
          <w:delText xml:space="preserve"> </w:delText>
        </w:r>
        <w:r w:rsidDel="00594160">
          <w:delText>a</w:delText>
        </w:r>
        <w:r w:rsidDel="00594160">
          <w:rPr>
            <w:spacing w:val="-12"/>
          </w:rPr>
          <w:delText xml:space="preserve"> </w:delText>
        </w:r>
        <w:r w:rsidDel="00594160">
          <w:delText>viable</w:delText>
        </w:r>
        <w:r w:rsidDel="00594160">
          <w:rPr>
            <w:spacing w:val="-13"/>
          </w:rPr>
          <w:delText xml:space="preserve"> </w:delText>
        </w:r>
        <w:r w:rsidDel="00594160">
          <w:delText>basis for pretreatment stratification of tDCS response in major depressive</w:delText>
        </w:r>
        <w:r w:rsidDel="00594160">
          <w:rPr>
            <w:spacing w:val="-3"/>
          </w:rPr>
          <w:delText xml:space="preserve"> </w:delText>
        </w:r>
        <w:r w:rsidDel="00594160">
          <w:delText>disorder.</w:delText>
        </w:r>
        <w:r w:rsidDel="00594160">
          <w:rPr>
            <w:spacing w:val="-1"/>
          </w:rPr>
          <w:delText xml:space="preserve"> </w:delText>
        </w:r>
        <w:r w:rsidDel="00594160">
          <w:delText>External</w:delText>
        </w:r>
        <w:r w:rsidDel="00594160">
          <w:rPr>
            <w:spacing w:val="-1"/>
          </w:rPr>
          <w:delText xml:space="preserve"> </w:delText>
        </w:r>
        <w:r w:rsidDel="00594160">
          <w:delText>validation</w:delText>
        </w:r>
        <w:r w:rsidDel="00594160">
          <w:rPr>
            <w:spacing w:val="-1"/>
          </w:rPr>
          <w:delText xml:space="preserve"> </w:delText>
        </w:r>
        <w:r w:rsidDel="00594160">
          <w:delText>in</w:delText>
        </w:r>
        <w:r w:rsidDel="00594160">
          <w:rPr>
            <w:spacing w:val="-1"/>
          </w:rPr>
          <w:delText xml:space="preserve"> </w:delText>
        </w:r>
        <w:r w:rsidDel="00594160">
          <w:delText>larger</w:delText>
        </w:r>
        <w:r w:rsidDel="00594160">
          <w:rPr>
            <w:spacing w:val="-1"/>
          </w:rPr>
          <w:delText xml:space="preserve"> </w:delText>
        </w:r>
        <w:r w:rsidDel="00594160">
          <w:delText>cohorts</w:delText>
        </w:r>
        <w:r w:rsidDel="00594160">
          <w:rPr>
            <w:spacing w:val="-1"/>
          </w:rPr>
          <w:delText xml:space="preserve"> </w:delText>
        </w:r>
        <w:r w:rsidDel="00594160">
          <w:delText>is the next step.</w:delText>
        </w:r>
      </w:del>
    </w:p>
    <w:p w14:paraId="0ADD0DBF" w14:textId="77777777" w:rsidR="004E7388" w:rsidRDefault="004E7388">
      <w:pPr>
        <w:pStyle w:val="BodyText"/>
        <w:spacing w:before="83"/>
      </w:pPr>
    </w:p>
    <w:p w14:paraId="5D651B25" w14:textId="77777777" w:rsidR="004E7388" w:rsidRDefault="00000000">
      <w:pPr>
        <w:pStyle w:val="Heading1"/>
        <w:spacing w:before="0"/>
        <w:ind w:left="34" w:firstLine="0"/>
        <w:jc w:val="both"/>
      </w:pPr>
      <w:r>
        <w:t>CRediT</w:t>
      </w:r>
      <w:r>
        <w:rPr>
          <w:spacing w:val="-15"/>
        </w:rPr>
        <w:t xml:space="preserve"> </w:t>
      </w:r>
      <w:r>
        <w:t>authorship</w:t>
      </w:r>
      <w:r>
        <w:rPr>
          <w:spacing w:val="-14"/>
        </w:rPr>
        <w:t xml:space="preserve"> </w:t>
      </w:r>
      <w:r>
        <w:t>contribution</w:t>
      </w:r>
      <w:r>
        <w:rPr>
          <w:spacing w:val="-15"/>
        </w:rPr>
        <w:t xml:space="preserve"> </w:t>
      </w:r>
      <w:r>
        <w:rPr>
          <w:spacing w:val="-2"/>
        </w:rPr>
        <w:t>statement</w:t>
      </w:r>
    </w:p>
    <w:p w14:paraId="0ACF5494" w14:textId="38EA6D2A" w:rsidR="004E7388" w:rsidRDefault="00000000">
      <w:pPr>
        <w:pStyle w:val="BodyText"/>
        <w:spacing w:before="81" w:line="249" w:lineRule="auto"/>
        <w:ind w:left="34" w:right="32" w:firstLine="298"/>
        <w:jc w:val="both"/>
      </w:pPr>
      <w:r>
        <w:rPr>
          <w:b/>
        </w:rPr>
        <w:t xml:space="preserve">Abin Daniel Zorto: </w:t>
      </w:r>
      <w:r>
        <w:t>Writing - review &amp; editing, writing</w:t>
      </w:r>
      <w:r>
        <w:rPr>
          <w:spacing w:val="40"/>
        </w:rPr>
        <w:t xml:space="preserve"> </w:t>
      </w:r>
      <w:r>
        <w:t>-</w:t>
      </w:r>
      <w:r>
        <w:rPr>
          <w:spacing w:val="40"/>
        </w:rPr>
        <w:t xml:space="preserve"> </w:t>
      </w:r>
      <w:r>
        <w:t>original</w:t>
      </w:r>
      <w:r>
        <w:rPr>
          <w:spacing w:val="40"/>
        </w:rPr>
        <w:t xml:space="preserve"> </w:t>
      </w:r>
      <w:r>
        <w:t>draft,</w:t>
      </w:r>
      <w:r>
        <w:rPr>
          <w:spacing w:val="40"/>
        </w:rPr>
        <w:t xml:space="preserve"> </w:t>
      </w:r>
      <w:r>
        <w:t>visualization,</w:t>
      </w:r>
      <w:r>
        <w:rPr>
          <w:spacing w:val="40"/>
        </w:rPr>
        <w:t xml:space="preserve"> </w:t>
      </w:r>
      <w:r>
        <w:t xml:space="preserve">validation, software, methodology, formal analysis, data curation, </w:t>
      </w:r>
      <w:r w:rsidR="00ED5738">
        <w:t>conceptualization.</w:t>
      </w:r>
      <w:r>
        <w:t xml:space="preserve"> </w:t>
      </w:r>
      <w:r>
        <w:rPr>
          <w:b/>
        </w:rPr>
        <w:t xml:space="preserve">Jijomon C. Moncy: </w:t>
      </w:r>
      <w:r>
        <w:t>Writing - review &amp;</w:t>
      </w:r>
      <w:r>
        <w:rPr>
          <w:spacing w:val="-2"/>
        </w:rPr>
        <w:t xml:space="preserve"> </w:t>
      </w:r>
      <w:r>
        <w:t>editing,</w:t>
      </w:r>
      <w:r>
        <w:rPr>
          <w:spacing w:val="-2"/>
        </w:rPr>
        <w:t xml:space="preserve"> </w:t>
      </w:r>
      <w:r>
        <w:t>writing</w:t>
      </w:r>
      <w:r>
        <w:rPr>
          <w:spacing w:val="-2"/>
        </w:rPr>
        <w:t xml:space="preserve"> </w:t>
      </w:r>
      <w:r>
        <w:t>-</w:t>
      </w:r>
      <w:r>
        <w:rPr>
          <w:spacing w:val="-2"/>
        </w:rPr>
        <w:t xml:space="preserve"> </w:t>
      </w:r>
      <w:r>
        <w:t>original</w:t>
      </w:r>
      <w:r>
        <w:rPr>
          <w:spacing w:val="-2"/>
        </w:rPr>
        <w:t xml:space="preserve"> </w:t>
      </w:r>
      <w:r>
        <w:t>draft,</w:t>
      </w:r>
      <w:r>
        <w:rPr>
          <w:spacing w:val="-2"/>
        </w:rPr>
        <w:t xml:space="preserve"> </w:t>
      </w:r>
      <w:r>
        <w:t>visualization,</w:t>
      </w:r>
      <w:r>
        <w:rPr>
          <w:spacing w:val="-2"/>
        </w:rPr>
        <w:t xml:space="preserve"> </w:t>
      </w:r>
      <w:r>
        <w:t>validation, software,</w:t>
      </w:r>
      <w:r>
        <w:rPr>
          <w:spacing w:val="56"/>
        </w:rPr>
        <w:t xml:space="preserve"> </w:t>
      </w:r>
      <w:r>
        <w:t>resources,</w:t>
      </w:r>
      <w:r>
        <w:rPr>
          <w:spacing w:val="57"/>
        </w:rPr>
        <w:t xml:space="preserve"> </w:t>
      </w:r>
      <w:r>
        <w:t>methodology,</w:t>
      </w:r>
      <w:r>
        <w:rPr>
          <w:spacing w:val="56"/>
        </w:rPr>
        <w:t xml:space="preserve"> </w:t>
      </w:r>
      <w:r>
        <w:t>formal</w:t>
      </w:r>
      <w:r>
        <w:rPr>
          <w:spacing w:val="57"/>
        </w:rPr>
        <w:t xml:space="preserve"> </w:t>
      </w:r>
      <w:r>
        <w:rPr>
          <w:spacing w:val="-2"/>
        </w:rPr>
        <w:t>analysis,</w:t>
      </w:r>
    </w:p>
    <w:p w14:paraId="4EEC6817" w14:textId="77777777" w:rsidR="004E7388" w:rsidRDefault="004E7388">
      <w:pPr>
        <w:pStyle w:val="BodyText"/>
        <w:spacing w:line="249" w:lineRule="auto"/>
        <w:jc w:val="both"/>
        <w:sectPr w:rsidR="004E7388">
          <w:type w:val="continuous"/>
          <w:pgSz w:w="11910" w:h="15880"/>
          <w:pgMar w:top="980" w:right="992" w:bottom="700" w:left="992" w:header="702" w:footer="517" w:gutter="0"/>
          <w:cols w:num="2" w:space="720" w:equalWidth="0">
            <w:col w:w="4782" w:space="324"/>
            <w:col w:w="4820"/>
          </w:cols>
        </w:sectPr>
      </w:pPr>
    </w:p>
    <w:p w14:paraId="5E620848" w14:textId="77777777" w:rsidR="004E7388" w:rsidRDefault="004E7388">
      <w:pPr>
        <w:pStyle w:val="BodyText"/>
        <w:rPr>
          <w:sz w:val="11"/>
        </w:rPr>
      </w:pPr>
    </w:p>
    <w:p w14:paraId="71E48865" w14:textId="77777777" w:rsidR="004E7388" w:rsidRDefault="004E7388">
      <w:pPr>
        <w:pStyle w:val="BodyText"/>
        <w:rPr>
          <w:sz w:val="11"/>
        </w:rPr>
        <w:sectPr w:rsidR="004E7388">
          <w:pgSz w:w="11910" w:h="15880"/>
          <w:pgMar w:top="920" w:right="992" w:bottom="700" w:left="992" w:header="702" w:footer="517" w:gutter="0"/>
          <w:cols w:space="720"/>
        </w:sectPr>
      </w:pPr>
    </w:p>
    <w:p w14:paraId="67518D84" w14:textId="3A40B421" w:rsidR="004E7388" w:rsidRDefault="00000000">
      <w:pPr>
        <w:pStyle w:val="BodyText"/>
        <w:spacing w:before="70" w:line="249" w:lineRule="auto"/>
        <w:ind w:left="34"/>
        <w:jc w:val="both"/>
      </w:pPr>
      <w:r>
        <w:t xml:space="preserve">data curation, conceptualization. </w:t>
      </w:r>
      <w:r>
        <w:rPr>
          <w:b/>
        </w:rPr>
        <w:t xml:space="preserve">Mhd Saeed Sharif: </w:t>
      </w:r>
      <w:r>
        <w:t>Writing - review &amp; editing, writing - original draft, validation, supervision, resources, project administration, methodology,</w:t>
      </w:r>
      <w:r>
        <w:rPr>
          <w:spacing w:val="80"/>
        </w:rPr>
        <w:t xml:space="preserve"> </w:t>
      </w:r>
      <w:r>
        <w:t>investigation,</w:t>
      </w:r>
      <w:r>
        <w:rPr>
          <w:spacing w:val="80"/>
        </w:rPr>
        <w:t xml:space="preserve"> </w:t>
      </w:r>
      <w:r>
        <w:t>funding</w:t>
      </w:r>
      <w:r>
        <w:rPr>
          <w:spacing w:val="80"/>
        </w:rPr>
        <w:t xml:space="preserve"> </w:t>
      </w:r>
      <w:r>
        <w:t>acquisition,</w:t>
      </w:r>
      <w:r>
        <w:rPr>
          <w:spacing w:val="80"/>
        </w:rPr>
        <w:t xml:space="preserve"> </w:t>
      </w:r>
      <w:r>
        <w:t xml:space="preserve">formal analysis, conceptualization. </w:t>
      </w:r>
      <w:r>
        <w:rPr>
          <w:b/>
        </w:rPr>
        <w:t xml:space="preserve">Cynthia H.Y. Fu: </w:t>
      </w:r>
      <w:r>
        <w:t>Writing - review &amp; editing, writing - original draft, validation, supervision, resources, project administration, methodology, investigation, funding acquisition, formal analysis, conceptualization.</w:t>
      </w:r>
    </w:p>
    <w:p w14:paraId="3EAEE056" w14:textId="77777777" w:rsidR="004E7388" w:rsidRDefault="004E7388">
      <w:pPr>
        <w:pStyle w:val="BodyText"/>
        <w:spacing w:before="113"/>
      </w:pPr>
    </w:p>
    <w:p w14:paraId="55E125D9" w14:textId="77777777" w:rsidR="004E7388" w:rsidRDefault="00000000">
      <w:pPr>
        <w:pStyle w:val="Heading1"/>
        <w:ind w:left="34" w:firstLine="0"/>
      </w:pPr>
      <w:r>
        <w:rPr>
          <w:spacing w:val="-2"/>
        </w:rPr>
        <w:t>Acknowledgements</w:t>
      </w:r>
    </w:p>
    <w:p w14:paraId="3975D12C" w14:textId="6D201158" w:rsidR="004E7388" w:rsidRDefault="00000000">
      <w:pPr>
        <w:pStyle w:val="BodyText"/>
        <w:spacing w:before="80" w:line="249" w:lineRule="auto"/>
        <w:ind w:left="34" w:firstLine="298"/>
        <w:jc w:val="both"/>
      </w:pPr>
      <w:r>
        <w:t>The authors express their gratitude to the participants who</w:t>
      </w:r>
      <w:r>
        <w:rPr>
          <w:spacing w:val="40"/>
        </w:rPr>
        <w:t xml:space="preserve"> </w:t>
      </w:r>
      <w:r>
        <w:t>took</w:t>
      </w:r>
      <w:r>
        <w:rPr>
          <w:spacing w:val="40"/>
        </w:rPr>
        <w:t xml:space="preserve"> </w:t>
      </w:r>
      <w:r>
        <w:t>part</w:t>
      </w:r>
      <w:r>
        <w:rPr>
          <w:spacing w:val="40"/>
        </w:rPr>
        <w:t xml:space="preserve"> </w:t>
      </w:r>
      <w:r>
        <w:t>in</w:t>
      </w:r>
      <w:r>
        <w:rPr>
          <w:spacing w:val="40"/>
        </w:rPr>
        <w:t xml:space="preserve"> </w:t>
      </w:r>
      <w:r>
        <w:t>the</w:t>
      </w:r>
      <w:r>
        <w:rPr>
          <w:spacing w:val="40"/>
        </w:rPr>
        <w:t xml:space="preserve"> </w:t>
      </w:r>
      <w:r>
        <w:t>studies.</w:t>
      </w:r>
      <w:r>
        <w:rPr>
          <w:spacing w:val="40"/>
        </w:rPr>
        <w:t xml:space="preserve"> </w:t>
      </w:r>
      <w:r>
        <w:t>This</w:t>
      </w:r>
      <w:r>
        <w:rPr>
          <w:spacing w:val="40"/>
        </w:rPr>
        <w:t xml:space="preserve"> </w:t>
      </w:r>
      <w:r>
        <w:t>publication</w:t>
      </w:r>
      <w:r>
        <w:rPr>
          <w:spacing w:val="40"/>
        </w:rPr>
        <w:t xml:space="preserve"> </w:t>
      </w:r>
      <w:r>
        <w:t>is</w:t>
      </w:r>
      <w:r>
        <w:rPr>
          <w:spacing w:val="40"/>
        </w:rPr>
        <w:t xml:space="preserve"> </w:t>
      </w:r>
      <w:r>
        <w:t xml:space="preserve">based on research supported by grants from Flow Neuroscience (FL001), NIMH (R01MH134236), </w:t>
      </w:r>
      <w:ins w:id="133" w:author="Cynthia Fu" w:date="2026-04-01T23:41:00Z" w16du:dateUtc="2026-04-01T22:41:00Z">
        <w:r w:rsidR="00863432" w:rsidRPr="00863432">
          <w:t>National Institute for Health and Care Research (NIHR) Health Technology Assessment (NIHR165425), NIHR Efficacy and Mechanisms Evaluation (NIHR167361), Rosetrees Trust (CF2024M2116, CF20212104)</w:t>
        </w:r>
      </w:ins>
      <w:del w:id="134" w:author="Cynthia Fu" w:date="2026-04-01T23:41:00Z" w16du:dateUtc="2026-04-01T22:41:00Z">
        <w:r w:rsidDel="00863432">
          <w:delText xml:space="preserve">and Rosetrees Trust (CF20212104) </w:delText>
        </w:r>
      </w:del>
      <w:r>
        <w:t>to C.H.Y.F.</w:t>
      </w:r>
    </w:p>
    <w:p w14:paraId="77E64891" w14:textId="77777777" w:rsidR="004E7388" w:rsidRDefault="004E7388">
      <w:pPr>
        <w:pStyle w:val="BodyText"/>
        <w:spacing w:before="106"/>
      </w:pPr>
    </w:p>
    <w:p w14:paraId="587ADCBC" w14:textId="77777777" w:rsidR="004E7388" w:rsidRDefault="00000000">
      <w:pPr>
        <w:pStyle w:val="Heading1"/>
        <w:ind w:left="34" w:firstLine="0"/>
      </w:pPr>
      <w:r>
        <w:rPr>
          <w:spacing w:val="-2"/>
        </w:rPr>
        <w:t>References</w:t>
      </w:r>
    </w:p>
    <w:p w14:paraId="7C72EE16" w14:textId="5677D1F6" w:rsidR="004E7388" w:rsidDel="008662C9" w:rsidRDefault="00000000">
      <w:pPr>
        <w:pStyle w:val="ListParagraph"/>
        <w:numPr>
          <w:ilvl w:val="0"/>
          <w:numId w:val="2"/>
        </w:numPr>
        <w:tabs>
          <w:tab w:val="left" w:pos="397"/>
          <w:tab w:val="left" w:pos="399"/>
        </w:tabs>
        <w:spacing w:before="77" w:line="259" w:lineRule="auto"/>
        <w:jc w:val="both"/>
        <w:rPr>
          <w:del w:id="135" w:author="Cynthia Fu" w:date="2026-04-01T23:26:00Z" w16du:dateUtc="2026-04-01T22:26:00Z"/>
          <w:sz w:val="16"/>
        </w:rPr>
      </w:pPr>
      <w:bookmarkStart w:id="136" w:name="_bookmark15"/>
      <w:bookmarkEnd w:id="136"/>
      <w:del w:id="137" w:author="Cynthia Fu" w:date="2026-04-01T23:26:00Z" w16du:dateUtc="2026-04-01T22:26:00Z">
        <w:r w:rsidDel="008662C9">
          <w:rPr>
            <w:sz w:val="16"/>
          </w:rPr>
          <w:delText>R. Milev, P. Giacobbe, S. H. Kennedy, D. M. Blumberger, Z. J.</w:delText>
        </w:r>
        <w:r w:rsidDel="008662C9">
          <w:rPr>
            <w:spacing w:val="40"/>
            <w:sz w:val="16"/>
          </w:rPr>
          <w:delText xml:space="preserve"> </w:delText>
        </w:r>
        <w:r w:rsidDel="008662C9">
          <w:rPr>
            <w:sz w:val="16"/>
          </w:rPr>
          <w:delText>Daskalakis,</w:delText>
        </w:r>
        <w:r w:rsidDel="008662C9">
          <w:rPr>
            <w:spacing w:val="-6"/>
            <w:sz w:val="16"/>
          </w:rPr>
          <w:delText xml:space="preserve"> </w:delText>
        </w:r>
        <w:r w:rsidDel="008662C9">
          <w:rPr>
            <w:sz w:val="16"/>
          </w:rPr>
          <w:delText>J.</w:delText>
        </w:r>
        <w:r w:rsidDel="008662C9">
          <w:rPr>
            <w:spacing w:val="-6"/>
            <w:sz w:val="16"/>
          </w:rPr>
          <w:delText xml:space="preserve"> </w:delText>
        </w:r>
        <w:r w:rsidDel="008662C9">
          <w:rPr>
            <w:sz w:val="16"/>
          </w:rPr>
          <w:delText>Downar,</w:delText>
        </w:r>
        <w:r w:rsidDel="008662C9">
          <w:rPr>
            <w:spacing w:val="-6"/>
            <w:sz w:val="16"/>
          </w:rPr>
          <w:delText xml:space="preserve"> </w:delText>
        </w:r>
        <w:r w:rsidDel="008662C9">
          <w:rPr>
            <w:sz w:val="16"/>
          </w:rPr>
          <w:delText>M.</w:delText>
        </w:r>
        <w:r w:rsidDel="008662C9">
          <w:rPr>
            <w:spacing w:val="-6"/>
            <w:sz w:val="16"/>
          </w:rPr>
          <w:delText xml:space="preserve"> </w:delText>
        </w:r>
        <w:r w:rsidDel="008662C9">
          <w:rPr>
            <w:sz w:val="16"/>
          </w:rPr>
          <w:delText>Modirrousta,</w:delText>
        </w:r>
        <w:r w:rsidDel="008662C9">
          <w:rPr>
            <w:spacing w:val="-6"/>
            <w:sz w:val="16"/>
          </w:rPr>
          <w:delText xml:space="preserve"> </w:delText>
        </w:r>
        <w:r w:rsidDel="008662C9">
          <w:rPr>
            <w:sz w:val="16"/>
          </w:rPr>
          <w:delText>S.</w:delText>
        </w:r>
        <w:r w:rsidDel="008662C9">
          <w:rPr>
            <w:spacing w:val="-6"/>
            <w:sz w:val="16"/>
          </w:rPr>
          <w:delText xml:space="preserve"> </w:delText>
        </w:r>
        <w:r w:rsidDel="008662C9">
          <w:rPr>
            <w:sz w:val="16"/>
          </w:rPr>
          <w:delText>Patry,</w:delText>
        </w:r>
        <w:r w:rsidDel="008662C9">
          <w:rPr>
            <w:spacing w:val="-6"/>
            <w:sz w:val="16"/>
          </w:rPr>
          <w:delText xml:space="preserve"> </w:delText>
        </w:r>
        <w:r w:rsidDel="008662C9">
          <w:rPr>
            <w:sz w:val="16"/>
          </w:rPr>
          <w:delText>F.</w:delText>
        </w:r>
        <w:r w:rsidDel="008662C9">
          <w:rPr>
            <w:spacing w:val="-6"/>
            <w:sz w:val="16"/>
          </w:rPr>
          <w:delText xml:space="preserve"> </w:delText>
        </w:r>
        <w:r w:rsidDel="008662C9">
          <w:rPr>
            <w:sz w:val="16"/>
          </w:rPr>
          <w:delText>Vila</w:delText>
        </w:r>
        <w:r w:rsidDel="008662C9">
          <w:rPr>
            <w:spacing w:val="-6"/>
            <w:sz w:val="16"/>
          </w:rPr>
          <w:delText xml:space="preserve"> </w:delText>
        </w:r>
        <w:r w:rsidDel="008662C9">
          <w:rPr>
            <w:sz w:val="16"/>
          </w:rPr>
          <w:delText>Rodriguez,</w:delText>
        </w:r>
      </w:del>
    </w:p>
    <w:p w14:paraId="6024C15E" w14:textId="3598813A" w:rsidR="004E7388" w:rsidDel="008662C9" w:rsidRDefault="00000000">
      <w:pPr>
        <w:spacing w:before="1" w:line="259" w:lineRule="auto"/>
        <w:ind w:left="399"/>
        <w:jc w:val="both"/>
        <w:rPr>
          <w:del w:id="138" w:author="Cynthia Fu" w:date="2026-04-01T23:26:00Z" w16du:dateUtc="2026-04-01T22:26:00Z"/>
          <w:sz w:val="16"/>
        </w:rPr>
      </w:pPr>
      <w:del w:id="139" w:author="Cynthia Fu" w:date="2026-04-01T23:26:00Z" w16du:dateUtc="2026-04-01T22:26:00Z">
        <w:r w:rsidDel="008662C9">
          <w:rPr>
            <w:sz w:val="16"/>
          </w:rPr>
          <w:delText>R. W. Lam, G. MacQueen, S. V. Parikh, A. Ravindran, t. C. D. W.</w:delText>
        </w:r>
        <w:r w:rsidDel="008662C9">
          <w:rPr>
            <w:spacing w:val="40"/>
            <w:sz w:val="16"/>
          </w:rPr>
          <w:delText xml:space="preserve"> </w:delText>
        </w:r>
        <w:r w:rsidDel="008662C9">
          <w:rPr>
            <w:sz w:val="16"/>
          </w:rPr>
          <w:delText>Group,</w:delText>
        </w:r>
        <w:r w:rsidDel="008662C9">
          <w:rPr>
            <w:spacing w:val="-6"/>
            <w:sz w:val="16"/>
          </w:rPr>
          <w:delText xml:space="preserve"> </w:delText>
        </w:r>
        <w:r w:rsidR="004E7388" w:rsidDel="008662C9">
          <w:fldChar w:fldCharType="begin"/>
        </w:r>
        <w:r w:rsidR="004E7388" w:rsidDel="008662C9">
          <w:delInstrText>HYPERLINK "https://doi.org/10.1177/0706743716660033" \h</w:delInstrText>
        </w:r>
        <w:r w:rsidR="004E7388" w:rsidDel="008662C9">
          <w:fldChar w:fldCharType="separate"/>
        </w:r>
        <w:r w:rsidR="004E7388" w:rsidDel="008662C9">
          <w:rPr>
            <w:color w:val="2F4F4F"/>
            <w:sz w:val="16"/>
          </w:rPr>
          <w:delText>Canadian</w:delText>
        </w:r>
        <w:r w:rsidR="004E7388" w:rsidDel="008662C9">
          <w:rPr>
            <w:color w:val="2F4F4F"/>
            <w:spacing w:val="-6"/>
            <w:sz w:val="16"/>
          </w:rPr>
          <w:delText xml:space="preserve"> </w:delText>
        </w:r>
        <w:r w:rsidR="004E7388" w:rsidDel="008662C9">
          <w:rPr>
            <w:color w:val="2F4F4F"/>
            <w:sz w:val="16"/>
          </w:rPr>
          <w:delText>network</w:delText>
        </w:r>
        <w:r w:rsidR="004E7388" w:rsidDel="008662C9">
          <w:rPr>
            <w:color w:val="2F4F4F"/>
            <w:spacing w:val="-6"/>
            <w:sz w:val="16"/>
          </w:rPr>
          <w:delText xml:space="preserve"> </w:delText>
        </w:r>
        <w:r w:rsidR="004E7388" w:rsidDel="008662C9">
          <w:rPr>
            <w:color w:val="2F4F4F"/>
            <w:sz w:val="16"/>
          </w:rPr>
          <w:delText>for</w:delText>
        </w:r>
        <w:r w:rsidR="004E7388" w:rsidDel="008662C9">
          <w:rPr>
            <w:color w:val="2F4F4F"/>
            <w:spacing w:val="-6"/>
            <w:sz w:val="16"/>
          </w:rPr>
          <w:delText xml:space="preserve"> </w:delText>
        </w:r>
        <w:r w:rsidR="004E7388" w:rsidDel="008662C9">
          <w:rPr>
            <w:color w:val="2F4F4F"/>
            <w:sz w:val="16"/>
          </w:rPr>
          <w:delText>mood</w:delText>
        </w:r>
        <w:r w:rsidR="004E7388" w:rsidDel="008662C9">
          <w:rPr>
            <w:color w:val="2F4F4F"/>
            <w:spacing w:val="-6"/>
            <w:sz w:val="16"/>
          </w:rPr>
          <w:delText xml:space="preserve"> </w:delText>
        </w:r>
        <w:r w:rsidR="004E7388" w:rsidDel="008662C9">
          <w:rPr>
            <w:color w:val="2F4F4F"/>
            <w:sz w:val="16"/>
          </w:rPr>
          <w:delText>and</w:delText>
        </w:r>
        <w:r w:rsidR="004E7388" w:rsidDel="008662C9">
          <w:rPr>
            <w:color w:val="2F4F4F"/>
            <w:spacing w:val="-6"/>
            <w:sz w:val="16"/>
          </w:rPr>
          <w:delText xml:space="preserve"> </w:delText>
        </w:r>
        <w:r w:rsidR="004E7388" w:rsidDel="008662C9">
          <w:rPr>
            <w:color w:val="2F4F4F"/>
            <w:sz w:val="16"/>
          </w:rPr>
          <w:delText>anxiety</w:delText>
        </w:r>
        <w:r w:rsidR="004E7388" w:rsidDel="008662C9">
          <w:rPr>
            <w:color w:val="2F4F4F"/>
            <w:spacing w:val="-6"/>
            <w:sz w:val="16"/>
          </w:rPr>
          <w:delText xml:space="preserve"> </w:delText>
        </w:r>
        <w:r w:rsidR="004E7388" w:rsidDel="008662C9">
          <w:rPr>
            <w:color w:val="2F4F4F"/>
            <w:sz w:val="16"/>
          </w:rPr>
          <w:delText>treatments</w:delText>
        </w:r>
        <w:r w:rsidR="004E7388" w:rsidDel="008662C9">
          <w:rPr>
            <w:color w:val="2F4F4F"/>
            <w:spacing w:val="-6"/>
            <w:sz w:val="16"/>
          </w:rPr>
          <w:delText xml:space="preserve"> </w:delText>
        </w:r>
        <w:r w:rsidR="004E7388" w:rsidDel="008662C9">
          <w:rPr>
            <w:color w:val="2F4F4F"/>
            <w:sz w:val="16"/>
          </w:rPr>
          <w:delText>(canmat)</w:delText>
        </w:r>
        <w:r w:rsidR="004E7388" w:rsidDel="008662C9">
          <w:fldChar w:fldCharType="end"/>
        </w:r>
        <w:r w:rsidDel="008662C9">
          <w:rPr>
            <w:color w:val="2F4F4F"/>
            <w:spacing w:val="40"/>
            <w:sz w:val="16"/>
          </w:rPr>
          <w:delText xml:space="preserve"> </w:delText>
        </w:r>
        <w:r w:rsidR="004E7388" w:rsidDel="008662C9">
          <w:fldChar w:fldCharType="begin"/>
        </w:r>
        <w:r w:rsidR="004E7388" w:rsidDel="008662C9">
          <w:delInstrText>HYPERLINK "https://doi.org/10.1177/0706743716660033" \h</w:delInstrText>
        </w:r>
        <w:r w:rsidR="004E7388" w:rsidDel="008662C9">
          <w:fldChar w:fldCharType="separate"/>
        </w:r>
        <w:r w:rsidR="004E7388" w:rsidDel="008662C9">
          <w:rPr>
            <w:color w:val="2F4F4F"/>
            <w:sz w:val="16"/>
          </w:rPr>
          <w:delText>2016 clinical guidelines for the management of adults with major</w:delText>
        </w:r>
        <w:r w:rsidR="004E7388" w:rsidDel="008662C9">
          <w:fldChar w:fldCharType="end"/>
        </w:r>
        <w:r w:rsidDel="008662C9">
          <w:rPr>
            <w:color w:val="2F4F4F"/>
            <w:spacing w:val="40"/>
            <w:sz w:val="16"/>
          </w:rPr>
          <w:delText xml:space="preserve"> </w:delText>
        </w:r>
        <w:r w:rsidR="004E7388" w:rsidDel="008662C9">
          <w:fldChar w:fldCharType="begin"/>
        </w:r>
        <w:r w:rsidR="004E7388" w:rsidDel="008662C9">
          <w:delInstrText>HYPERLINK "https://doi.org/10.1177/0706743716660033" \h</w:delInstrText>
        </w:r>
        <w:r w:rsidR="004E7388" w:rsidDel="008662C9">
          <w:fldChar w:fldCharType="separate"/>
        </w:r>
        <w:r w:rsidR="004E7388" w:rsidDel="008662C9">
          <w:rPr>
            <w:color w:val="2F4F4F"/>
            <w:sz w:val="16"/>
          </w:rPr>
          <w:delText>depressive</w:delText>
        </w:r>
        <w:r w:rsidR="004E7388" w:rsidDel="008662C9">
          <w:rPr>
            <w:color w:val="2F4F4F"/>
            <w:spacing w:val="-10"/>
            <w:sz w:val="16"/>
          </w:rPr>
          <w:delText xml:space="preserve"> </w:delText>
        </w:r>
        <w:r w:rsidR="004E7388" w:rsidDel="008662C9">
          <w:rPr>
            <w:color w:val="2F4F4F"/>
            <w:sz w:val="16"/>
          </w:rPr>
          <w:delText>disorder</w:delText>
        </w:r>
        <w:r w:rsidR="004E7388" w:rsidDel="008662C9">
          <w:fldChar w:fldCharType="end"/>
        </w:r>
        <w:r w:rsidDel="008662C9">
          <w:rPr>
            <w:sz w:val="16"/>
          </w:rPr>
          <w:delText>,</w:delText>
        </w:r>
        <w:r w:rsidDel="008662C9">
          <w:rPr>
            <w:spacing w:val="-10"/>
            <w:sz w:val="16"/>
          </w:rPr>
          <w:delText xml:space="preserve"> </w:delText>
        </w:r>
        <w:r w:rsidDel="008662C9">
          <w:rPr>
            <w:sz w:val="16"/>
          </w:rPr>
          <w:delText>The</w:delText>
        </w:r>
        <w:r w:rsidDel="008662C9">
          <w:rPr>
            <w:spacing w:val="-10"/>
            <w:sz w:val="16"/>
          </w:rPr>
          <w:delText xml:space="preserve"> </w:delText>
        </w:r>
        <w:r w:rsidDel="008662C9">
          <w:rPr>
            <w:sz w:val="16"/>
          </w:rPr>
          <w:delText>Canadian</w:delText>
        </w:r>
        <w:r w:rsidDel="008662C9">
          <w:rPr>
            <w:spacing w:val="-10"/>
            <w:sz w:val="16"/>
          </w:rPr>
          <w:delText xml:space="preserve"> </w:delText>
        </w:r>
        <w:r w:rsidDel="008662C9">
          <w:rPr>
            <w:sz w:val="16"/>
          </w:rPr>
          <w:delText>Journal</w:delText>
        </w:r>
        <w:r w:rsidDel="008662C9">
          <w:rPr>
            <w:spacing w:val="-10"/>
            <w:sz w:val="16"/>
          </w:rPr>
          <w:delText xml:space="preserve"> </w:delText>
        </w:r>
        <w:r w:rsidDel="008662C9">
          <w:rPr>
            <w:sz w:val="16"/>
          </w:rPr>
          <w:delText>of</w:delText>
        </w:r>
        <w:r w:rsidDel="008662C9">
          <w:rPr>
            <w:spacing w:val="-10"/>
            <w:sz w:val="16"/>
          </w:rPr>
          <w:delText xml:space="preserve"> </w:delText>
        </w:r>
        <w:r w:rsidDel="008662C9">
          <w:rPr>
            <w:sz w:val="16"/>
          </w:rPr>
          <w:delText>Psychiatry</w:delText>
        </w:r>
        <w:r w:rsidDel="008662C9">
          <w:rPr>
            <w:spacing w:val="-10"/>
            <w:sz w:val="16"/>
          </w:rPr>
          <w:delText xml:space="preserve"> </w:delText>
        </w:r>
        <w:r w:rsidDel="008662C9">
          <w:rPr>
            <w:sz w:val="16"/>
          </w:rPr>
          <w:delText>(2016).</w:delText>
        </w:r>
        <w:r w:rsidDel="008662C9">
          <w:rPr>
            <w:spacing w:val="-7"/>
            <w:sz w:val="16"/>
          </w:rPr>
          <w:delText xml:space="preserve"> </w:delText>
        </w:r>
        <w:r w:rsidR="004E7388" w:rsidDel="008662C9">
          <w:fldChar w:fldCharType="begin"/>
        </w:r>
        <w:r w:rsidR="004E7388" w:rsidDel="008662C9">
          <w:delInstrText>HYPERLINK "https://doi.org/10.1177/0706743716660033" \h</w:delInstrText>
        </w:r>
        <w:r w:rsidR="004E7388" w:rsidDel="008662C9">
          <w:fldChar w:fldCharType="separate"/>
        </w:r>
        <w:r w:rsidR="004E7388" w:rsidDel="008662C9">
          <w:rPr>
            <w:rFonts w:ascii="BIZ UDGothic"/>
            <w:color w:val="2F4F4F"/>
            <w:sz w:val="13"/>
          </w:rPr>
          <w:delText>doi:</w:delText>
        </w:r>
        <w:r w:rsidR="004E7388" w:rsidDel="008662C9">
          <w:fldChar w:fldCharType="end"/>
        </w:r>
        <w:r w:rsidDel="008662C9">
          <w:rPr>
            <w:rFonts w:ascii="BIZ UDGothic"/>
            <w:color w:val="2F4F4F"/>
            <w:sz w:val="13"/>
          </w:rPr>
          <w:delText xml:space="preserve"> </w:delText>
        </w:r>
        <w:r w:rsidR="004E7388" w:rsidDel="008662C9">
          <w:fldChar w:fldCharType="begin"/>
        </w:r>
        <w:r w:rsidR="004E7388" w:rsidDel="008662C9">
          <w:delInstrText>HYPERLINK "https://doi.org/10.1177/0706743716660033" \h</w:delInstrText>
        </w:r>
        <w:r w:rsidR="004E7388" w:rsidDel="008662C9">
          <w:fldChar w:fldCharType="separate"/>
        </w:r>
        <w:r w:rsidR="004E7388" w:rsidDel="008662C9">
          <w:rPr>
            <w:rFonts w:ascii="BIZ UDGothic"/>
            <w:color w:val="2F4F4F"/>
            <w:spacing w:val="-2"/>
            <w:sz w:val="13"/>
          </w:rPr>
          <w:delText>10.1177/0706743716660033</w:delText>
        </w:r>
        <w:r w:rsidR="004E7388" w:rsidDel="008662C9">
          <w:fldChar w:fldCharType="end"/>
        </w:r>
        <w:r w:rsidDel="008662C9">
          <w:rPr>
            <w:spacing w:val="-2"/>
            <w:sz w:val="16"/>
          </w:rPr>
          <w:delText>.</w:delText>
        </w:r>
      </w:del>
    </w:p>
    <w:p w14:paraId="7D1B2B41" w14:textId="54EA9787" w:rsidR="004E7388" w:rsidDel="008662C9" w:rsidRDefault="00000000">
      <w:pPr>
        <w:spacing w:before="3"/>
        <w:ind w:left="399"/>
        <w:rPr>
          <w:del w:id="140" w:author="Cynthia Fu" w:date="2026-04-01T23:26:00Z" w16du:dateUtc="2026-04-01T22:26:00Z"/>
          <w:rFonts w:ascii="BIZ UDGothic"/>
          <w:sz w:val="13"/>
        </w:rPr>
      </w:pPr>
      <w:bookmarkStart w:id="141" w:name="_bookmark16"/>
      <w:bookmarkEnd w:id="141"/>
      <w:del w:id="142" w:author="Cynthia Fu" w:date="2026-04-01T23:26:00Z" w16du:dateUtc="2026-04-01T22:26:00Z">
        <w:r w:rsidDel="008662C9">
          <w:rPr>
            <w:sz w:val="16"/>
          </w:rPr>
          <w:delText>URL</w:delText>
        </w:r>
        <w:r w:rsidDel="008662C9">
          <w:rPr>
            <w:spacing w:val="-3"/>
            <w:sz w:val="16"/>
          </w:rPr>
          <w:delText xml:space="preserve"> </w:delText>
        </w:r>
        <w:r w:rsidR="004E7388" w:rsidDel="008662C9">
          <w:fldChar w:fldCharType="begin"/>
        </w:r>
        <w:r w:rsidR="004E7388" w:rsidDel="008662C9">
          <w:delInstrText>HYPERLINK "https://doi.org/10.1177/0706743716660033" \h</w:delInstrText>
        </w:r>
        <w:r w:rsidR="004E7388" w:rsidDel="008662C9">
          <w:fldChar w:fldCharType="separate"/>
        </w:r>
        <w:r w:rsidR="004E7388" w:rsidDel="008662C9">
          <w:rPr>
            <w:rFonts w:ascii="BIZ UDGothic"/>
            <w:color w:val="2F4F4F"/>
            <w:spacing w:val="-2"/>
            <w:sz w:val="13"/>
          </w:rPr>
          <w:delText>https://doi.org/10.1177/0706743716660033</w:delText>
        </w:r>
        <w:r w:rsidR="004E7388" w:rsidDel="008662C9">
          <w:fldChar w:fldCharType="end"/>
        </w:r>
      </w:del>
    </w:p>
    <w:p w14:paraId="16576356" w14:textId="1DD497F1" w:rsidR="004E7388" w:rsidDel="008662C9" w:rsidRDefault="00000000">
      <w:pPr>
        <w:pStyle w:val="ListParagraph"/>
        <w:numPr>
          <w:ilvl w:val="0"/>
          <w:numId w:val="2"/>
        </w:numPr>
        <w:tabs>
          <w:tab w:val="left" w:pos="397"/>
          <w:tab w:val="left" w:pos="399"/>
        </w:tabs>
        <w:spacing w:before="15" w:line="259" w:lineRule="auto"/>
        <w:jc w:val="both"/>
        <w:rPr>
          <w:del w:id="143" w:author="Cynthia Fu" w:date="2026-04-01T23:26:00Z" w16du:dateUtc="2026-04-01T22:26:00Z"/>
          <w:sz w:val="16"/>
        </w:rPr>
      </w:pPr>
      <w:del w:id="144" w:author="Cynthia Fu" w:date="2026-04-01T23:26:00Z" w16du:dateUtc="2026-04-01T22:26:00Z">
        <w:r w:rsidDel="008662C9">
          <w:rPr>
            <w:sz w:val="16"/>
          </w:rPr>
          <w:delText>J. Mutz, D. R. Edgcumbe, A. R. Brunoni, C. H. Fu, Efficacy and</w:delText>
        </w:r>
        <w:r w:rsidDel="008662C9">
          <w:rPr>
            <w:spacing w:val="40"/>
            <w:sz w:val="16"/>
          </w:rPr>
          <w:delText xml:space="preserve"> </w:delText>
        </w:r>
        <w:r w:rsidDel="008662C9">
          <w:rPr>
            <w:sz w:val="16"/>
          </w:rPr>
          <w:delText>acceptability</w:delText>
        </w:r>
        <w:r w:rsidDel="008662C9">
          <w:rPr>
            <w:spacing w:val="35"/>
            <w:sz w:val="16"/>
          </w:rPr>
          <w:delText xml:space="preserve"> </w:delText>
        </w:r>
        <w:r w:rsidDel="008662C9">
          <w:rPr>
            <w:sz w:val="16"/>
          </w:rPr>
          <w:delText>of</w:delText>
        </w:r>
        <w:r w:rsidDel="008662C9">
          <w:rPr>
            <w:spacing w:val="35"/>
            <w:sz w:val="16"/>
          </w:rPr>
          <w:delText xml:space="preserve"> </w:delText>
        </w:r>
        <w:r w:rsidDel="008662C9">
          <w:rPr>
            <w:sz w:val="16"/>
          </w:rPr>
          <w:delText>non-invasive</w:delText>
        </w:r>
        <w:r w:rsidDel="008662C9">
          <w:rPr>
            <w:spacing w:val="35"/>
            <w:sz w:val="16"/>
          </w:rPr>
          <w:delText xml:space="preserve"> </w:delText>
        </w:r>
        <w:r w:rsidDel="008662C9">
          <w:rPr>
            <w:sz w:val="16"/>
          </w:rPr>
          <w:delText>brain</w:delText>
        </w:r>
        <w:r w:rsidDel="008662C9">
          <w:rPr>
            <w:spacing w:val="35"/>
            <w:sz w:val="16"/>
          </w:rPr>
          <w:delText xml:space="preserve"> </w:delText>
        </w:r>
        <w:r w:rsidDel="008662C9">
          <w:rPr>
            <w:sz w:val="16"/>
          </w:rPr>
          <w:delText>stimulation</w:delText>
        </w:r>
        <w:r w:rsidDel="008662C9">
          <w:rPr>
            <w:spacing w:val="35"/>
            <w:sz w:val="16"/>
          </w:rPr>
          <w:delText xml:space="preserve"> </w:delText>
        </w:r>
        <w:r w:rsidDel="008662C9">
          <w:rPr>
            <w:sz w:val="16"/>
          </w:rPr>
          <w:delText>for</w:delText>
        </w:r>
        <w:r w:rsidDel="008662C9">
          <w:rPr>
            <w:spacing w:val="35"/>
            <w:sz w:val="16"/>
          </w:rPr>
          <w:delText xml:space="preserve"> </w:delText>
        </w:r>
        <w:r w:rsidDel="008662C9">
          <w:rPr>
            <w:sz w:val="16"/>
          </w:rPr>
          <w:delText>the</w:delText>
        </w:r>
        <w:r w:rsidDel="008662C9">
          <w:rPr>
            <w:spacing w:val="35"/>
            <w:sz w:val="16"/>
          </w:rPr>
          <w:delText xml:space="preserve"> </w:delText>
        </w:r>
        <w:r w:rsidDel="008662C9">
          <w:rPr>
            <w:sz w:val="16"/>
          </w:rPr>
          <w:delText>treatment</w:delText>
        </w:r>
        <w:r w:rsidDel="008662C9">
          <w:rPr>
            <w:spacing w:val="40"/>
            <w:sz w:val="16"/>
          </w:rPr>
          <w:delText xml:space="preserve"> </w:delText>
        </w:r>
        <w:r w:rsidDel="008662C9">
          <w:rPr>
            <w:sz w:val="16"/>
          </w:rPr>
          <w:delText>of adult unipolar and bipolar depression: a systematic review and</w:delText>
        </w:r>
        <w:r w:rsidDel="008662C9">
          <w:rPr>
            <w:spacing w:val="40"/>
            <w:sz w:val="16"/>
          </w:rPr>
          <w:delText xml:space="preserve"> </w:delText>
        </w:r>
        <w:r w:rsidDel="008662C9">
          <w:rPr>
            <w:sz w:val="16"/>
          </w:rPr>
          <w:delText>meta-analysis</w:delText>
        </w:r>
        <w:r w:rsidDel="008662C9">
          <w:rPr>
            <w:spacing w:val="-9"/>
            <w:sz w:val="16"/>
          </w:rPr>
          <w:delText xml:space="preserve"> </w:delText>
        </w:r>
        <w:r w:rsidDel="008662C9">
          <w:rPr>
            <w:sz w:val="16"/>
          </w:rPr>
          <w:delText>of</w:delText>
        </w:r>
        <w:r w:rsidDel="008662C9">
          <w:rPr>
            <w:spacing w:val="-9"/>
            <w:sz w:val="16"/>
          </w:rPr>
          <w:delText xml:space="preserve"> </w:delText>
        </w:r>
        <w:r w:rsidDel="008662C9">
          <w:rPr>
            <w:sz w:val="16"/>
          </w:rPr>
          <w:delText>randomised</w:delText>
        </w:r>
        <w:r w:rsidDel="008662C9">
          <w:rPr>
            <w:spacing w:val="-9"/>
            <w:sz w:val="16"/>
          </w:rPr>
          <w:delText xml:space="preserve"> </w:delText>
        </w:r>
        <w:r w:rsidDel="008662C9">
          <w:rPr>
            <w:sz w:val="16"/>
          </w:rPr>
          <w:delText>sham-controlled</w:delText>
        </w:r>
        <w:r w:rsidDel="008662C9">
          <w:rPr>
            <w:spacing w:val="-9"/>
            <w:sz w:val="16"/>
          </w:rPr>
          <w:delText xml:space="preserve"> </w:delText>
        </w:r>
        <w:r w:rsidDel="008662C9">
          <w:rPr>
            <w:sz w:val="16"/>
          </w:rPr>
          <w:delText>trials,</w:delText>
        </w:r>
        <w:r w:rsidDel="008662C9">
          <w:rPr>
            <w:spacing w:val="-9"/>
            <w:sz w:val="16"/>
          </w:rPr>
          <w:delText xml:space="preserve"> </w:delText>
        </w:r>
        <w:r w:rsidDel="008662C9">
          <w:rPr>
            <w:sz w:val="16"/>
          </w:rPr>
          <w:delText>Neuroscience</w:delText>
        </w:r>
        <w:r w:rsidDel="008662C9">
          <w:rPr>
            <w:spacing w:val="-9"/>
            <w:sz w:val="16"/>
          </w:rPr>
          <w:delText xml:space="preserve"> </w:delText>
        </w:r>
        <w:r w:rsidDel="008662C9">
          <w:rPr>
            <w:sz w:val="16"/>
          </w:rPr>
          <w:delText>&amp;</w:delText>
        </w:r>
        <w:r w:rsidDel="008662C9">
          <w:rPr>
            <w:spacing w:val="40"/>
            <w:sz w:val="16"/>
          </w:rPr>
          <w:delText xml:space="preserve"> </w:delText>
        </w:r>
        <w:bookmarkStart w:id="145" w:name="_bookmark17"/>
        <w:bookmarkEnd w:id="145"/>
        <w:r w:rsidDel="008662C9">
          <w:rPr>
            <w:sz w:val="16"/>
          </w:rPr>
          <w:delText>Biobehavioral Reviews 92 (2018) 291–303.</w:delText>
        </w:r>
      </w:del>
    </w:p>
    <w:p w14:paraId="318AA459" w14:textId="0A883228" w:rsidR="004E7388" w:rsidDel="008662C9" w:rsidRDefault="00000000">
      <w:pPr>
        <w:pStyle w:val="ListParagraph"/>
        <w:numPr>
          <w:ilvl w:val="0"/>
          <w:numId w:val="2"/>
        </w:numPr>
        <w:tabs>
          <w:tab w:val="left" w:pos="397"/>
        </w:tabs>
        <w:spacing w:before="3"/>
        <w:ind w:left="397" w:hanging="284"/>
        <w:jc w:val="both"/>
        <w:rPr>
          <w:del w:id="146" w:author="Cynthia Fu" w:date="2026-04-01T23:26:00Z" w16du:dateUtc="2026-04-01T22:26:00Z"/>
          <w:sz w:val="16"/>
        </w:rPr>
      </w:pPr>
      <w:del w:id="147" w:author="Cynthia Fu" w:date="2026-04-01T23:26:00Z" w16du:dateUtc="2026-04-01T22:26:00Z">
        <w:r w:rsidDel="008662C9">
          <w:rPr>
            <w:sz w:val="16"/>
          </w:rPr>
          <w:delText>L.</w:delText>
        </w:r>
        <w:r w:rsidDel="008662C9">
          <w:rPr>
            <w:spacing w:val="13"/>
            <w:sz w:val="16"/>
          </w:rPr>
          <w:delText xml:space="preserve"> </w:delText>
        </w:r>
        <w:r w:rsidDel="008662C9">
          <w:rPr>
            <w:sz w:val="16"/>
          </w:rPr>
          <w:delText>B.</w:delText>
        </w:r>
        <w:r w:rsidDel="008662C9">
          <w:rPr>
            <w:spacing w:val="13"/>
            <w:sz w:val="16"/>
          </w:rPr>
          <w:delText xml:space="preserve"> </w:delText>
        </w:r>
        <w:r w:rsidDel="008662C9">
          <w:rPr>
            <w:sz w:val="16"/>
          </w:rPr>
          <w:delText>Razza,</w:delText>
        </w:r>
        <w:r w:rsidDel="008662C9">
          <w:rPr>
            <w:spacing w:val="13"/>
            <w:sz w:val="16"/>
          </w:rPr>
          <w:delText xml:space="preserve"> </w:delText>
        </w:r>
        <w:r w:rsidDel="008662C9">
          <w:rPr>
            <w:sz w:val="16"/>
          </w:rPr>
          <w:delText>P.</w:delText>
        </w:r>
        <w:r w:rsidDel="008662C9">
          <w:rPr>
            <w:spacing w:val="13"/>
            <w:sz w:val="16"/>
          </w:rPr>
          <w:delText xml:space="preserve"> </w:delText>
        </w:r>
        <w:r w:rsidDel="008662C9">
          <w:rPr>
            <w:sz w:val="16"/>
          </w:rPr>
          <w:delText>Palumbo,</w:delText>
        </w:r>
        <w:r w:rsidDel="008662C9">
          <w:rPr>
            <w:spacing w:val="13"/>
            <w:sz w:val="16"/>
          </w:rPr>
          <w:delText xml:space="preserve"> </w:delText>
        </w:r>
        <w:r w:rsidDel="008662C9">
          <w:rPr>
            <w:sz w:val="16"/>
          </w:rPr>
          <w:delText>A.</w:delText>
        </w:r>
        <w:r w:rsidDel="008662C9">
          <w:rPr>
            <w:spacing w:val="13"/>
            <w:sz w:val="16"/>
          </w:rPr>
          <w:delText xml:space="preserve"> </w:delText>
        </w:r>
        <w:r w:rsidDel="008662C9">
          <w:rPr>
            <w:sz w:val="16"/>
          </w:rPr>
          <w:delText>H.</w:delText>
        </w:r>
        <w:r w:rsidDel="008662C9">
          <w:rPr>
            <w:spacing w:val="13"/>
            <w:sz w:val="16"/>
          </w:rPr>
          <w:delText xml:space="preserve"> </w:delText>
        </w:r>
        <w:r w:rsidDel="008662C9">
          <w:rPr>
            <w:sz w:val="16"/>
          </w:rPr>
          <w:delText>Moffa,</w:delText>
        </w:r>
        <w:r w:rsidDel="008662C9">
          <w:rPr>
            <w:spacing w:val="13"/>
            <w:sz w:val="16"/>
          </w:rPr>
          <w:delText xml:space="preserve"> </w:delText>
        </w:r>
        <w:r w:rsidDel="008662C9">
          <w:rPr>
            <w:sz w:val="16"/>
          </w:rPr>
          <w:delText>A.</w:delText>
        </w:r>
        <w:r w:rsidDel="008662C9">
          <w:rPr>
            <w:spacing w:val="13"/>
            <w:sz w:val="16"/>
          </w:rPr>
          <w:delText xml:space="preserve"> </w:delText>
        </w:r>
        <w:r w:rsidDel="008662C9">
          <w:rPr>
            <w:sz w:val="16"/>
          </w:rPr>
          <w:delText>F.</w:delText>
        </w:r>
        <w:r w:rsidDel="008662C9">
          <w:rPr>
            <w:spacing w:val="14"/>
            <w:sz w:val="16"/>
          </w:rPr>
          <w:delText xml:space="preserve"> </w:delText>
        </w:r>
        <w:r w:rsidDel="008662C9">
          <w:rPr>
            <w:sz w:val="16"/>
          </w:rPr>
          <w:delText>Carvalho,</w:delText>
        </w:r>
        <w:r w:rsidDel="008662C9">
          <w:rPr>
            <w:spacing w:val="13"/>
            <w:sz w:val="16"/>
          </w:rPr>
          <w:delText xml:space="preserve"> </w:delText>
        </w:r>
        <w:r w:rsidDel="008662C9">
          <w:rPr>
            <w:sz w:val="16"/>
          </w:rPr>
          <w:delText>M.</w:delText>
        </w:r>
        <w:r w:rsidDel="008662C9">
          <w:rPr>
            <w:spacing w:val="13"/>
            <w:sz w:val="16"/>
          </w:rPr>
          <w:delText xml:space="preserve"> </w:delText>
        </w:r>
        <w:r w:rsidDel="008662C9">
          <w:rPr>
            <w:spacing w:val="-2"/>
            <w:sz w:val="16"/>
          </w:rPr>
          <w:delText>Solmi,</w:delText>
        </w:r>
      </w:del>
    </w:p>
    <w:p w14:paraId="2ECFB676" w14:textId="3A636483" w:rsidR="004E7388" w:rsidDel="008662C9" w:rsidRDefault="00000000">
      <w:pPr>
        <w:spacing w:before="15" w:line="259" w:lineRule="auto"/>
        <w:ind w:left="399"/>
        <w:jc w:val="both"/>
        <w:rPr>
          <w:del w:id="148" w:author="Cynthia Fu" w:date="2026-04-01T23:26:00Z" w16du:dateUtc="2026-04-01T22:26:00Z"/>
          <w:sz w:val="16"/>
        </w:rPr>
      </w:pPr>
      <w:del w:id="149" w:author="Cynthia Fu" w:date="2026-04-01T23:26:00Z" w16du:dateUtc="2026-04-01T22:26:00Z">
        <w:r w:rsidDel="008662C9">
          <w:rPr>
            <w:sz w:val="16"/>
          </w:rPr>
          <w:delText>C. K. Loo, A. R. Brunoni, A systematic review and meta-analysis</w:delText>
        </w:r>
        <w:r w:rsidDel="008662C9">
          <w:rPr>
            <w:spacing w:val="40"/>
            <w:sz w:val="16"/>
          </w:rPr>
          <w:delText xml:space="preserve"> </w:delText>
        </w:r>
        <w:r w:rsidDel="008662C9">
          <w:rPr>
            <w:sz w:val="16"/>
          </w:rPr>
          <w:delText>on</w:delText>
        </w:r>
        <w:r w:rsidDel="008662C9">
          <w:rPr>
            <w:spacing w:val="-2"/>
            <w:sz w:val="16"/>
          </w:rPr>
          <w:delText xml:space="preserve"> </w:delText>
        </w:r>
        <w:r w:rsidDel="008662C9">
          <w:rPr>
            <w:sz w:val="16"/>
          </w:rPr>
          <w:delText>the</w:delText>
        </w:r>
        <w:r w:rsidDel="008662C9">
          <w:rPr>
            <w:spacing w:val="-2"/>
            <w:sz w:val="16"/>
          </w:rPr>
          <w:delText xml:space="preserve"> </w:delText>
        </w:r>
        <w:r w:rsidDel="008662C9">
          <w:rPr>
            <w:sz w:val="16"/>
          </w:rPr>
          <w:delText>effects</w:delText>
        </w:r>
        <w:r w:rsidDel="008662C9">
          <w:rPr>
            <w:spacing w:val="-2"/>
            <w:sz w:val="16"/>
          </w:rPr>
          <w:delText xml:space="preserve"> </w:delText>
        </w:r>
        <w:r w:rsidDel="008662C9">
          <w:rPr>
            <w:sz w:val="16"/>
          </w:rPr>
          <w:delText>of</w:delText>
        </w:r>
        <w:r w:rsidDel="008662C9">
          <w:rPr>
            <w:spacing w:val="-2"/>
            <w:sz w:val="16"/>
          </w:rPr>
          <w:delText xml:space="preserve"> </w:delText>
        </w:r>
        <w:r w:rsidDel="008662C9">
          <w:rPr>
            <w:sz w:val="16"/>
          </w:rPr>
          <w:delText>transcranial</w:delText>
        </w:r>
        <w:r w:rsidDel="008662C9">
          <w:rPr>
            <w:spacing w:val="-2"/>
            <w:sz w:val="16"/>
          </w:rPr>
          <w:delText xml:space="preserve"> </w:delText>
        </w:r>
        <w:r w:rsidDel="008662C9">
          <w:rPr>
            <w:sz w:val="16"/>
          </w:rPr>
          <w:delText>direct</w:delText>
        </w:r>
        <w:r w:rsidDel="008662C9">
          <w:rPr>
            <w:spacing w:val="-2"/>
            <w:sz w:val="16"/>
          </w:rPr>
          <w:delText xml:space="preserve"> </w:delText>
        </w:r>
        <w:r w:rsidDel="008662C9">
          <w:rPr>
            <w:sz w:val="16"/>
          </w:rPr>
          <w:delText>current</w:delText>
        </w:r>
        <w:r w:rsidDel="008662C9">
          <w:rPr>
            <w:spacing w:val="-2"/>
            <w:sz w:val="16"/>
          </w:rPr>
          <w:delText xml:space="preserve"> </w:delText>
        </w:r>
        <w:r w:rsidDel="008662C9">
          <w:rPr>
            <w:sz w:val="16"/>
          </w:rPr>
          <w:delText>stimulation</w:delText>
        </w:r>
        <w:r w:rsidDel="008662C9">
          <w:rPr>
            <w:spacing w:val="-2"/>
            <w:sz w:val="16"/>
          </w:rPr>
          <w:delText xml:space="preserve"> </w:delText>
        </w:r>
        <w:r w:rsidDel="008662C9">
          <w:rPr>
            <w:sz w:val="16"/>
          </w:rPr>
          <w:delText>in</w:delText>
        </w:r>
        <w:r w:rsidDel="008662C9">
          <w:rPr>
            <w:spacing w:val="-2"/>
            <w:sz w:val="16"/>
          </w:rPr>
          <w:delText xml:space="preserve"> </w:delText>
        </w:r>
        <w:r w:rsidDel="008662C9">
          <w:rPr>
            <w:sz w:val="16"/>
          </w:rPr>
          <w:delText>depressive</w:delText>
        </w:r>
        <w:r w:rsidDel="008662C9">
          <w:rPr>
            <w:spacing w:val="40"/>
            <w:sz w:val="16"/>
          </w:rPr>
          <w:delText xml:space="preserve"> </w:delText>
        </w:r>
        <w:bookmarkStart w:id="150" w:name="_bookmark18"/>
        <w:bookmarkEnd w:id="150"/>
        <w:r w:rsidDel="008662C9">
          <w:rPr>
            <w:sz w:val="16"/>
          </w:rPr>
          <w:delText>episodes, Depression and Anxiety 37 (7) (2020) 594–608.</w:delText>
        </w:r>
      </w:del>
    </w:p>
    <w:p w14:paraId="71979552" w14:textId="00DBF716" w:rsidR="004E7388" w:rsidDel="008662C9" w:rsidRDefault="00000000">
      <w:pPr>
        <w:pStyle w:val="ListParagraph"/>
        <w:numPr>
          <w:ilvl w:val="0"/>
          <w:numId w:val="2"/>
        </w:numPr>
        <w:tabs>
          <w:tab w:val="left" w:pos="397"/>
          <w:tab w:val="left" w:pos="399"/>
        </w:tabs>
        <w:spacing w:line="259" w:lineRule="auto"/>
        <w:jc w:val="both"/>
        <w:rPr>
          <w:del w:id="151" w:author="Cynthia Fu" w:date="2026-04-01T23:26:00Z" w16du:dateUtc="2026-04-01T22:26:00Z"/>
          <w:sz w:val="16"/>
        </w:rPr>
      </w:pPr>
      <w:del w:id="152" w:author="Cynthia Fu" w:date="2026-04-01T23:26:00Z" w16du:dateUtc="2026-04-01T22:26:00Z">
        <w:r w:rsidDel="008662C9">
          <w:rPr>
            <w:spacing w:val="-2"/>
            <w:sz w:val="16"/>
          </w:rPr>
          <w:delText>P.</w:delText>
        </w:r>
        <w:r w:rsidDel="008662C9">
          <w:rPr>
            <w:spacing w:val="-5"/>
            <w:sz w:val="16"/>
          </w:rPr>
          <w:delText xml:space="preserve"> </w:delText>
        </w:r>
        <w:r w:rsidDel="008662C9">
          <w:rPr>
            <w:spacing w:val="-2"/>
            <w:sz w:val="16"/>
          </w:rPr>
          <w:delText>S.</w:delText>
        </w:r>
        <w:r w:rsidDel="008662C9">
          <w:rPr>
            <w:spacing w:val="-5"/>
            <w:sz w:val="16"/>
          </w:rPr>
          <w:delText xml:space="preserve"> </w:delText>
        </w:r>
        <w:r w:rsidDel="008662C9">
          <w:rPr>
            <w:spacing w:val="-2"/>
            <w:sz w:val="16"/>
          </w:rPr>
          <w:delText>Boggio,</w:delText>
        </w:r>
        <w:r w:rsidDel="008662C9">
          <w:rPr>
            <w:spacing w:val="-5"/>
            <w:sz w:val="16"/>
          </w:rPr>
          <w:delText xml:space="preserve"> </w:delText>
        </w:r>
        <w:r w:rsidDel="008662C9">
          <w:rPr>
            <w:spacing w:val="-2"/>
            <w:sz w:val="16"/>
          </w:rPr>
          <w:delText>S.</w:delText>
        </w:r>
        <w:r w:rsidDel="008662C9">
          <w:rPr>
            <w:spacing w:val="-5"/>
            <w:sz w:val="16"/>
          </w:rPr>
          <w:delText xml:space="preserve"> </w:delText>
        </w:r>
        <w:r w:rsidDel="008662C9">
          <w:rPr>
            <w:spacing w:val="-2"/>
            <w:sz w:val="16"/>
          </w:rPr>
          <w:delText>P.</w:delText>
        </w:r>
        <w:r w:rsidDel="008662C9">
          <w:rPr>
            <w:spacing w:val="-5"/>
            <w:sz w:val="16"/>
          </w:rPr>
          <w:delText xml:space="preserve"> </w:delText>
        </w:r>
        <w:r w:rsidDel="008662C9">
          <w:rPr>
            <w:spacing w:val="-2"/>
            <w:sz w:val="16"/>
          </w:rPr>
          <w:delText>Rigonatti,</w:delText>
        </w:r>
        <w:r w:rsidDel="008662C9">
          <w:rPr>
            <w:spacing w:val="-5"/>
            <w:sz w:val="16"/>
          </w:rPr>
          <w:delText xml:space="preserve"> </w:delText>
        </w:r>
        <w:r w:rsidDel="008662C9">
          <w:rPr>
            <w:spacing w:val="-2"/>
            <w:sz w:val="16"/>
          </w:rPr>
          <w:delText>R.</w:delText>
        </w:r>
        <w:r w:rsidDel="008662C9">
          <w:rPr>
            <w:spacing w:val="-5"/>
            <w:sz w:val="16"/>
          </w:rPr>
          <w:delText xml:space="preserve"> </w:delText>
        </w:r>
        <w:r w:rsidDel="008662C9">
          <w:rPr>
            <w:spacing w:val="-2"/>
            <w:sz w:val="16"/>
          </w:rPr>
          <w:delText>B.</w:delText>
        </w:r>
        <w:r w:rsidDel="008662C9">
          <w:rPr>
            <w:spacing w:val="-5"/>
            <w:sz w:val="16"/>
          </w:rPr>
          <w:delText xml:space="preserve"> </w:delText>
        </w:r>
        <w:r w:rsidDel="008662C9">
          <w:rPr>
            <w:spacing w:val="-2"/>
            <w:sz w:val="16"/>
          </w:rPr>
          <w:delText>Ribeiro,</w:delText>
        </w:r>
        <w:r w:rsidDel="008662C9">
          <w:rPr>
            <w:spacing w:val="-5"/>
            <w:sz w:val="16"/>
          </w:rPr>
          <w:delText xml:space="preserve"> </w:delText>
        </w:r>
        <w:r w:rsidDel="008662C9">
          <w:rPr>
            <w:spacing w:val="-2"/>
            <w:sz w:val="16"/>
          </w:rPr>
          <w:delText>M.</w:delText>
        </w:r>
        <w:r w:rsidDel="008662C9">
          <w:rPr>
            <w:spacing w:val="-5"/>
            <w:sz w:val="16"/>
          </w:rPr>
          <w:delText xml:space="preserve"> </w:delText>
        </w:r>
        <w:r w:rsidDel="008662C9">
          <w:rPr>
            <w:spacing w:val="-2"/>
            <w:sz w:val="16"/>
          </w:rPr>
          <w:delText>L.</w:delText>
        </w:r>
        <w:r w:rsidDel="008662C9">
          <w:rPr>
            <w:spacing w:val="-5"/>
            <w:sz w:val="16"/>
          </w:rPr>
          <w:delText xml:space="preserve"> </w:delText>
        </w:r>
        <w:r w:rsidDel="008662C9">
          <w:rPr>
            <w:spacing w:val="-2"/>
            <w:sz w:val="16"/>
          </w:rPr>
          <w:delText>Myczkowski,</w:delText>
        </w:r>
        <w:r w:rsidDel="008662C9">
          <w:rPr>
            <w:spacing w:val="-5"/>
            <w:sz w:val="16"/>
          </w:rPr>
          <w:delText xml:space="preserve"> </w:delText>
        </w:r>
        <w:r w:rsidDel="008662C9">
          <w:rPr>
            <w:spacing w:val="-2"/>
            <w:sz w:val="16"/>
          </w:rPr>
          <w:delText>M.</w:delText>
        </w:r>
        <w:r w:rsidDel="008662C9">
          <w:rPr>
            <w:spacing w:val="-5"/>
            <w:sz w:val="16"/>
          </w:rPr>
          <w:delText xml:space="preserve"> </w:delText>
        </w:r>
        <w:r w:rsidDel="008662C9">
          <w:rPr>
            <w:spacing w:val="-2"/>
            <w:sz w:val="16"/>
          </w:rPr>
          <w:delText>A.</w:delText>
        </w:r>
        <w:r w:rsidDel="008662C9">
          <w:rPr>
            <w:spacing w:val="40"/>
            <w:sz w:val="16"/>
          </w:rPr>
          <w:delText xml:space="preserve"> </w:delText>
        </w:r>
        <w:r w:rsidDel="008662C9">
          <w:rPr>
            <w:sz w:val="16"/>
          </w:rPr>
          <w:delText xml:space="preserve">Nitsche, A. Pascual Leone, F. Fregni, </w:delText>
        </w:r>
        <w:r w:rsidR="004E7388" w:rsidDel="008662C9">
          <w:fldChar w:fldCharType="begin"/>
        </w:r>
        <w:r w:rsidR="004E7388" w:rsidDel="008662C9">
          <w:delInstrText>HYPERLINK "https://doi.org/10.1017/s1461145707007833" \h</w:delInstrText>
        </w:r>
        <w:r w:rsidR="004E7388" w:rsidDel="008662C9">
          <w:fldChar w:fldCharType="separate"/>
        </w:r>
        <w:r w:rsidR="004E7388" w:rsidDel="008662C9">
          <w:rPr>
            <w:color w:val="2F4F4F"/>
            <w:sz w:val="16"/>
          </w:rPr>
          <w:delText>A randomized, double-blind</w:delText>
        </w:r>
        <w:r w:rsidR="004E7388" w:rsidDel="008662C9">
          <w:fldChar w:fldCharType="end"/>
        </w:r>
        <w:r w:rsidDel="008662C9">
          <w:rPr>
            <w:color w:val="2F4F4F"/>
            <w:spacing w:val="40"/>
            <w:sz w:val="16"/>
          </w:rPr>
          <w:delText xml:space="preserve"> </w:delText>
        </w:r>
        <w:r w:rsidR="004E7388" w:rsidDel="008662C9">
          <w:fldChar w:fldCharType="begin"/>
        </w:r>
        <w:r w:rsidR="004E7388" w:rsidDel="008662C9">
          <w:delInstrText>HYPERLINK "https://doi.org/10.1017/s1461145707007833" \h</w:delInstrText>
        </w:r>
        <w:r w:rsidR="004E7388" w:rsidDel="008662C9">
          <w:fldChar w:fldCharType="separate"/>
        </w:r>
        <w:r w:rsidR="004E7388" w:rsidDel="008662C9">
          <w:rPr>
            <w:color w:val="2F4F4F"/>
            <w:sz w:val="16"/>
          </w:rPr>
          <w:delText>clinical</w:delText>
        </w:r>
        <w:r w:rsidR="004E7388" w:rsidDel="008662C9">
          <w:rPr>
            <w:color w:val="2F4F4F"/>
            <w:spacing w:val="25"/>
            <w:sz w:val="16"/>
          </w:rPr>
          <w:delText xml:space="preserve"> </w:delText>
        </w:r>
        <w:r w:rsidR="004E7388" w:rsidDel="008662C9">
          <w:rPr>
            <w:color w:val="2F4F4F"/>
            <w:sz w:val="16"/>
          </w:rPr>
          <w:delText>trial</w:delText>
        </w:r>
        <w:r w:rsidR="004E7388" w:rsidDel="008662C9">
          <w:rPr>
            <w:color w:val="2F4F4F"/>
            <w:spacing w:val="25"/>
            <w:sz w:val="16"/>
          </w:rPr>
          <w:delText xml:space="preserve"> </w:delText>
        </w:r>
        <w:r w:rsidR="004E7388" w:rsidDel="008662C9">
          <w:rPr>
            <w:color w:val="2F4F4F"/>
            <w:sz w:val="16"/>
          </w:rPr>
          <w:delText>on</w:delText>
        </w:r>
        <w:r w:rsidR="004E7388" w:rsidDel="008662C9">
          <w:rPr>
            <w:color w:val="2F4F4F"/>
            <w:spacing w:val="25"/>
            <w:sz w:val="16"/>
          </w:rPr>
          <w:delText xml:space="preserve"> </w:delText>
        </w:r>
        <w:r w:rsidR="004E7388" w:rsidDel="008662C9">
          <w:rPr>
            <w:color w:val="2F4F4F"/>
            <w:sz w:val="16"/>
          </w:rPr>
          <w:delText>the</w:delText>
        </w:r>
        <w:r w:rsidR="004E7388" w:rsidDel="008662C9">
          <w:rPr>
            <w:color w:val="2F4F4F"/>
            <w:spacing w:val="25"/>
            <w:sz w:val="16"/>
          </w:rPr>
          <w:delText xml:space="preserve"> </w:delText>
        </w:r>
        <w:r w:rsidR="004E7388" w:rsidDel="008662C9">
          <w:rPr>
            <w:color w:val="2F4F4F"/>
            <w:sz w:val="16"/>
          </w:rPr>
          <w:delText>efficacy</w:delText>
        </w:r>
        <w:r w:rsidR="004E7388" w:rsidDel="008662C9">
          <w:rPr>
            <w:color w:val="2F4F4F"/>
            <w:spacing w:val="25"/>
            <w:sz w:val="16"/>
          </w:rPr>
          <w:delText xml:space="preserve"> </w:delText>
        </w:r>
        <w:r w:rsidR="004E7388" w:rsidDel="008662C9">
          <w:rPr>
            <w:color w:val="2F4F4F"/>
            <w:sz w:val="16"/>
          </w:rPr>
          <w:delText>of</w:delText>
        </w:r>
        <w:r w:rsidR="004E7388" w:rsidDel="008662C9">
          <w:rPr>
            <w:color w:val="2F4F4F"/>
            <w:spacing w:val="25"/>
            <w:sz w:val="16"/>
          </w:rPr>
          <w:delText xml:space="preserve"> </w:delText>
        </w:r>
        <w:r w:rsidR="004E7388" w:rsidDel="008662C9">
          <w:rPr>
            <w:color w:val="2F4F4F"/>
            <w:sz w:val="16"/>
          </w:rPr>
          <w:delText>cortical</w:delText>
        </w:r>
        <w:r w:rsidR="004E7388" w:rsidDel="008662C9">
          <w:rPr>
            <w:color w:val="2F4F4F"/>
            <w:spacing w:val="25"/>
            <w:sz w:val="16"/>
          </w:rPr>
          <w:delText xml:space="preserve"> </w:delText>
        </w:r>
        <w:r w:rsidR="004E7388" w:rsidDel="008662C9">
          <w:rPr>
            <w:color w:val="2F4F4F"/>
            <w:sz w:val="16"/>
          </w:rPr>
          <w:delText>direct</w:delText>
        </w:r>
        <w:r w:rsidR="004E7388" w:rsidDel="008662C9">
          <w:rPr>
            <w:color w:val="2F4F4F"/>
            <w:spacing w:val="25"/>
            <w:sz w:val="16"/>
          </w:rPr>
          <w:delText xml:space="preserve"> </w:delText>
        </w:r>
        <w:r w:rsidR="004E7388" w:rsidDel="008662C9">
          <w:rPr>
            <w:color w:val="2F4F4F"/>
            <w:sz w:val="16"/>
          </w:rPr>
          <w:delText>current</w:delText>
        </w:r>
        <w:r w:rsidR="004E7388" w:rsidDel="008662C9">
          <w:rPr>
            <w:color w:val="2F4F4F"/>
            <w:spacing w:val="25"/>
            <w:sz w:val="16"/>
          </w:rPr>
          <w:delText xml:space="preserve"> </w:delText>
        </w:r>
        <w:r w:rsidR="004E7388" w:rsidDel="008662C9">
          <w:rPr>
            <w:color w:val="2F4F4F"/>
            <w:sz w:val="16"/>
          </w:rPr>
          <w:delText>stimulation</w:delText>
        </w:r>
        <w:r w:rsidR="004E7388" w:rsidDel="008662C9">
          <w:fldChar w:fldCharType="end"/>
        </w:r>
        <w:r w:rsidDel="008662C9">
          <w:rPr>
            <w:color w:val="2F4F4F"/>
            <w:spacing w:val="40"/>
            <w:sz w:val="16"/>
          </w:rPr>
          <w:delText xml:space="preserve"> </w:delText>
        </w:r>
        <w:r w:rsidR="004E7388" w:rsidDel="008662C9">
          <w:fldChar w:fldCharType="begin"/>
        </w:r>
        <w:r w:rsidR="004E7388" w:rsidDel="008662C9">
          <w:delInstrText>HYPERLINK "https://doi.org/10.1017/s1461145707007833" \h</w:delInstrText>
        </w:r>
        <w:r w:rsidR="004E7388" w:rsidDel="008662C9">
          <w:fldChar w:fldCharType="separate"/>
        </w:r>
        <w:r w:rsidR="004E7388" w:rsidDel="008662C9">
          <w:rPr>
            <w:color w:val="2F4F4F"/>
            <w:sz w:val="16"/>
          </w:rPr>
          <w:delText>for the treatment of major depression</w:delText>
        </w:r>
        <w:r w:rsidR="004E7388" w:rsidDel="008662C9">
          <w:fldChar w:fldCharType="end"/>
        </w:r>
        <w:r w:rsidDel="008662C9">
          <w:rPr>
            <w:sz w:val="16"/>
          </w:rPr>
          <w:delText>, The International Journal of</w:delText>
        </w:r>
        <w:r w:rsidDel="008662C9">
          <w:rPr>
            <w:spacing w:val="40"/>
            <w:sz w:val="16"/>
          </w:rPr>
          <w:delText xml:space="preserve"> </w:delText>
        </w:r>
        <w:r w:rsidDel="008662C9">
          <w:rPr>
            <w:sz w:val="16"/>
          </w:rPr>
          <w:delText xml:space="preserve">Neuropsychopharmacology (2007). </w:delText>
        </w:r>
        <w:r w:rsidR="004E7388" w:rsidDel="008662C9">
          <w:fldChar w:fldCharType="begin"/>
        </w:r>
        <w:r w:rsidR="004E7388" w:rsidDel="008662C9">
          <w:delInstrText>HYPERLINK "https://doi.org/10.1017/s1461145707007833" \h</w:delInstrText>
        </w:r>
        <w:r w:rsidR="004E7388" w:rsidDel="008662C9">
          <w:fldChar w:fldCharType="separate"/>
        </w:r>
        <w:r w:rsidR="004E7388" w:rsidDel="008662C9">
          <w:rPr>
            <w:rFonts w:ascii="BIZ UDGothic"/>
            <w:color w:val="2F4F4F"/>
            <w:sz w:val="13"/>
          </w:rPr>
          <w:delText>doi:10.1017/s1461145707007833</w:delText>
        </w:r>
        <w:r w:rsidR="004E7388" w:rsidDel="008662C9">
          <w:fldChar w:fldCharType="end"/>
        </w:r>
        <w:r w:rsidDel="008662C9">
          <w:rPr>
            <w:sz w:val="16"/>
          </w:rPr>
          <w:delText>.</w:delText>
        </w:r>
      </w:del>
    </w:p>
    <w:p w14:paraId="5F485D6E" w14:textId="4074A902" w:rsidR="004E7388" w:rsidDel="008662C9" w:rsidRDefault="00000000">
      <w:pPr>
        <w:spacing w:before="3"/>
        <w:ind w:left="399"/>
        <w:rPr>
          <w:del w:id="153" w:author="Cynthia Fu" w:date="2026-04-01T23:26:00Z" w16du:dateUtc="2026-04-01T22:26:00Z"/>
          <w:rFonts w:ascii="BIZ UDGothic"/>
          <w:sz w:val="13"/>
        </w:rPr>
      </w:pPr>
      <w:bookmarkStart w:id="154" w:name="_bookmark19"/>
      <w:bookmarkEnd w:id="154"/>
      <w:del w:id="155" w:author="Cynthia Fu" w:date="2026-04-01T23:26:00Z" w16du:dateUtc="2026-04-01T22:26:00Z">
        <w:r w:rsidDel="008662C9">
          <w:rPr>
            <w:sz w:val="16"/>
          </w:rPr>
          <w:delText>URL</w:delText>
        </w:r>
        <w:r w:rsidDel="008662C9">
          <w:rPr>
            <w:spacing w:val="1"/>
            <w:sz w:val="16"/>
          </w:rPr>
          <w:delText xml:space="preserve"> </w:delText>
        </w:r>
        <w:r w:rsidR="004E7388" w:rsidDel="008662C9">
          <w:fldChar w:fldCharType="begin"/>
        </w:r>
        <w:r w:rsidR="004E7388" w:rsidDel="008662C9">
          <w:delInstrText>HYPERLINK "https://doi.org/10.1017/s1461145707007833" \h</w:delInstrText>
        </w:r>
        <w:r w:rsidR="004E7388" w:rsidDel="008662C9">
          <w:fldChar w:fldCharType="separate"/>
        </w:r>
        <w:r w:rsidR="004E7388" w:rsidDel="008662C9">
          <w:rPr>
            <w:rFonts w:ascii="BIZ UDGothic"/>
            <w:color w:val="2F4F4F"/>
            <w:spacing w:val="-2"/>
            <w:sz w:val="13"/>
          </w:rPr>
          <w:delText>https://doi.org/10.1017/s1461145707007833</w:delText>
        </w:r>
        <w:r w:rsidR="004E7388" w:rsidDel="008662C9">
          <w:fldChar w:fldCharType="end"/>
        </w:r>
      </w:del>
    </w:p>
    <w:p w14:paraId="76351B5A" w14:textId="72068025" w:rsidR="004E7388" w:rsidDel="008662C9" w:rsidRDefault="00000000">
      <w:pPr>
        <w:pStyle w:val="ListParagraph"/>
        <w:numPr>
          <w:ilvl w:val="0"/>
          <w:numId w:val="2"/>
        </w:numPr>
        <w:tabs>
          <w:tab w:val="left" w:pos="397"/>
          <w:tab w:val="left" w:pos="399"/>
        </w:tabs>
        <w:spacing w:before="15" w:line="259" w:lineRule="auto"/>
        <w:jc w:val="both"/>
        <w:rPr>
          <w:del w:id="156" w:author="Cynthia Fu" w:date="2026-04-01T23:26:00Z" w16du:dateUtc="2026-04-01T22:26:00Z"/>
          <w:sz w:val="16"/>
        </w:rPr>
      </w:pPr>
      <w:del w:id="157" w:author="Cynthia Fu" w:date="2026-04-01T23:26:00Z" w16du:dateUtc="2026-04-01T22:26:00Z">
        <w:r w:rsidDel="008662C9">
          <w:rPr>
            <w:sz w:val="16"/>
          </w:rPr>
          <w:delText>A. R. Brunoni, A. H. Moffa, F. Fregni, U. Palm, F. Padberg, D. M.</w:delText>
        </w:r>
        <w:r w:rsidDel="008662C9">
          <w:rPr>
            <w:spacing w:val="40"/>
            <w:sz w:val="16"/>
          </w:rPr>
          <w:delText xml:space="preserve"> </w:delText>
        </w:r>
        <w:r w:rsidDel="008662C9">
          <w:rPr>
            <w:spacing w:val="-2"/>
            <w:sz w:val="16"/>
          </w:rPr>
          <w:delText>Blumberger,</w:delText>
        </w:r>
        <w:r w:rsidDel="008662C9">
          <w:rPr>
            <w:spacing w:val="-10"/>
            <w:sz w:val="16"/>
          </w:rPr>
          <w:delText xml:space="preserve"> </w:delText>
        </w:r>
        <w:r w:rsidDel="008662C9">
          <w:rPr>
            <w:spacing w:val="-2"/>
            <w:sz w:val="16"/>
          </w:rPr>
          <w:delText>Z.</w:delText>
        </w:r>
        <w:r w:rsidDel="008662C9">
          <w:rPr>
            <w:spacing w:val="-8"/>
            <w:sz w:val="16"/>
          </w:rPr>
          <w:delText xml:space="preserve"> </w:delText>
        </w:r>
        <w:r w:rsidDel="008662C9">
          <w:rPr>
            <w:spacing w:val="-2"/>
            <w:sz w:val="16"/>
          </w:rPr>
          <w:delText>J.</w:delText>
        </w:r>
        <w:r w:rsidDel="008662C9">
          <w:rPr>
            <w:spacing w:val="-8"/>
            <w:sz w:val="16"/>
          </w:rPr>
          <w:delText xml:space="preserve"> </w:delText>
        </w:r>
        <w:r w:rsidDel="008662C9">
          <w:rPr>
            <w:spacing w:val="-2"/>
            <w:sz w:val="16"/>
          </w:rPr>
          <w:delText>Daskalakis,</w:delText>
        </w:r>
        <w:r w:rsidDel="008662C9">
          <w:rPr>
            <w:spacing w:val="-8"/>
            <w:sz w:val="16"/>
          </w:rPr>
          <w:delText xml:space="preserve"> </w:delText>
        </w:r>
        <w:r w:rsidDel="008662C9">
          <w:rPr>
            <w:spacing w:val="-2"/>
            <w:sz w:val="16"/>
          </w:rPr>
          <w:delText>D.</w:delText>
        </w:r>
        <w:r w:rsidDel="008662C9">
          <w:rPr>
            <w:spacing w:val="-8"/>
            <w:sz w:val="16"/>
          </w:rPr>
          <w:delText xml:space="preserve"> </w:delText>
        </w:r>
        <w:r w:rsidDel="008662C9">
          <w:rPr>
            <w:spacing w:val="-2"/>
            <w:sz w:val="16"/>
          </w:rPr>
          <w:delText>Bennabi,</w:delText>
        </w:r>
        <w:r w:rsidDel="008662C9">
          <w:rPr>
            <w:spacing w:val="-8"/>
            <w:sz w:val="16"/>
          </w:rPr>
          <w:delText xml:space="preserve"> </w:delText>
        </w:r>
        <w:r w:rsidDel="008662C9">
          <w:rPr>
            <w:spacing w:val="-2"/>
            <w:sz w:val="16"/>
          </w:rPr>
          <w:delText>E.</w:delText>
        </w:r>
        <w:r w:rsidDel="008662C9">
          <w:rPr>
            <w:spacing w:val="-8"/>
            <w:sz w:val="16"/>
          </w:rPr>
          <w:delText xml:space="preserve"> </w:delText>
        </w:r>
        <w:r w:rsidDel="008662C9">
          <w:rPr>
            <w:spacing w:val="-2"/>
            <w:sz w:val="16"/>
          </w:rPr>
          <w:delText>Haffen,</w:delText>
        </w:r>
        <w:r w:rsidDel="008662C9">
          <w:rPr>
            <w:spacing w:val="-8"/>
            <w:sz w:val="16"/>
          </w:rPr>
          <w:delText xml:space="preserve"> </w:delText>
        </w:r>
        <w:r w:rsidDel="008662C9">
          <w:rPr>
            <w:spacing w:val="-2"/>
            <w:sz w:val="16"/>
          </w:rPr>
          <w:delText>A.</w:delText>
        </w:r>
        <w:r w:rsidDel="008662C9">
          <w:rPr>
            <w:spacing w:val="-8"/>
            <w:sz w:val="16"/>
          </w:rPr>
          <w:delText xml:space="preserve"> </w:delText>
        </w:r>
        <w:r w:rsidDel="008662C9">
          <w:rPr>
            <w:spacing w:val="-2"/>
            <w:sz w:val="16"/>
          </w:rPr>
          <w:delText>Alonzo,</w:delText>
        </w:r>
        <w:r w:rsidDel="008662C9">
          <w:rPr>
            <w:spacing w:val="-8"/>
            <w:sz w:val="16"/>
          </w:rPr>
          <w:delText xml:space="preserve"> </w:delText>
        </w:r>
        <w:r w:rsidDel="008662C9">
          <w:rPr>
            <w:spacing w:val="-2"/>
            <w:sz w:val="16"/>
          </w:rPr>
          <w:delText>et</w:delText>
        </w:r>
        <w:r w:rsidDel="008662C9">
          <w:rPr>
            <w:spacing w:val="-8"/>
            <w:sz w:val="16"/>
          </w:rPr>
          <w:delText xml:space="preserve"> </w:delText>
        </w:r>
        <w:r w:rsidDel="008662C9">
          <w:rPr>
            <w:spacing w:val="-2"/>
            <w:sz w:val="16"/>
          </w:rPr>
          <w:delText>al.,</w:delText>
        </w:r>
        <w:r w:rsidDel="008662C9">
          <w:rPr>
            <w:spacing w:val="40"/>
            <w:sz w:val="16"/>
          </w:rPr>
          <w:delText xml:space="preserve"> </w:delText>
        </w:r>
        <w:r w:rsidDel="008662C9">
          <w:rPr>
            <w:sz w:val="16"/>
          </w:rPr>
          <w:delText>Transcranial direct current stimulation for acute major depressive</w:delText>
        </w:r>
        <w:r w:rsidDel="008662C9">
          <w:rPr>
            <w:spacing w:val="40"/>
            <w:sz w:val="16"/>
          </w:rPr>
          <w:delText xml:space="preserve"> </w:delText>
        </w:r>
        <w:r w:rsidDel="008662C9">
          <w:rPr>
            <w:spacing w:val="-2"/>
            <w:sz w:val="16"/>
          </w:rPr>
          <w:delText>episodes: meta-analysis of individual patient data, The British Journal</w:delText>
        </w:r>
        <w:r w:rsidDel="008662C9">
          <w:rPr>
            <w:spacing w:val="40"/>
            <w:sz w:val="16"/>
          </w:rPr>
          <w:delText xml:space="preserve"> </w:delText>
        </w:r>
        <w:bookmarkStart w:id="158" w:name="_bookmark20"/>
        <w:bookmarkEnd w:id="158"/>
        <w:r w:rsidDel="008662C9">
          <w:rPr>
            <w:sz w:val="16"/>
          </w:rPr>
          <w:delText>of Psychiatry 208 (6) (2016) 522–531.</w:delText>
        </w:r>
      </w:del>
    </w:p>
    <w:p w14:paraId="6E673617" w14:textId="5F80BD1E" w:rsidR="004E7388" w:rsidDel="008662C9" w:rsidRDefault="00000000">
      <w:pPr>
        <w:pStyle w:val="ListParagraph"/>
        <w:numPr>
          <w:ilvl w:val="0"/>
          <w:numId w:val="2"/>
        </w:numPr>
        <w:tabs>
          <w:tab w:val="left" w:pos="397"/>
          <w:tab w:val="left" w:pos="399"/>
        </w:tabs>
        <w:spacing w:before="3" w:line="259" w:lineRule="auto"/>
        <w:jc w:val="both"/>
        <w:rPr>
          <w:del w:id="159" w:author="Cynthia Fu" w:date="2026-04-01T23:26:00Z" w16du:dateUtc="2026-04-01T22:26:00Z"/>
          <w:sz w:val="16"/>
        </w:rPr>
      </w:pPr>
      <w:del w:id="160" w:author="Cynthia Fu" w:date="2026-04-01T23:26:00Z" w16du:dateUtc="2026-04-01T22:26:00Z">
        <w:r w:rsidDel="008662C9">
          <w:rPr>
            <w:sz w:val="16"/>
          </w:rPr>
          <w:delText xml:space="preserve">H. Thair, A. L. Holloway, R. Newport, A. D. Smith, </w:delText>
        </w:r>
        <w:r w:rsidR="004E7388" w:rsidDel="008662C9">
          <w:fldChar w:fldCharType="begin"/>
        </w:r>
        <w:r w:rsidR="004E7388" w:rsidDel="008662C9">
          <w:delInstrText>HYPERLINK "https://doi.org/10.3389/fnins.2017.00641" \h</w:delInstrText>
        </w:r>
        <w:r w:rsidR="004E7388" w:rsidDel="008662C9">
          <w:fldChar w:fldCharType="separate"/>
        </w:r>
        <w:r w:rsidR="004E7388" w:rsidDel="008662C9">
          <w:rPr>
            <w:color w:val="2F4F4F"/>
            <w:sz w:val="16"/>
          </w:rPr>
          <w:delText>Transcranial</w:delText>
        </w:r>
        <w:r w:rsidR="004E7388" w:rsidDel="008662C9">
          <w:fldChar w:fldCharType="end"/>
        </w:r>
        <w:r w:rsidDel="008662C9">
          <w:rPr>
            <w:color w:val="2F4F4F"/>
            <w:spacing w:val="40"/>
            <w:sz w:val="16"/>
          </w:rPr>
          <w:delText xml:space="preserve"> </w:delText>
        </w:r>
        <w:r w:rsidR="004E7388" w:rsidDel="008662C9">
          <w:fldChar w:fldCharType="begin"/>
        </w:r>
        <w:r w:rsidR="004E7388" w:rsidDel="008662C9">
          <w:delInstrText>HYPERLINK "https://doi.org/10.3389/fnins.2017.00641" \h</w:delInstrText>
        </w:r>
        <w:r w:rsidR="004E7388" w:rsidDel="008662C9">
          <w:fldChar w:fldCharType="separate"/>
        </w:r>
        <w:r w:rsidR="004E7388" w:rsidDel="008662C9">
          <w:rPr>
            <w:color w:val="2F4F4F"/>
            <w:sz w:val="16"/>
          </w:rPr>
          <w:delText>direct current stimulation (tdcs): A beginner’s guide for design and</w:delText>
        </w:r>
        <w:r w:rsidR="004E7388" w:rsidDel="008662C9">
          <w:fldChar w:fldCharType="end"/>
        </w:r>
        <w:r w:rsidDel="008662C9">
          <w:rPr>
            <w:color w:val="2F4F4F"/>
            <w:spacing w:val="40"/>
            <w:sz w:val="16"/>
          </w:rPr>
          <w:delText xml:space="preserve"> </w:delText>
        </w:r>
        <w:r w:rsidR="004E7388" w:rsidDel="008662C9">
          <w:fldChar w:fldCharType="begin"/>
        </w:r>
        <w:r w:rsidR="004E7388" w:rsidDel="008662C9">
          <w:delInstrText>HYPERLINK "https://doi.org/10.3389/fnins.2017.00641" \h</w:delInstrText>
        </w:r>
        <w:r w:rsidR="004E7388" w:rsidDel="008662C9">
          <w:fldChar w:fldCharType="separate"/>
        </w:r>
        <w:r w:rsidR="004E7388" w:rsidDel="008662C9">
          <w:rPr>
            <w:color w:val="2F4F4F"/>
            <w:sz w:val="16"/>
          </w:rPr>
          <w:delText>implementation</w:delText>
        </w:r>
        <w:r w:rsidR="004E7388" w:rsidDel="008662C9">
          <w:fldChar w:fldCharType="end"/>
        </w:r>
        <w:r w:rsidDel="008662C9">
          <w:rPr>
            <w:sz w:val="16"/>
          </w:rPr>
          <w:delText>, Frontiers in Neuroscience (2017).</w:delText>
        </w:r>
        <w:r w:rsidDel="008662C9">
          <w:rPr>
            <w:spacing w:val="40"/>
            <w:sz w:val="16"/>
          </w:rPr>
          <w:delText xml:space="preserve"> </w:delText>
        </w:r>
        <w:r w:rsidR="004E7388" w:rsidDel="008662C9">
          <w:fldChar w:fldCharType="begin"/>
        </w:r>
        <w:r w:rsidR="004E7388" w:rsidDel="008662C9">
          <w:delInstrText>HYPERLINK "https://doi.org/10.3389/fnins.2017.00641" \h</w:delInstrText>
        </w:r>
        <w:r w:rsidR="004E7388" w:rsidDel="008662C9">
          <w:fldChar w:fldCharType="separate"/>
        </w:r>
        <w:r w:rsidR="004E7388" w:rsidDel="008662C9">
          <w:rPr>
            <w:rFonts w:ascii="BIZ UDGothic" w:hAnsi="BIZ UDGothic"/>
            <w:color w:val="2F4F4F"/>
            <w:sz w:val="13"/>
          </w:rPr>
          <w:delText>doi:10.3389/</w:delText>
        </w:r>
        <w:r w:rsidR="004E7388" w:rsidDel="008662C9">
          <w:fldChar w:fldCharType="end"/>
        </w:r>
        <w:r w:rsidDel="008662C9">
          <w:rPr>
            <w:rFonts w:ascii="BIZ UDGothic" w:hAnsi="BIZ UDGothic"/>
            <w:color w:val="2F4F4F"/>
            <w:sz w:val="13"/>
          </w:rPr>
          <w:delText xml:space="preserve"> </w:delText>
        </w:r>
        <w:r w:rsidR="004E7388" w:rsidDel="008662C9">
          <w:fldChar w:fldCharType="begin"/>
        </w:r>
        <w:r w:rsidR="004E7388" w:rsidDel="008662C9">
          <w:delInstrText>HYPERLINK "https://doi.org/10.3389/fnins.2017.00641" \h</w:delInstrText>
        </w:r>
        <w:r w:rsidR="004E7388" w:rsidDel="008662C9">
          <w:fldChar w:fldCharType="separate"/>
        </w:r>
        <w:r w:rsidR="004E7388" w:rsidDel="008662C9">
          <w:rPr>
            <w:rFonts w:ascii="BIZ UDGothic" w:hAnsi="BIZ UDGothic"/>
            <w:color w:val="2F4F4F"/>
            <w:spacing w:val="-2"/>
            <w:sz w:val="13"/>
          </w:rPr>
          <w:delText>fnins.2017.00641</w:delText>
        </w:r>
        <w:r w:rsidR="004E7388" w:rsidDel="008662C9">
          <w:fldChar w:fldCharType="end"/>
        </w:r>
        <w:r w:rsidDel="008662C9">
          <w:rPr>
            <w:spacing w:val="-2"/>
            <w:sz w:val="16"/>
          </w:rPr>
          <w:delText>.</w:delText>
        </w:r>
      </w:del>
    </w:p>
    <w:p w14:paraId="08930DDD" w14:textId="35F668CB" w:rsidR="004E7388" w:rsidDel="008662C9" w:rsidRDefault="00000000">
      <w:pPr>
        <w:spacing w:before="2"/>
        <w:ind w:left="399"/>
        <w:rPr>
          <w:del w:id="161" w:author="Cynthia Fu" w:date="2026-04-01T23:26:00Z" w16du:dateUtc="2026-04-01T22:26:00Z"/>
          <w:rFonts w:ascii="BIZ UDGothic"/>
          <w:sz w:val="13"/>
        </w:rPr>
      </w:pPr>
      <w:bookmarkStart w:id="162" w:name="_bookmark21"/>
      <w:bookmarkEnd w:id="162"/>
      <w:del w:id="163" w:author="Cynthia Fu" w:date="2026-04-01T23:26:00Z" w16du:dateUtc="2026-04-01T22:26:00Z">
        <w:r w:rsidDel="008662C9">
          <w:rPr>
            <w:sz w:val="16"/>
          </w:rPr>
          <w:delText>URL</w:delText>
        </w:r>
        <w:r w:rsidDel="008662C9">
          <w:rPr>
            <w:spacing w:val="-3"/>
            <w:sz w:val="16"/>
          </w:rPr>
          <w:delText xml:space="preserve"> </w:delText>
        </w:r>
        <w:r w:rsidR="004E7388" w:rsidDel="008662C9">
          <w:fldChar w:fldCharType="begin"/>
        </w:r>
        <w:r w:rsidR="004E7388" w:rsidDel="008662C9">
          <w:delInstrText>HYPERLINK "https://doi.org/10.3389/fnins.2017.00641" \h</w:delInstrText>
        </w:r>
        <w:r w:rsidR="004E7388" w:rsidDel="008662C9">
          <w:fldChar w:fldCharType="separate"/>
        </w:r>
        <w:r w:rsidR="004E7388" w:rsidDel="008662C9">
          <w:rPr>
            <w:rFonts w:ascii="BIZ UDGothic"/>
            <w:color w:val="2F4F4F"/>
            <w:spacing w:val="-2"/>
            <w:sz w:val="13"/>
          </w:rPr>
          <w:delText>https://doi.org/10.3389/fnins.2017.00641</w:delText>
        </w:r>
        <w:r w:rsidR="004E7388" w:rsidDel="008662C9">
          <w:fldChar w:fldCharType="end"/>
        </w:r>
      </w:del>
    </w:p>
    <w:p w14:paraId="0C87945B" w14:textId="35E35506" w:rsidR="004E7388" w:rsidDel="008662C9" w:rsidRDefault="00000000">
      <w:pPr>
        <w:pStyle w:val="ListParagraph"/>
        <w:numPr>
          <w:ilvl w:val="0"/>
          <w:numId w:val="2"/>
        </w:numPr>
        <w:tabs>
          <w:tab w:val="left" w:pos="284"/>
        </w:tabs>
        <w:spacing w:before="15"/>
        <w:ind w:left="284" w:hanging="284"/>
        <w:rPr>
          <w:del w:id="164" w:author="Cynthia Fu" w:date="2026-04-01T23:26:00Z" w16du:dateUtc="2026-04-01T22:26:00Z"/>
          <w:sz w:val="16"/>
        </w:rPr>
      </w:pPr>
      <w:del w:id="165" w:author="Cynthia Fu" w:date="2026-04-01T23:26:00Z" w16du:dateUtc="2026-04-01T22:26:00Z">
        <w:r w:rsidDel="008662C9">
          <w:rPr>
            <w:sz w:val="16"/>
          </w:rPr>
          <w:delText>S.</w:delText>
        </w:r>
        <w:r w:rsidDel="008662C9">
          <w:rPr>
            <w:spacing w:val="16"/>
            <w:sz w:val="16"/>
          </w:rPr>
          <w:delText xml:space="preserve"> </w:delText>
        </w:r>
        <w:r w:rsidDel="008662C9">
          <w:rPr>
            <w:sz w:val="16"/>
          </w:rPr>
          <w:delText>C.</w:delText>
        </w:r>
        <w:r w:rsidDel="008662C9">
          <w:rPr>
            <w:spacing w:val="16"/>
            <w:sz w:val="16"/>
          </w:rPr>
          <w:delText xml:space="preserve"> </w:delText>
        </w:r>
        <w:r w:rsidDel="008662C9">
          <w:rPr>
            <w:sz w:val="16"/>
          </w:rPr>
          <w:delText>Cramer,</w:delText>
        </w:r>
        <w:r w:rsidDel="008662C9">
          <w:rPr>
            <w:spacing w:val="16"/>
            <w:sz w:val="16"/>
          </w:rPr>
          <w:delText xml:space="preserve"> </w:delText>
        </w:r>
        <w:r w:rsidDel="008662C9">
          <w:rPr>
            <w:sz w:val="16"/>
          </w:rPr>
          <w:delText>M.</w:delText>
        </w:r>
        <w:r w:rsidDel="008662C9">
          <w:rPr>
            <w:spacing w:val="16"/>
            <w:sz w:val="16"/>
          </w:rPr>
          <w:delText xml:space="preserve"> </w:delText>
        </w:r>
        <w:r w:rsidDel="008662C9">
          <w:rPr>
            <w:sz w:val="16"/>
          </w:rPr>
          <w:delText>Sur,</w:delText>
        </w:r>
        <w:r w:rsidDel="008662C9">
          <w:rPr>
            <w:spacing w:val="17"/>
            <w:sz w:val="16"/>
          </w:rPr>
          <w:delText xml:space="preserve"> </w:delText>
        </w:r>
        <w:r w:rsidDel="008662C9">
          <w:rPr>
            <w:sz w:val="16"/>
          </w:rPr>
          <w:delText>B.</w:delText>
        </w:r>
        <w:r w:rsidDel="008662C9">
          <w:rPr>
            <w:spacing w:val="16"/>
            <w:sz w:val="16"/>
          </w:rPr>
          <w:delText xml:space="preserve"> </w:delText>
        </w:r>
        <w:r w:rsidDel="008662C9">
          <w:rPr>
            <w:sz w:val="16"/>
          </w:rPr>
          <w:delText>H.</w:delText>
        </w:r>
        <w:r w:rsidDel="008662C9">
          <w:rPr>
            <w:spacing w:val="16"/>
            <w:sz w:val="16"/>
          </w:rPr>
          <w:delText xml:space="preserve"> </w:delText>
        </w:r>
        <w:r w:rsidDel="008662C9">
          <w:rPr>
            <w:sz w:val="16"/>
          </w:rPr>
          <w:delText>Dobkin,</w:delText>
        </w:r>
        <w:r w:rsidDel="008662C9">
          <w:rPr>
            <w:spacing w:val="16"/>
            <w:sz w:val="16"/>
          </w:rPr>
          <w:delText xml:space="preserve"> </w:delText>
        </w:r>
        <w:r w:rsidDel="008662C9">
          <w:rPr>
            <w:sz w:val="16"/>
          </w:rPr>
          <w:delText>C.</w:delText>
        </w:r>
        <w:r w:rsidDel="008662C9">
          <w:rPr>
            <w:spacing w:val="16"/>
            <w:sz w:val="16"/>
          </w:rPr>
          <w:delText xml:space="preserve"> </w:delText>
        </w:r>
        <w:r w:rsidDel="008662C9">
          <w:rPr>
            <w:sz w:val="16"/>
          </w:rPr>
          <w:delText>P.</w:delText>
        </w:r>
        <w:r w:rsidDel="008662C9">
          <w:rPr>
            <w:spacing w:val="16"/>
            <w:sz w:val="16"/>
          </w:rPr>
          <w:delText xml:space="preserve"> </w:delText>
        </w:r>
        <w:r w:rsidDel="008662C9">
          <w:rPr>
            <w:sz w:val="16"/>
          </w:rPr>
          <w:delText>OBrien,</w:delText>
        </w:r>
        <w:r w:rsidDel="008662C9">
          <w:rPr>
            <w:spacing w:val="17"/>
            <w:sz w:val="16"/>
          </w:rPr>
          <w:delText xml:space="preserve"> </w:delText>
        </w:r>
        <w:r w:rsidDel="008662C9">
          <w:rPr>
            <w:sz w:val="16"/>
          </w:rPr>
          <w:delText>T.</w:delText>
        </w:r>
        <w:r w:rsidDel="008662C9">
          <w:rPr>
            <w:spacing w:val="16"/>
            <w:sz w:val="16"/>
          </w:rPr>
          <w:delText xml:space="preserve"> </w:delText>
        </w:r>
        <w:r w:rsidDel="008662C9">
          <w:rPr>
            <w:sz w:val="16"/>
          </w:rPr>
          <w:delText>D.</w:delText>
        </w:r>
        <w:r w:rsidDel="008662C9">
          <w:rPr>
            <w:spacing w:val="16"/>
            <w:sz w:val="16"/>
          </w:rPr>
          <w:delText xml:space="preserve"> </w:delText>
        </w:r>
        <w:r w:rsidDel="008662C9">
          <w:rPr>
            <w:spacing w:val="-2"/>
            <w:sz w:val="16"/>
          </w:rPr>
          <w:delText>Sanger,</w:delText>
        </w:r>
      </w:del>
    </w:p>
    <w:p w14:paraId="48531BF5" w14:textId="4FD16E36" w:rsidR="004E7388" w:rsidDel="008662C9" w:rsidRDefault="00000000">
      <w:pPr>
        <w:spacing w:before="15"/>
        <w:jc w:val="right"/>
        <w:rPr>
          <w:del w:id="166" w:author="Cynthia Fu" w:date="2026-04-01T23:26:00Z" w16du:dateUtc="2026-04-01T22:26:00Z"/>
          <w:sz w:val="16"/>
        </w:rPr>
      </w:pPr>
      <w:del w:id="167" w:author="Cynthia Fu" w:date="2026-04-01T23:26:00Z" w16du:dateUtc="2026-04-01T22:26:00Z">
        <w:r w:rsidDel="008662C9">
          <w:rPr>
            <w:sz w:val="16"/>
          </w:rPr>
          <w:delText>J.</w:delText>
        </w:r>
        <w:r w:rsidDel="008662C9">
          <w:rPr>
            <w:spacing w:val="-4"/>
            <w:sz w:val="16"/>
          </w:rPr>
          <w:delText xml:space="preserve"> </w:delText>
        </w:r>
        <w:r w:rsidDel="008662C9">
          <w:rPr>
            <w:sz w:val="16"/>
          </w:rPr>
          <w:delText>Q.</w:delText>
        </w:r>
        <w:r w:rsidDel="008662C9">
          <w:rPr>
            <w:spacing w:val="-3"/>
            <w:sz w:val="16"/>
          </w:rPr>
          <w:delText xml:space="preserve"> </w:delText>
        </w:r>
        <w:r w:rsidDel="008662C9">
          <w:rPr>
            <w:sz w:val="16"/>
          </w:rPr>
          <w:delText>Trojanowski,</w:delText>
        </w:r>
        <w:r w:rsidDel="008662C9">
          <w:rPr>
            <w:spacing w:val="-3"/>
            <w:sz w:val="16"/>
          </w:rPr>
          <w:delText xml:space="preserve"> </w:delText>
        </w:r>
        <w:r w:rsidDel="008662C9">
          <w:rPr>
            <w:sz w:val="16"/>
          </w:rPr>
          <w:delText>J.</w:delText>
        </w:r>
        <w:r w:rsidDel="008662C9">
          <w:rPr>
            <w:spacing w:val="-4"/>
            <w:sz w:val="16"/>
          </w:rPr>
          <w:delText xml:space="preserve"> </w:delText>
        </w:r>
        <w:r w:rsidDel="008662C9">
          <w:rPr>
            <w:sz w:val="16"/>
          </w:rPr>
          <w:delText>M.</w:delText>
        </w:r>
        <w:r w:rsidDel="008662C9">
          <w:rPr>
            <w:spacing w:val="-3"/>
            <w:sz w:val="16"/>
          </w:rPr>
          <w:delText xml:space="preserve"> </w:delText>
        </w:r>
        <w:r w:rsidDel="008662C9">
          <w:rPr>
            <w:sz w:val="16"/>
          </w:rPr>
          <w:delText>Rumsey,</w:delText>
        </w:r>
        <w:r w:rsidDel="008662C9">
          <w:rPr>
            <w:spacing w:val="-3"/>
            <w:sz w:val="16"/>
          </w:rPr>
          <w:delText xml:space="preserve"> </w:delText>
        </w:r>
        <w:r w:rsidDel="008662C9">
          <w:rPr>
            <w:sz w:val="16"/>
          </w:rPr>
          <w:delText>R.</w:delText>
        </w:r>
        <w:r w:rsidDel="008662C9">
          <w:rPr>
            <w:spacing w:val="-4"/>
            <w:sz w:val="16"/>
          </w:rPr>
          <w:delText xml:space="preserve"> </w:delText>
        </w:r>
        <w:r w:rsidDel="008662C9">
          <w:rPr>
            <w:sz w:val="16"/>
          </w:rPr>
          <w:delText>Hicks,</w:delText>
        </w:r>
        <w:r w:rsidDel="008662C9">
          <w:rPr>
            <w:spacing w:val="-3"/>
            <w:sz w:val="16"/>
          </w:rPr>
          <w:delText xml:space="preserve"> </w:delText>
        </w:r>
        <w:r w:rsidDel="008662C9">
          <w:rPr>
            <w:sz w:val="16"/>
          </w:rPr>
          <w:delText>J.</w:delText>
        </w:r>
        <w:r w:rsidDel="008662C9">
          <w:rPr>
            <w:spacing w:val="-3"/>
            <w:sz w:val="16"/>
          </w:rPr>
          <w:delText xml:space="preserve"> </w:delText>
        </w:r>
        <w:r w:rsidDel="008662C9">
          <w:rPr>
            <w:sz w:val="16"/>
          </w:rPr>
          <w:delText>L.</w:delText>
        </w:r>
        <w:r w:rsidDel="008662C9">
          <w:rPr>
            <w:spacing w:val="-3"/>
            <w:sz w:val="16"/>
          </w:rPr>
          <w:delText xml:space="preserve"> </w:delText>
        </w:r>
        <w:r w:rsidDel="008662C9">
          <w:rPr>
            <w:sz w:val="16"/>
          </w:rPr>
          <w:delText>Cameron,</w:delText>
        </w:r>
        <w:r w:rsidDel="008662C9">
          <w:rPr>
            <w:spacing w:val="-4"/>
            <w:sz w:val="16"/>
          </w:rPr>
          <w:delText xml:space="preserve"> </w:delText>
        </w:r>
        <w:r w:rsidDel="008662C9">
          <w:rPr>
            <w:sz w:val="16"/>
          </w:rPr>
          <w:delText>D.</w:delText>
        </w:r>
        <w:r w:rsidDel="008662C9">
          <w:rPr>
            <w:spacing w:val="-3"/>
            <w:sz w:val="16"/>
          </w:rPr>
          <w:delText xml:space="preserve"> </w:delText>
        </w:r>
        <w:r w:rsidDel="008662C9">
          <w:rPr>
            <w:spacing w:val="-2"/>
            <w:sz w:val="16"/>
          </w:rPr>
          <w:delText>Chen,</w:delText>
        </w:r>
      </w:del>
    </w:p>
    <w:p w14:paraId="376468FC" w14:textId="618642B8" w:rsidR="004E7388" w:rsidDel="008662C9" w:rsidRDefault="00000000">
      <w:pPr>
        <w:spacing w:before="16" w:line="259" w:lineRule="auto"/>
        <w:ind w:left="171"/>
        <w:jc w:val="right"/>
        <w:rPr>
          <w:del w:id="168" w:author="Cynthia Fu" w:date="2026-04-01T23:26:00Z" w16du:dateUtc="2026-04-01T22:26:00Z"/>
          <w:sz w:val="16"/>
        </w:rPr>
      </w:pPr>
      <w:del w:id="169" w:author="Cynthia Fu" w:date="2026-04-01T23:26:00Z" w16du:dateUtc="2026-04-01T22:26:00Z">
        <w:r w:rsidDel="008662C9">
          <w:rPr>
            <w:sz w:val="16"/>
          </w:rPr>
          <w:delText>W. Chen, L. G. Cohen, C. deCharms, C. J. Duffy, G. F. Eden, E. E.</w:delText>
        </w:r>
        <w:r w:rsidDel="008662C9">
          <w:rPr>
            <w:spacing w:val="40"/>
            <w:sz w:val="16"/>
          </w:rPr>
          <w:delText xml:space="preserve"> </w:delText>
        </w:r>
        <w:r w:rsidDel="008662C9">
          <w:rPr>
            <w:sz w:val="16"/>
          </w:rPr>
          <w:delText>Fetz,</w:delText>
        </w:r>
        <w:r w:rsidDel="008662C9">
          <w:rPr>
            <w:spacing w:val="5"/>
            <w:sz w:val="16"/>
          </w:rPr>
          <w:delText xml:space="preserve"> </w:delText>
        </w:r>
        <w:r w:rsidDel="008662C9">
          <w:rPr>
            <w:sz w:val="16"/>
          </w:rPr>
          <w:delText>R.</w:delText>
        </w:r>
        <w:r w:rsidDel="008662C9">
          <w:rPr>
            <w:spacing w:val="5"/>
            <w:sz w:val="16"/>
          </w:rPr>
          <w:delText xml:space="preserve"> </w:delText>
        </w:r>
        <w:r w:rsidDel="008662C9">
          <w:rPr>
            <w:sz w:val="16"/>
          </w:rPr>
          <w:delText>Filart,</w:delText>
        </w:r>
        <w:r w:rsidDel="008662C9">
          <w:rPr>
            <w:spacing w:val="5"/>
            <w:sz w:val="16"/>
          </w:rPr>
          <w:delText xml:space="preserve"> </w:delText>
        </w:r>
        <w:r w:rsidDel="008662C9">
          <w:rPr>
            <w:sz w:val="16"/>
          </w:rPr>
          <w:delText>M.</w:delText>
        </w:r>
        <w:r w:rsidDel="008662C9">
          <w:rPr>
            <w:spacing w:val="6"/>
            <w:sz w:val="16"/>
          </w:rPr>
          <w:delText xml:space="preserve"> </w:delText>
        </w:r>
        <w:r w:rsidDel="008662C9">
          <w:rPr>
            <w:sz w:val="16"/>
          </w:rPr>
          <w:delText>C.</w:delText>
        </w:r>
        <w:r w:rsidDel="008662C9">
          <w:rPr>
            <w:spacing w:val="5"/>
            <w:sz w:val="16"/>
          </w:rPr>
          <w:delText xml:space="preserve"> </w:delText>
        </w:r>
        <w:r w:rsidDel="008662C9">
          <w:rPr>
            <w:sz w:val="16"/>
          </w:rPr>
          <w:delText>Freund,</w:delText>
        </w:r>
        <w:r w:rsidDel="008662C9">
          <w:rPr>
            <w:spacing w:val="5"/>
            <w:sz w:val="16"/>
          </w:rPr>
          <w:delText xml:space="preserve"> </w:delText>
        </w:r>
        <w:r w:rsidDel="008662C9">
          <w:rPr>
            <w:sz w:val="16"/>
          </w:rPr>
          <w:delText>S.</w:delText>
        </w:r>
        <w:r w:rsidDel="008662C9">
          <w:rPr>
            <w:spacing w:val="5"/>
            <w:sz w:val="16"/>
          </w:rPr>
          <w:delText xml:space="preserve"> </w:delText>
        </w:r>
        <w:r w:rsidDel="008662C9">
          <w:rPr>
            <w:sz w:val="16"/>
          </w:rPr>
          <w:delText>Grant,</w:delText>
        </w:r>
        <w:r w:rsidDel="008662C9">
          <w:rPr>
            <w:spacing w:val="6"/>
            <w:sz w:val="16"/>
          </w:rPr>
          <w:delText xml:space="preserve"> </w:delText>
        </w:r>
        <w:r w:rsidDel="008662C9">
          <w:rPr>
            <w:sz w:val="16"/>
          </w:rPr>
          <w:delText>S.</w:delText>
        </w:r>
        <w:r w:rsidDel="008662C9">
          <w:rPr>
            <w:spacing w:val="5"/>
            <w:sz w:val="16"/>
          </w:rPr>
          <w:delText xml:space="preserve"> </w:delText>
        </w:r>
        <w:r w:rsidDel="008662C9">
          <w:rPr>
            <w:sz w:val="16"/>
          </w:rPr>
          <w:delText>N.</w:delText>
        </w:r>
        <w:r w:rsidDel="008662C9">
          <w:rPr>
            <w:spacing w:val="5"/>
            <w:sz w:val="16"/>
          </w:rPr>
          <w:delText xml:space="preserve"> </w:delText>
        </w:r>
        <w:r w:rsidDel="008662C9">
          <w:rPr>
            <w:sz w:val="16"/>
          </w:rPr>
          <w:delText>Haber,</w:delText>
        </w:r>
        <w:r w:rsidDel="008662C9">
          <w:rPr>
            <w:spacing w:val="6"/>
            <w:sz w:val="16"/>
          </w:rPr>
          <w:delText xml:space="preserve"> </w:delText>
        </w:r>
        <w:r w:rsidDel="008662C9">
          <w:rPr>
            <w:sz w:val="16"/>
          </w:rPr>
          <w:delText>P.</w:delText>
        </w:r>
        <w:r w:rsidDel="008662C9">
          <w:rPr>
            <w:spacing w:val="5"/>
            <w:sz w:val="16"/>
          </w:rPr>
          <w:delText xml:space="preserve"> </w:delText>
        </w:r>
        <w:r w:rsidDel="008662C9">
          <w:rPr>
            <w:sz w:val="16"/>
          </w:rPr>
          <w:delText>W.</w:delText>
        </w:r>
        <w:r w:rsidDel="008662C9">
          <w:rPr>
            <w:spacing w:val="5"/>
            <w:sz w:val="16"/>
          </w:rPr>
          <w:delText xml:space="preserve"> </w:delText>
        </w:r>
        <w:r w:rsidDel="008662C9">
          <w:rPr>
            <w:spacing w:val="-2"/>
            <w:sz w:val="16"/>
          </w:rPr>
          <w:delText>Kalivas,</w:delText>
        </w:r>
      </w:del>
    </w:p>
    <w:p w14:paraId="221C635D" w14:textId="75C50B65" w:rsidR="004E7388" w:rsidDel="008662C9" w:rsidRDefault="00000000">
      <w:pPr>
        <w:spacing w:before="1"/>
        <w:jc w:val="right"/>
        <w:rPr>
          <w:del w:id="170" w:author="Cynthia Fu" w:date="2026-04-01T23:26:00Z" w16du:dateUtc="2026-04-01T22:26:00Z"/>
          <w:sz w:val="16"/>
        </w:rPr>
      </w:pPr>
      <w:del w:id="171" w:author="Cynthia Fu" w:date="2026-04-01T23:26:00Z" w16du:dateUtc="2026-04-01T22:26:00Z">
        <w:r w:rsidDel="008662C9">
          <w:rPr>
            <w:spacing w:val="-2"/>
            <w:sz w:val="16"/>
          </w:rPr>
          <w:delText>B.</w:delText>
        </w:r>
        <w:r w:rsidDel="008662C9">
          <w:rPr>
            <w:spacing w:val="-4"/>
            <w:sz w:val="16"/>
          </w:rPr>
          <w:delText xml:space="preserve"> </w:delText>
        </w:r>
        <w:r w:rsidDel="008662C9">
          <w:rPr>
            <w:spacing w:val="-2"/>
            <w:sz w:val="16"/>
          </w:rPr>
          <w:delText>Kolb,</w:delText>
        </w:r>
        <w:r w:rsidDel="008662C9">
          <w:rPr>
            <w:spacing w:val="-4"/>
            <w:sz w:val="16"/>
          </w:rPr>
          <w:delText xml:space="preserve"> </w:delText>
        </w:r>
        <w:r w:rsidDel="008662C9">
          <w:rPr>
            <w:spacing w:val="-2"/>
            <w:sz w:val="16"/>
          </w:rPr>
          <w:delText>A.</w:delText>
        </w:r>
        <w:r w:rsidDel="008662C9">
          <w:rPr>
            <w:spacing w:val="-4"/>
            <w:sz w:val="16"/>
          </w:rPr>
          <w:delText xml:space="preserve"> </w:delText>
        </w:r>
        <w:r w:rsidDel="008662C9">
          <w:rPr>
            <w:spacing w:val="-2"/>
            <w:sz w:val="16"/>
          </w:rPr>
          <w:delText>F.</w:delText>
        </w:r>
        <w:r w:rsidDel="008662C9">
          <w:rPr>
            <w:spacing w:val="-3"/>
            <w:sz w:val="16"/>
          </w:rPr>
          <w:delText xml:space="preserve"> </w:delText>
        </w:r>
        <w:r w:rsidDel="008662C9">
          <w:rPr>
            <w:spacing w:val="-2"/>
            <w:sz w:val="16"/>
          </w:rPr>
          <w:delText>Kramer,</w:delText>
        </w:r>
        <w:r w:rsidDel="008662C9">
          <w:rPr>
            <w:spacing w:val="-4"/>
            <w:sz w:val="16"/>
          </w:rPr>
          <w:delText xml:space="preserve"> </w:delText>
        </w:r>
        <w:r w:rsidDel="008662C9">
          <w:rPr>
            <w:spacing w:val="-2"/>
            <w:sz w:val="16"/>
          </w:rPr>
          <w:delText>M.</w:delText>
        </w:r>
        <w:r w:rsidDel="008662C9">
          <w:rPr>
            <w:spacing w:val="-5"/>
            <w:sz w:val="16"/>
          </w:rPr>
          <w:delText xml:space="preserve"> </w:delText>
        </w:r>
        <w:r w:rsidDel="008662C9">
          <w:rPr>
            <w:spacing w:val="-2"/>
            <w:sz w:val="16"/>
          </w:rPr>
          <w:delText>P.</w:delText>
        </w:r>
        <w:r w:rsidDel="008662C9">
          <w:rPr>
            <w:spacing w:val="-4"/>
            <w:sz w:val="16"/>
          </w:rPr>
          <w:delText xml:space="preserve"> </w:delText>
        </w:r>
        <w:r w:rsidDel="008662C9">
          <w:rPr>
            <w:spacing w:val="-2"/>
            <w:sz w:val="16"/>
          </w:rPr>
          <w:delText>Lynch,</w:delText>
        </w:r>
        <w:r w:rsidDel="008662C9">
          <w:rPr>
            <w:spacing w:val="-3"/>
            <w:sz w:val="16"/>
          </w:rPr>
          <w:delText xml:space="preserve"> </w:delText>
        </w:r>
        <w:r w:rsidDel="008662C9">
          <w:rPr>
            <w:spacing w:val="-2"/>
            <w:sz w:val="16"/>
          </w:rPr>
          <w:delText>H.</w:delText>
        </w:r>
        <w:r w:rsidDel="008662C9">
          <w:rPr>
            <w:spacing w:val="-4"/>
            <w:sz w:val="16"/>
          </w:rPr>
          <w:delText xml:space="preserve"> </w:delText>
        </w:r>
        <w:r w:rsidDel="008662C9">
          <w:rPr>
            <w:spacing w:val="-2"/>
            <w:sz w:val="16"/>
          </w:rPr>
          <w:delText>S.</w:delText>
        </w:r>
        <w:r w:rsidDel="008662C9">
          <w:rPr>
            <w:spacing w:val="-4"/>
            <w:sz w:val="16"/>
          </w:rPr>
          <w:delText xml:space="preserve"> </w:delText>
        </w:r>
        <w:r w:rsidDel="008662C9">
          <w:rPr>
            <w:spacing w:val="-2"/>
            <w:sz w:val="16"/>
          </w:rPr>
          <w:delText>Mayberg,</w:delText>
        </w:r>
        <w:r w:rsidDel="008662C9">
          <w:rPr>
            <w:spacing w:val="-3"/>
            <w:sz w:val="16"/>
          </w:rPr>
          <w:delText xml:space="preserve"> </w:delText>
        </w:r>
        <w:r w:rsidDel="008662C9">
          <w:rPr>
            <w:spacing w:val="-2"/>
            <w:sz w:val="16"/>
          </w:rPr>
          <w:delText>P.</w:delText>
        </w:r>
        <w:r w:rsidDel="008662C9">
          <w:rPr>
            <w:spacing w:val="-4"/>
            <w:sz w:val="16"/>
          </w:rPr>
          <w:delText xml:space="preserve"> </w:delText>
        </w:r>
        <w:r w:rsidDel="008662C9">
          <w:rPr>
            <w:spacing w:val="-2"/>
            <w:sz w:val="16"/>
          </w:rPr>
          <w:delText>S.</w:delText>
        </w:r>
        <w:r w:rsidDel="008662C9">
          <w:rPr>
            <w:spacing w:val="-4"/>
            <w:sz w:val="16"/>
          </w:rPr>
          <w:delText xml:space="preserve"> </w:delText>
        </w:r>
        <w:r w:rsidDel="008662C9">
          <w:rPr>
            <w:spacing w:val="-2"/>
            <w:sz w:val="16"/>
          </w:rPr>
          <w:delText>McQuillen,</w:delText>
        </w:r>
      </w:del>
    </w:p>
    <w:p w14:paraId="361CBC21" w14:textId="46D56CC6" w:rsidR="004E7388" w:rsidDel="008662C9" w:rsidRDefault="00000000">
      <w:pPr>
        <w:spacing w:before="15"/>
        <w:jc w:val="right"/>
        <w:rPr>
          <w:del w:id="172" w:author="Cynthia Fu" w:date="2026-04-01T23:26:00Z" w16du:dateUtc="2026-04-01T22:26:00Z"/>
          <w:sz w:val="16"/>
        </w:rPr>
      </w:pPr>
      <w:del w:id="173" w:author="Cynthia Fu" w:date="2026-04-01T23:26:00Z" w16du:dateUtc="2026-04-01T22:26:00Z">
        <w:r w:rsidDel="008662C9">
          <w:rPr>
            <w:sz w:val="16"/>
          </w:rPr>
          <w:delText>R.</w:delText>
        </w:r>
        <w:r w:rsidDel="008662C9">
          <w:rPr>
            <w:spacing w:val="27"/>
            <w:sz w:val="16"/>
          </w:rPr>
          <w:delText xml:space="preserve"> </w:delText>
        </w:r>
        <w:r w:rsidDel="008662C9">
          <w:rPr>
            <w:sz w:val="16"/>
          </w:rPr>
          <w:delText>Nitkin,</w:delText>
        </w:r>
        <w:r w:rsidDel="008662C9">
          <w:rPr>
            <w:spacing w:val="28"/>
            <w:sz w:val="16"/>
          </w:rPr>
          <w:delText xml:space="preserve"> </w:delText>
        </w:r>
        <w:r w:rsidDel="008662C9">
          <w:rPr>
            <w:sz w:val="16"/>
          </w:rPr>
          <w:delText>A.</w:delText>
        </w:r>
        <w:r w:rsidDel="008662C9">
          <w:rPr>
            <w:spacing w:val="28"/>
            <w:sz w:val="16"/>
          </w:rPr>
          <w:delText xml:space="preserve"> </w:delText>
        </w:r>
        <w:r w:rsidDel="008662C9">
          <w:rPr>
            <w:sz w:val="16"/>
          </w:rPr>
          <w:delText>Pascual</w:delText>
        </w:r>
        <w:r w:rsidDel="008662C9">
          <w:rPr>
            <w:spacing w:val="27"/>
            <w:sz w:val="16"/>
          </w:rPr>
          <w:delText xml:space="preserve"> </w:delText>
        </w:r>
        <w:r w:rsidDel="008662C9">
          <w:rPr>
            <w:sz w:val="16"/>
          </w:rPr>
          <w:delText>Leone,</w:delText>
        </w:r>
        <w:r w:rsidDel="008662C9">
          <w:rPr>
            <w:spacing w:val="28"/>
            <w:sz w:val="16"/>
          </w:rPr>
          <w:delText xml:space="preserve"> </w:delText>
        </w:r>
        <w:r w:rsidDel="008662C9">
          <w:rPr>
            <w:sz w:val="16"/>
          </w:rPr>
          <w:delText>P.</w:delText>
        </w:r>
        <w:r w:rsidDel="008662C9">
          <w:rPr>
            <w:spacing w:val="28"/>
            <w:sz w:val="16"/>
          </w:rPr>
          <w:delText xml:space="preserve"> </w:delText>
        </w:r>
        <w:r w:rsidDel="008662C9">
          <w:rPr>
            <w:sz w:val="16"/>
          </w:rPr>
          <w:delText>A.</w:delText>
        </w:r>
        <w:r w:rsidDel="008662C9">
          <w:rPr>
            <w:spacing w:val="28"/>
            <w:sz w:val="16"/>
          </w:rPr>
          <w:delText xml:space="preserve"> </w:delText>
        </w:r>
        <w:r w:rsidDel="008662C9">
          <w:rPr>
            <w:sz w:val="16"/>
          </w:rPr>
          <w:delText>Reuter</w:delText>
        </w:r>
        <w:r w:rsidDel="008662C9">
          <w:rPr>
            <w:spacing w:val="27"/>
            <w:sz w:val="16"/>
          </w:rPr>
          <w:delText xml:space="preserve"> </w:delText>
        </w:r>
        <w:r w:rsidDel="008662C9">
          <w:rPr>
            <w:sz w:val="16"/>
          </w:rPr>
          <w:delText>Lorenz,</w:delText>
        </w:r>
        <w:r w:rsidDel="008662C9">
          <w:rPr>
            <w:spacing w:val="28"/>
            <w:sz w:val="16"/>
          </w:rPr>
          <w:delText xml:space="preserve"> </w:delText>
        </w:r>
        <w:r w:rsidDel="008662C9">
          <w:rPr>
            <w:sz w:val="16"/>
          </w:rPr>
          <w:delText>N.</w:delText>
        </w:r>
        <w:r w:rsidDel="008662C9">
          <w:rPr>
            <w:spacing w:val="28"/>
            <w:sz w:val="16"/>
          </w:rPr>
          <w:delText xml:space="preserve"> </w:delText>
        </w:r>
        <w:r w:rsidDel="008662C9">
          <w:rPr>
            <w:sz w:val="16"/>
          </w:rPr>
          <w:delText>D.</w:delText>
        </w:r>
        <w:r w:rsidDel="008662C9">
          <w:rPr>
            <w:spacing w:val="28"/>
            <w:sz w:val="16"/>
          </w:rPr>
          <w:delText xml:space="preserve"> </w:delText>
        </w:r>
        <w:r w:rsidDel="008662C9">
          <w:rPr>
            <w:spacing w:val="-2"/>
            <w:sz w:val="16"/>
          </w:rPr>
          <w:delText>Schiff,</w:delText>
        </w:r>
      </w:del>
    </w:p>
    <w:p w14:paraId="076A138F" w14:textId="18E31D01" w:rsidR="004E7388" w:rsidDel="008662C9" w:rsidRDefault="00000000">
      <w:pPr>
        <w:spacing w:before="15" w:line="259" w:lineRule="auto"/>
        <w:ind w:left="399"/>
        <w:jc w:val="both"/>
        <w:rPr>
          <w:del w:id="174" w:author="Cynthia Fu" w:date="2026-04-01T23:26:00Z" w16du:dateUtc="2026-04-01T22:26:00Z"/>
          <w:sz w:val="16"/>
        </w:rPr>
      </w:pPr>
      <w:del w:id="175" w:author="Cynthia Fu" w:date="2026-04-01T23:26:00Z" w16du:dateUtc="2026-04-01T22:26:00Z">
        <w:r w:rsidDel="008662C9">
          <w:rPr>
            <w:sz w:val="16"/>
          </w:rPr>
          <w:delText>A.</w:delText>
        </w:r>
        <w:r w:rsidDel="008662C9">
          <w:rPr>
            <w:spacing w:val="-7"/>
            <w:sz w:val="16"/>
          </w:rPr>
          <w:delText xml:space="preserve"> </w:delText>
        </w:r>
        <w:r w:rsidDel="008662C9">
          <w:rPr>
            <w:sz w:val="16"/>
          </w:rPr>
          <w:delText>Sharma,</w:delText>
        </w:r>
        <w:r w:rsidDel="008662C9">
          <w:rPr>
            <w:spacing w:val="-7"/>
            <w:sz w:val="16"/>
          </w:rPr>
          <w:delText xml:space="preserve"> </w:delText>
        </w:r>
        <w:r w:rsidDel="008662C9">
          <w:rPr>
            <w:sz w:val="16"/>
          </w:rPr>
          <w:delText>L.</w:delText>
        </w:r>
        <w:r w:rsidDel="008662C9">
          <w:rPr>
            <w:spacing w:val="-7"/>
            <w:sz w:val="16"/>
          </w:rPr>
          <w:delText xml:space="preserve"> </w:delText>
        </w:r>
        <w:r w:rsidDel="008662C9">
          <w:rPr>
            <w:sz w:val="16"/>
          </w:rPr>
          <w:delText>Shekim,</w:delText>
        </w:r>
        <w:r w:rsidDel="008662C9">
          <w:rPr>
            <w:spacing w:val="-7"/>
            <w:sz w:val="16"/>
          </w:rPr>
          <w:delText xml:space="preserve"> </w:delText>
        </w:r>
        <w:r w:rsidDel="008662C9">
          <w:rPr>
            <w:sz w:val="16"/>
          </w:rPr>
          <w:delText>M.</w:delText>
        </w:r>
        <w:r w:rsidDel="008662C9">
          <w:rPr>
            <w:spacing w:val="-7"/>
            <w:sz w:val="16"/>
          </w:rPr>
          <w:delText xml:space="preserve"> </w:delText>
        </w:r>
        <w:r w:rsidDel="008662C9">
          <w:rPr>
            <w:sz w:val="16"/>
          </w:rPr>
          <w:delText>P.</w:delText>
        </w:r>
        <w:r w:rsidDel="008662C9">
          <w:rPr>
            <w:spacing w:val="-7"/>
            <w:sz w:val="16"/>
          </w:rPr>
          <w:delText xml:space="preserve"> </w:delText>
        </w:r>
        <w:r w:rsidDel="008662C9">
          <w:rPr>
            <w:sz w:val="16"/>
          </w:rPr>
          <w:delText>Stryker,</w:delText>
        </w:r>
        <w:r w:rsidDel="008662C9">
          <w:rPr>
            <w:spacing w:val="-7"/>
            <w:sz w:val="16"/>
          </w:rPr>
          <w:delText xml:space="preserve"> </w:delText>
        </w:r>
        <w:r w:rsidDel="008662C9">
          <w:rPr>
            <w:sz w:val="16"/>
          </w:rPr>
          <w:delText>E.</w:delText>
        </w:r>
        <w:r w:rsidDel="008662C9">
          <w:rPr>
            <w:spacing w:val="-7"/>
            <w:sz w:val="16"/>
          </w:rPr>
          <w:delText xml:space="preserve"> </w:delText>
        </w:r>
        <w:r w:rsidDel="008662C9">
          <w:rPr>
            <w:sz w:val="16"/>
          </w:rPr>
          <w:delText>V.</w:delText>
        </w:r>
        <w:r w:rsidDel="008662C9">
          <w:rPr>
            <w:spacing w:val="-7"/>
            <w:sz w:val="16"/>
          </w:rPr>
          <w:delText xml:space="preserve"> </w:delText>
        </w:r>
        <w:r w:rsidDel="008662C9">
          <w:rPr>
            <w:sz w:val="16"/>
          </w:rPr>
          <w:delText>Sullivan,</w:delText>
        </w:r>
        <w:r w:rsidDel="008662C9">
          <w:rPr>
            <w:spacing w:val="-7"/>
            <w:sz w:val="16"/>
          </w:rPr>
          <w:delText xml:space="preserve"> </w:delText>
        </w:r>
        <w:r w:rsidDel="008662C9">
          <w:rPr>
            <w:sz w:val="16"/>
          </w:rPr>
          <w:delText>S.</w:delText>
        </w:r>
        <w:r w:rsidDel="008662C9">
          <w:rPr>
            <w:spacing w:val="-7"/>
            <w:sz w:val="16"/>
          </w:rPr>
          <w:delText xml:space="preserve"> </w:delText>
        </w:r>
        <w:r w:rsidDel="008662C9">
          <w:rPr>
            <w:sz w:val="16"/>
          </w:rPr>
          <w:delText>Vinogradov,</w:delText>
        </w:r>
        <w:r w:rsidDel="008662C9">
          <w:rPr>
            <w:spacing w:val="40"/>
            <w:sz w:val="16"/>
          </w:rPr>
          <w:delText xml:space="preserve"> </w:delText>
        </w:r>
        <w:r w:rsidR="004E7388" w:rsidDel="008662C9">
          <w:fldChar w:fldCharType="begin"/>
        </w:r>
        <w:r w:rsidR="004E7388" w:rsidDel="008662C9">
          <w:delInstrText>HYPERLINK "https://doi.org/10.1093/brain/awr039" \h</w:delInstrText>
        </w:r>
        <w:r w:rsidR="004E7388" w:rsidDel="008662C9">
          <w:fldChar w:fldCharType="separate"/>
        </w:r>
        <w:r w:rsidR="004E7388" w:rsidDel="008662C9">
          <w:rPr>
            <w:color w:val="2F4F4F"/>
            <w:sz w:val="16"/>
          </w:rPr>
          <w:delText>Harnessing neuroplasticity for clinical applications</w:delText>
        </w:r>
        <w:r w:rsidR="004E7388" w:rsidDel="008662C9">
          <w:fldChar w:fldCharType="end"/>
        </w:r>
        <w:r w:rsidDel="008662C9">
          <w:rPr>
            <w:sz w:val="16"/>
          </w:rPr>
          <w:delText>, Brain (2011).</w:delText>
        </w:r>
        <w:r w:rsidDel="008662C9">
          <w:rPr>
            <w:spacing w:val="40"/>
            <w:sz w:val="16"/>
          </w:rPr>
          <w:delText xml:space="preserve"> </w:delText>
        </w:r>
        <w:r w:rsidR="004E7388" w:rsidDel="008662C9">
          <w:fldChar w:fldCharType="begin"/>
        </w:r>
        <w:r w:rsidR="004E7388" w:rsidDel="008662C9">
          <w:delInstrText>HYPERLINK "https://doi.org/10.1093/brain/awr039" \h</w:delInstrText>
        </w:r>
        <w:r w:rsidR="004E7388" w:rsidDel="008662C9">
          <w:fldChar w:fldCharType="separate"/>
        </w:r>
        <w:r w:rsidR="004E7388" w:rsidDel="008662C9">
          <w:rPr>
            <w:rFonts w:ascii="BIZ UDGothic"/>
            <w:color w:val="2F4F4F"/>
            <w:spacing w:val="-2"/>
            <w:sz w:val="13"/>
          </w:rPr>
          <w:delText>doi:10.1093/brain/awr039</w:delText>
        </w:r>
        <w:r w:rsidR="004E7388" w:rsidDel="008662C9">
          <w:fldChar w:fldCharType="end"/>
        </w:r>
        <w:r w:rsidDel="008662C9">
          <w:rPr>
            <w:spacing w:val="-2"/>
            <w:sz w:val="16"/>
          </w:rPr>
          <w:delText>.</w:delText>
        </w:r>
      </w:del>
    </w:p>
    <w:p w14:paraId="0B7D1910" w14:textId="77777777" w:rsidR="004E7388" w:rsidRDefault="00000000">
      <w:pPr>
        <w:spacing w:before="2"/>
        <w:ind w:left="399"/>
        <w:rPr>
          <w:rFonts w:ascii="BIZ UDGothic"/>
          <w:sz w:val="13"/>
        </w:rPr>
      </w:pPr>
      <w:bookmarkStart w:id="176" w:name="_bookmark22"/>
      <w:bookmarkEnd w:id="176"/>
      <w:r>
        <w:rPr>
          <w:sz w:val="16"/>
        </w:rPr>
        <w:t>URL</w:t>
      </w:r>
      <w:r>
        <w:rPr>
          <w:spacing w:val="-5"/>
          <w:sz w:val="16"/>
        </w:rPr>
        <w:t xml:space="preserve"> </w:t>
      </w:r>
      <w:hyperlink r:id="rId34">
        <w:r w:rsidR="004E7388">
          <w:rPr>
            <w:rFonts w:ascii="BIZ UDGothic"/>
            <w:color w:val="2F4F4F"/>
            <w:spacing w:val="-2"/>
            <w:sz w:val="13"/>
          </w:rPr>
          <w:t>https://doi.org/10.1093/brain/awr039</w:t>
        </w:r>
      </w:hyperlink>
    </w:p>
    <w:p w14:paraId="5937328F" w14:textId="77777777" w:rsidR="004E7388" w:rsidRDefault="00000000">
      <w:pPr>
        <w:pStyle w:val="ListParagraph"/>
        <w:numPr>
          <w:ilvl w:val="0"/>
          <w:numId w:val="2"/>
        </w:numPr>
        <w:tabs>
          <w:tab w:val="left" w:pos="397"/>
          <w:tab w:val="left" w:pos="399"/>
        </w:tabs>
        <w:spacing w:before="15" w:line="259" w:lineRule="auto"/>
        <w:rPr>
          <w:sz w:val="16"/>
        </w:rPr>
      </w:pPr>
      <w:r>
        <w:rPr>
          <w:sz w:val="16"/>
        </w:rPr>
        <w:t>R.</w:t>
      </w:r>
      <w:r>
        <w:rPr>
          <w:spacing w:val="22"/>
          <w:sz w:val="16"/>
        </w:rPr>
        <w:t xml:space="preserve"> </w:t>
      </w:r>
      <w:r>
        <w:rPr>
          <w:sz w:val="16"/>
        </w:rPr>
        <w:t>D.</w:t>
      </w:r>
      <w:r>
        <w:rPr>
          <w:spacing w:val="22"/>
          <w:sz w:val="16"/>
        </w:rPr>
        <w:t xml:space="preserve"> </w:t>
      </w:r>
      <w:r>
        <w:rPr>
          <w:sz w:val="16"/>
        </w:rPr>
        <w:t>Woodham,</w:t>
      </w:r>
      <w:r>
        <w:rPr>
          <w:spacing w:val="22"/>
          <w:sz w:val="16"/>
        </w:rPr>
        <w:t xml:space="preserve"> </w:t>
      </w:r>
      <w:r>
        <w:rPr>
          <w:sz w:val="16"/>
        </w:rPr>
        <w:t>S.</w:t>
      </w:r>
      <w:r>
        <w:rPr>
          <w:spacing w:val="22"/>
          <w:sz w:val="16"/>
        </w:rPr>
        <w:t xml:space="preserve"> </w:t>
      </w:r>
      <w:r>
        <w:rPr>
          <w:sz w:val="16"/>
        </w:rPr>
        <w:t>Selvaraj,</w:t>
      </w:r>
      <w:r>
        <w:rPr>
          <w:spacing w:val="22"/>
          <w:sz w:val="16"/>
        </w:rPr>
        <w:t xml:space="preserve"> </w:t>
      </w:r>
      <w:r>
        <w:rPr>
          <w:sz w:val="16"/>
        </w:rPr>
        <w:t>N.</w:t>
      </w:r>
      <w:r>
        <w:rPr>
          <w:spacing w:val="22"/>
          <w:sz w:val="16"/>
        </w:rPr>
        <w:t xml:space="preserve"> </w:t>
      </w:r>
      <w:r>
        <w:rPr>
          <w:sz w:val="16"/>
        </w:rPr>
        <w:t>Lajmi,</w:t>
      </w:r>
      <w:r>
        <w:rPr>
          <w:spacing w:val="22"/>
          <w:sz w:val="16"/>
        </w:rPr>
        <w:t xml:space="preserve"> </w:t>
      </w:r>
      <w:r>
        <w:rPr>
          <w:sz w:val="16"/>
        </w:rPr>
        <w:t>H.</w:t>
      </w:r>
      <w:r>
        <w:rPr>
          <w:spacing w:val="22"/>
          <w:sz w:val="16"/>
        </w:rPr>
        <w:t xml:space="preserve"> </w:t>
      </w:r>
      <w:r>
        <w:rPr>
          <w:sz w:val="16"/>
        </w:rPr>
        <w:t>Hobday,</w:t>
      </w:r>
      <w:r>
        <w:rPr>
          <w:spacing w:val="22"/>
          <w:sz w:val="16"/>
        </w:rPr>
        <w:t xml:space="preserve"> </w:t>
      </w:r>
      <w:r>
        <w:rPr>
          <w:sz w:val="16"/>
        </w:rPr>
        <w:t>G.</w:t>
      </w:r>
      <w:r>
        <w:rPr>
          <w:spacing w:val="22"/>
          <w:sz w:val="16"/>
        </w:rPr>
        <w:t xml:space="preserve"> </w:t>
      </w:r>
      <w:r>
        <w:rPr>
          <w:sz w:val="16"/>
        </w:rPr>
        <w:t>Sheehan,</w:t>
      </w:r>
      <w:r>
        <w:rPr>
          <w:spacing w:val="40"/>
          <w:sz w:val="16"/>
        </w:rPr>
        <w:t xml:space="preserve"> </w:t>
      </w:r>
      <w:r>
        <w:rPr>
          <w:sz w:val="16"/>
        </w:rPr>
        <w:t>A.-R.</w:t>
      </w:r>
      <w:r>
        <w:rPr>
          <w:spacing w:val="1"/>
          <w:sz w:val="16"/>
        </w:rPr>
        <w:t xml:space="preserve"> </w:t>
      </w:r>
      <w:r>
        <w:rPr>
          <w:sz w:val="16"/>
        </w:rPr>
        <w:t>Ghazi-Noori,</w:t>
      </w:r>
      <w:r>
        <w:rPr>
          <w:spacing w:val="1"/>
          <w:sz w:val="16"/>
        </w:rPr>
        <w:t xml:space="preserve"> </w:t>
      </w:r>
      <w:r>
        <w:rPr>
          <w:sz w:val="16"/>
        </w:rPr>
        <w:t>P.</w:t>
      </w:r>
      <w:r>
        <w:rPr>
          <w:spacing w:val="2"/>
          <w:sz w:val="16"/>
        </w:rPr>
        <w:t xml:space="preserve"> </w:t>
      </w:r>
      <w:r>
        <w:rPr>
          <w:sz w:val="16"/>
        </w:rPr>
        <w:t>J.</w:t>
      </w:r>
      <w:r>
        <w:rPr>
          <w:spacing w:val="1"/>
          <w:sz w:val="16"/>
        </w:rPr>
        <w:t xml:space="preserve"> </w:t>
      </w:r>
      <w:r>
        <w:rPr>
          <w:sz w:val="16"/>
        </w:rPr>
        <w:t>Lagerberg,</w:t>
      </w:r>
      <w:r>
        <w:rPr>
          <w:spacing w:val="2"/>
          <w:sz w:val="16"/>
        </w:rPr>
        <w:t xml:space="preserve"> </w:t>
      </w:r>
      <w:r>
        <w:rPr>
          <w:sz w:val="16"/>
        </w:rPr>
        <w:t>M.</w:t>
      </w:r>
      <w:r>
        <w:rPr>
          <w:spacing w:val="1"/>
          <w:sz w:val="16"/>
        </w:rPr>
        <w:t xml:space="preserve"> </w:t>
      </w:r>
      <w:r>
        <w:rPr>
          <w:sz w:val="16"/>
        </w:rPr>
        <w:t>Rizvi,</w:t>
      </w:r>
      <w:r>
        <w:rPr>
          <w:spacing w:val="1"/>
          <w:sz w:val="16"/>
        </w:rPr>
        <w:t xml:space="preserve"> </w:t>
      </w:r>
      <w:r>
        <w:rPr>
          <w:sz w:val="16"/>
        </w:rPr>
        <w:t>S.</w:t>
      </w:r>
      <w:r>
        <w:rPr>
          <w:spacing w:val="2"/>
          <w:sz w:val="16"/>
        </w:rPr>
        <w:t xml:space="preserve"> </w:t>
      </w:r>
      <w:r>
        <w:rPr>
          <w:sz w:val="16"/>
        </w:rPr>
        <w:t>S.</w:t>
      </w:r>
      <w:r>
        <w:rPr>
          <w:spacing w:val="2"/>
          <w:sz w:val="16"/>
        </w:rPr>
        <w:t xml:space="preserve"> </w:t>
      </w:r>
      <w:r>
        <w:rPr>
          <w:sz w:val="16"/>
        </w:rPr>
        <w:t>Kwon,</w:t>
      </w:r>
      <w:r>
        <w:rPr>
          <w:spacing w:val="1"/>
          <w:sz w:val="16"/>
        </w:rPr>
        <w:t xml:space="preserve"> </w:t>
      </w:r>
      <w:r>
        <w:rPr>
          <w:sz w:val="16"/>
        </w:rPr>
        <w:t>P.</w:t>
      </w:r>
      <w:r>
        <w:rPr>
          <w:spacing w:val="1"/>
          <w:sz w:val="16"/>
        </w:rPr>
        <w:t xml:space="preserve"> </w:t>
      </w:r>
      <w:r>
        <w:rPr>
          <w:spacing w:val="-2"/>
          <w:sz w:val="16"/>
        </w:rPr>
        <w:t>Orhii,</w:t>
      </w:r>
    </w:p>
    <w:p w14:paraId="359B772F" w14:textId="77777777" w:rsidR="004E7388" w:rsidRDefault="00000000">
      <w:pPr>
        <w:spacing w:before="107" w:line="259" w:lineRule="auto"/>
        <w:ind w:left="399" w:right="32"/>
        <w:jc w:val="both"/>
        <w:rPr>
          <w:sz w:val="16"/>
        </w:rPr>
      </w:pPr>
      <w:r>
        <w:br w:type="column"/>
      </w:r>
      <w:r>
        <w:rPr>
          <w:sz w:val="16"/>
        </w:rPr>
        <w:t>et al., Home-based transcranial direct current stimulation treatment</w:t>
      </w:r>
      <w:r>
        <w:rPr>
          <w:spacing w:val="40"/>
          <w:sz w:val="16"/>
        </w:rPr>
        <w:t xml:space="preserve"> </w:t>
      </w:r>
      <w:r>
        <w:rPr>
          <w:sz w:val="16"/>
        </w:rPr>
        <w:t>for major depressive disorder: a fully remote phase 2 randomized</w:t>
      </w:r>
      <w:r>
        <w:rPr>
          <w:spacing w:val="40"/>
          <w:sz w:val="16"/>
        </w:rPr>
        <w:t xml:space="preserve"> </w:t>
      </w:r>
      <w:bookmarkStart w:id="177" w:name="_bookmark23"/>
      <w:bookmarkEnd w:id="177"/>
      <w:r>
        <w:rPr>
          <w:sz w:val="16"/>
        </w:rPr>
        <w:t>sham-controlled trial, Nature medicine 31 (1) (2025) 87–95.</w:t>
      </w:r>
    </w:p>
    <w:p w14:paraId="28381ABF" w14:textId="77777777" w:rsidR="004E7388" w:rsidRDefault="00000000">
      <w:pPr>
        <w:pStyle w:val="ListParagraph"/>
        <w:numPr>
          <w:ilvl w:val="0"/>
          <w:numId w:val="2"/>
        </w:numPr>
        <w:tabs>
          <w:tab w:val="left" w:pos="397"/>
          <w:tab w:val="left" w:pos="399"/>
        </w:tabs>
        <w:spacing w:line="259" w:lineRule="auto"/>
        <w:ind w:right="32"/>
        <w:jc w:val="both"/>
        <w:rPr>
          <w:sz w:val="16"/>
        </w:rPr>
      </w:pPr>
      <w:r>
        <w:rPr>
          <w:sz w:val="16"/>
        </w:rPr>
        <w:t>R. M. Rimmer, R. D. Woodham, S. Cahill, C. H. Fu, Acceptability</w:t>
      </w:r>
      <w:r>
        <w:rPr>
          <w:spacing w:val="40"/>
          <w:sz w:val="16"/>
        </w:rPr>
        <w:t xml:space="preserve"> </w:t>
      </w:r>
      <w:r>
        <w:rPr>
          <w:sz w:val="16"/>
        </w:rPr>
        <w:t>of</w:t>
      </w:r>
      <w:r>
        <w:rPr>
          <w:spacing w:val="-3"/>
          <w:sz w:val="16"/>
        </w:rPr>
        <w:t xml:space="preserve"> </w:t>
      </w:r>
      <w:r>
        <w:rPr>
          <w:sz w:val="16"/>
        </w:rPr>
        <w:t>home-based</w:t>
      </w:r>
      <w:r>
        <w:rPr>
          <w:spacing w:val="-3"/>
          <w:sz w:val="16"/>
        </w:rPr>
        <w:t xml:space="preserve"> </w:t>
      </w:r>
      <w:r>
        <w:rPr>
          <w:sz w:val="16"/>
        </w:rPr>
        <w:t>transcranial</w:t>
      </w:r>
      <w:r>
        <w:rPr>
          <w:spacing w:val="-3"/>
          <w:sz w:val="16"/>
        </w:rPr>
        <w:t xml:space="preserve"> </w:t>
      </w:r>
      <w:r>
        <w:rPr>
          <w:sz w:val="16"/>
        </w:rPr>
        <w:t>direct</w:t>
      </w:r>
      <w:r>
        <w:rPr>
          <w:spacing w:val="-3"/>
          <w:sz w:val="16"/>
        </w:rPr>
        <w:t xml:space="preserve"> </w:t>
      </w:r>
      <w:r>
        <w:rPr>
          <w:sz w:val="16"/>
        </w:rPr>
        <w:t>current</w:t>
      </w:r>
      <w:r>
        <w:rPr>
          <w:spacing w:val="-3"/>
          <w:sz w:val="16"/>
        </w:rPr>
        <w:t xml:space="preserve"> </w:t>
      </w:r>
      <w:r>
        <w:rPr>
          <w:sz w:val="16"/>
        </w:rPr>
        <w:t>stimulation</w:t>
      </w:r>
      <w:r>
        <w:rPr>
          <w:spacing w:val="-3"/>
          <w:sz w:val="16"/>
        </w:rPr>
        <w:t xml:space="preserve"> </w:t>
      </w:r>
      <w:r>
        <w:rPr>
          <w:sz w:val="16"/>
        </w:rPr>
        <w:t>(tdcs)</w:t>
      </w:r>
      <w:r>
        <w:rPr>
          <w:spacing w:val="-3"/>
          <w:sz w:val="16"/>
        </w:rPr>
        <w:t xml:space="preserve"> </w:t>
      </w:r>
      <w:r>
        <w:rPr>
          <w:sz w:val="16"/>
        </w:rPr>
        <w:t>in</w:t>
      </w:r>
      <w:r>
        <w:rPr>
          <w:spacing w:val="-3"/>
          <w:sz w:val="16"/>
        </w:rPr>
        <w:t xml:space="preserve"> </w:t>
      </w:r>
      <w:r>
        <w:rPr>
          <w:sz w:val="16"/>
        </w:rPr>
        <w:t>major</w:t>
      </w:r>
      <w:r>
        <w:rPr>
          <w:spacing w:val="40"/>
          <w:sz w:val="16"/>
        </w:rPr>
        <w:t xml:space="preserve"> </w:t>
      </w:r>
      <w:r>
        <w:rPr>
          <w:sz w:val="16"/>
        </w:rPr>
        <w:t>depression: a qualitative analysis of individual experiences, Mental</w:t>
      </w:r>
      <w:r>
        <w:rPr>
          <w:spacing w:val="40"/>
          <w:sz w:val="16"/>
        </w:rPr>
        <w:t xml:space="preserve"> </w:t>
      </w:r>
      <w:bookmarkStart w:id="178" w:name="_bookmark24"/>
      <w:bookmarkEnd w:id="178"/>
      <w:r>
        <w:rPr>
          <w:sz w:val="16"/>
        </w:rPr>
        <w:t>Health Review Journal 29 (1) (2024) 79–91.</w:t>
      </w:r>
    </w:p>
    <w:p w14:paraId="0B66CE9B" w14:textId="61A4E9DA" w:rsidR="004E7388" w:rsidDel="000777CB" w:rsidRDefault="00000000">
      <w:pPr>
        <w:pStyle w:val="ListParagraph"/>
        <w:numPr>
          <w:ilvl w:val="0"/>
          <w:numId w:val="2"/>
        </w:numPr>
        <w:tabs>
          <w:tab w:val="left" w:pos="398"/>
        </w:tabs>
        <w:ind w:left="398" w:hanging="364"/>
        <w:jc w:val="both"/>
        <w:rPr>
          <w:del w:id="179" w:author="Cynthia Fu" w:date="2026-04-01T23:27:00Z" w16du:dateUtc="2026-04-01T22:27:00Z"/>
          <w:sz w:val="16"/>
        </w:rPr>
      </w:pPr>
      <w:del w:id="180" w:author="Cynthia Fu" w:date="2026-04-01T23:27:00Z" w16du:dateUtc="2026-04-01T22:27:00Z">
        <w:r w:rsidDel="000777CB">
          <w:rPr>
            <w:sz w:val="16"/>
          </w:rPr>
          <w:delText>A.</w:delText>
        </w:r>
        <w:r w:rsidDel="000777CB">
          <w:rPr>
            <w:spacing w:val="74"/>
            <w:w w:val="150"/>
            <w:sz w:val="16"/>
          </w:rPr>
          <w:delText xml:space="preserve"> </w:delText>
        </w:r>
        <w:r w:rsidDel="000777CB">
          <w:rPr>
            <w:sz w:val="16"/>
          </w:rPr>
          <w:delText>J.</w:delText>
        </w:r>
        <w:r w:rsidDel="000777CB">
          <w:rPr>
            <w:spacing w:val="74"/>
            <w:w w:val="150"/>
            <w:sz w:val="16"/>
          </w:rPr>
          <w:delText xml:space="preserve"> </w:delText>
        </w:r>
        <w:r w:rsidDel="000777CB">
          <w:rPr>
            <w:sz w:val="16"/>
          </w:rPr>
          <w:delText>Casson,</w:delText>
        </w:r>
        <w:r w:rsidDel="000777CB">
          <w:rPr>
            <w:spacing w:val="74"/>
            <w:w w:val="150"/>
            <w:sz w:val="16"/>
          </w:rPr>
          <w:delText xml:space="preserve"> </w:delText>
        </w:r>
        <w:r w:rsidDel="000777CB">
          <w:rPr>
            <w:sz w:val="16"/>
          </w:rPr>
          <w:delText>D.</w:delText>
        </w:r>
        <w:r w:rsidDel="000777CB">
          <w:rPr>
            <w:spacing w:val="74"/>
            <w:w w:val="150"/>
            <w:sz w:val="16"/>
          </w:rPr>
          <w:delText xml:space="preserve"> </w:delText>
        </w:r>
        <w:r w:rsidDel="000777CB">
          <w:rPr>
            <w:sz w:val="16"/>
          </w:rPr>
          <w:delText>C.</w:delText>
        </w:r>
        <w:r w:rsidDel="000777CB">
          <w:rPr>
            <w:spacing w:val="74"/>
            <w:w w:val="150"/>
            <w:sz w:val="16"/>
          </w:rPr>
          <w:delText xml:space="preserve"> </w:delText>
        </w:r>
        <w:r w:rsidDel="000777CB">
          <w:rPr>
            <w:sz w:val="16"/>
          </w:rPr>
          <w:delText>Yates,</w:delText>
        </w:r>
        <w:r w:rsidDel="000777CB">
          <w:rPr>
            <w:spacing w:val="74"/>
            <w:w w:val="150"/>
            <w:sz w:val="16"/>
          </w:rPr>
          <w:delText xml:space="preserve"> </w:delText>
        </w:r>
        <w:r w:rsidDel="000777CB">
          <w:rPr>
            <w:sz w:val="16"/>
          </w:rPr>
          <w:delText>S.</w:delText>
        </w:r>
        <w:r w:rsidDel="000777CB">
          <w:rPr>
            <w:spacing w:val="74"/>
            <w:w w:val="150"/>
            <w:sz w:val="16"/>
          </w:rPr>
          <w:delText xml:space="preserve"> </w:delText>
        </w:r>
        <w:r w:rsidDel="000777CB">
          <w:rPr>
            <w:sz w:val="16"/>
          </w:rPr>
          <w:delText>J.</w:delText>
        </w:r>
        <w:r w:rsidDel="000777CB">
          <w:rPr>
            <w:spacing w:val="74"/>
            <w:w w:val="150"/>
            <w:sz w:val="16"/>
          </w:rPr>
          <w:delText xml:space="preserve"> </w:delText>
        </w:r>
        <w:r w:rsidDel="000777CB">
          <w:rPr>
            <w:sz w:val="16"/>
          </w:rPr>
          <w:delText>Smith,</w:delText>
        </w:r>
        <w:r w:rsidDel="000777CB">
          <w:rPr>
            <w:spacing w:val="75"/>
            <w:w w:val="150"/>
            <w:sz w:val="16"/>
          </w:rPr>
          <w:delText xml:space="preserve"> </w:delText>
        </w:r>
        <w:r w:rsidDel="000777CB">
          <w:rPr>
            <w:sz w:val="16"/>
          </w:rPr>
          <w:delText>J.</w:delText>
        </w:r>
        <w:r w:rsidDel="000777CB">
          <w:rPr>
            <w:spacing w:val="74"/>
            <w:w w:val="150"/>
            <w:sz w:val="16"/>
          </w:rPr>
          <w:delText xml:space="preserve"> </w:delText>
        </w:r>
        <w:r w:rsidDel="000777CB">
          <w:rPr>
            <w:sz w:val="16"/>
          </w:rPr>
          <w:delText>S.</w:delText>
        </w:r>
        <w:r w:rsidDel="000777CB">
          <w:rPr>
            <w:spacing w:val="74"/>
            <w:w w:val="150"/>
            <w:sz w:val="16"/>
          </w:rPr>
          <w:delText xml:space="preserve"> </w:delText>
        </w:r>
        <w:r w:rsidDel="000777CB">
          <w:rPr>
            <w:spacing w:val="-2"/>
            <w:sz w:val="16"/>
          </w:rPr>
          <w:delText>Duncan,</w:delText>
        </w:r>
      </w:del>
    </w:p>
    <w:p w14:paraId="0210D326" w14:textId="43B45310" w:rsidR="004E7388" w:rsidDel="000777CB" w:rsidRDefault="00000000">
      <w:pPr>
        <w:spacing w:before="15" w:line="259" w:lineRule="auto"/>
        <w:ind w:left="399" w:right="32"/>
        <w:jc w:val="both"/>
        <w:rPr>
          <w:del w:id="181" w:author="Cynthia Fu" w:date="2026-04-01T23:27:00Z" w16du:dateUtc="2026-04-01T22:27:00Z"/>
          <w:sz w:val="16"/>
        </w:rPr>
      </w:pPr>
      <w:del w:id="182" w:author="Cynthia Fu" w:date="2026-04-01T23:27:00Z" w16du:dateUtc="2026-04-01T22:27:00Z">
        <w:r w:rsidDel="000777CB">
          <w:rPr>
            <w:sz w:val="16"/>
          </w:rPr>
          <w:delText>E. Rodriguez-Villegas, Wearable electroencephalography, IEEE</w:delText>
        </w:r>
        <w:r w:rsidDel="000777CB">
          <w:rPr>
            <w:spacing w:val="40"/>
            <w:sz w:val="16"/>
          </w:rPr>
          <w:delText xml:space="preserve"> </w:delText>
        </w:r>
        <w:bookmarkStart w:id="183" w:name="_bookmark25"/>
        <w:bookmarkEnd w:id="183"/>
        <w:r w:rsidDel="000777CB">
          <w:rPr>
            <w:sz w:val="16"/>
          </w:rPr>
          <w:delText>engineering</w:delText>
        </w:r>
        <w:r w:rsidDel="000777CB">
          <w:rPr>
            <w:spacing w:val="-6"/>
            <w:sz w:val="16"/>
          </w:rPr>
          <w:delText xml:space="preserve"> </w:delText>
        </w:r>
        <w:r w:rsidDel="000777CB">
          <w:rPr>
            <w:sz w:val="16"/>
          </w:rPr>
          <w:delText>in</w:delText>
        </w:r>
        <w:r w:rsidDel="000777CB">
          <w:rPr>
            <w:spacing w:val="-5"/>
            <w:sz w:val="16"/>
          </w:rPr>
          <w:delText xml:space="preserve"> </w:delText>
        </w:r>
        <w:r w:rsidDel="000777CB">
          <w:rPr>
            <w:sz w:val="16"/>
          </w:rPr>
          <w:delText>medicine</w:delText>
        </w:r>
        <w:r w:rsidDel="000777CB">
          <w:rPr>
            <w:spacing w:val="-5"/>
            <w:sz w:val="16"/>
          </w:rPr>
          <w:delText xml:space="preserve"> </w:delText>
        </w:r>
        <w:r w:rsidDel="000777CB">
          <w:rPr>
            <w:sz w:val="16"/>
          </w:rPr>
          <w:delText>and</w:delText>
        </w:r>
        <w:r w:rsidDel="000777CB">
          <w:rPr>
            <w:spacing w:val="-5"/>
            <w:sz w:val="16"/>
          </w:rPr>
          <w:delText xml:space="preserve"> </w:delText>
        </w:r>
        <w:r w:rsidDel="000777CB">
          <w:rPr>
            <w:sz w:val="16"/>
          </w:rPr>
          <w:delText>biology</w:delText>
        </w:r>
        <w:r w:rsidDel="000777CB">
          <w:rPr>
            <w:spacing w:val="-5"/>
            <w:sz w:val="16"/>
          </w:rPr>
          <w:delText xml:space="preserve"> </w:delText>
        </w:r>
        <w:r w:rsidDel="000777CB">
          <w:rPr>
            <w:sz w:val="16"/>
          </w:rPr>
          <w:delText>magazine</w:delText>
        </w:r>
        <w:r w:rsidDel="000777CB">
          <w:rPr>
            <w:spacing w:val="-5"/>
            <w:sz w:val="16"/>
          </w:rPr>
          <w:delText xml:space="preserve"> </w:delText>
        </w:r>
        <w:r w:rsidDel="000777CB">
          <w:rPr>
            <w:sz w:val="16"/>
          </w:rPr>
          <w:delText>29</w:delText>
        </w:r>
        <w:r w:rsidDel="000777CB">
          <w:rPr>
            <w:spacing w:val="-5"/>
            <w:sz w:val="16"/>
          </w:rPr>
          <w:delText xml:space="preserve"> </w:delText>
        </w:r>
        <w:r w:rsidDel="000777CB">
          <w:rPr>
            <w:sz w:val="16"/>
          </w:rPr>
          <w:delText>(3)</w:delText>
        </w:r>
        <w:r w:rsidDel="000777CB">
          <w:rPr>
            <w:spacing w:val="-5"/>
            <w:sz w:val="16"/>
          </w:rPr>
          <w:delText xml:space="preserve"> </w:delText>
        </w:r>
        <w:r w:rsidDel="000777CB">
          <w:rPr>
            <w:sz w:val="16"/>
          </w:rPr>
          <w:delText>(2010)</w:delText>
        </w:r>
        <w:r w:rsidDel="000777CB">
          <w:rPr>
            <w:spacing w:val="-6"/>
            <w:sz w:val="16"/>
          </w:rPr>
          <w:delText xml:space="preserve"> </w:delText>
        </w:r>
        <w:r w:rsidDel="000777CB">
          <w:rPr>
            <w:sz w:val="16"/>
          </w:rPr>
          <w:delText>44–</w:delText>
        </w:r>
        <w:r w:rsidDel="000777CB">
          <w:rPr>
            <w:spacing w:val="-5"/>
            <w:sz w:val="16"/>
          </w:rPr>
          <w:delText>56.</w:delText>
        </w:r>
      </w:del>
    </w:p>
    <w:p w14:paraId="5A810D2E" w14:textId="77777777" w:rsidR="004E7388" w:rsidRDefault="00000000">
      <w:pPr>
        <w:pStyle w:val="ListParagraph"/>
        <w:numPr>
          <w:ilvl w:val="0"/>
          <w:numId w:val="2"/>
        </w:numPr>
        <w:tabs>
          <w:tab w:val="left" w:pos="397"/>
          <w:tab w:val="left" w:pos="399"/>
        </w:tabs>
        <w:spacing w:before="1" w:line="259" w:lineRule="auto"/>
        <w:ind w:right="32" w:hanging="366"/>
        <w:jc w:val="both"/>
        <w:rPr>
          <w:sz w:val="16"/>
        </w:rPr>
      </w:pPr>
      <w:r>
        <w:rPr>
          <w:spacing w:val="-4"/>
          <w:sz w:val="16"/>
        </w:rPr>
        <w:t>P. Miranda, C. D. Cox, M. Alexander, S. Danev, J. R. Lakey, Overview</w:t>
      </w:r>
      <w:r>
        <w:rPr>
          <w:spacing w:val="40"/>
          <w:sz w:val="16"/>
        </w:rPr>
        <w:t xml:space="preserve"> </w:t>
      </w:r>
      <w:r>
        <w:rPr>
          <w:sz w:val="16"/>
        </w:rPr>
        <w:t>of current diagnostic, prognostic, and therapeutic use of eeg and</w:t>
      </w:r>
      <w:r>
        <w:rPr>
          <w:spacing w:val="40"/>
          <w:sz w:val="16"/>
        </w:rPr>
        <w:t xml:space="preserve"> </w:t>
      </w:r>
      <w:r>
        <w:rPr>
          <w:spacing w:val="-2"/>
          <w:sz w:val="16"/>
        </w:rPr>
        <w:t>eeg-based markers of cognition, mental, and brain health, Integr. Mol.</w:t>
      </w:r>
      <w:r>
        <w:rPr>
          <w:spacing w:val="40"/>
          <w:sz w:val="16"/>
        </w:rPr>
        <w:t xml:space="preserve"> </w:t>
      </w:r>
      <w:bookmarkStart w:id="184" w:name="_bookmark26"/>
      <w:bookmarkEnd w:id="184"/>
      <w:r>
        <w:rPr>
          <w:sz w:val="16"/>
        </w:rPr>
        <w:t>Med 6 (5) (2019).</w:t>
      </w:r>
    </w:p>
    <w:p w14:paraId="23E37648" w14:textId="0183BDC8" w:rsidR="004E7388" w:rsidRDefault="00000000">
      <w:pPr>
        <w:pStyle w:val="ListParagraph"/>
        <w:numPr>
          <w:ilvl w:val="0"/>
          <w:numId w:val="2"/>
        </w:numPr>
        <w:tabs>
          <w:tab w:val="left" w:pos="398"/>
        </w:tabs>
        <w:ind w:left="398" w:hanging="364"/>
        <w:jc w:val="both"/>
        <w:rPr>
          <w:sz w:val="16"/>
        </w:rPr>
      </w:pPr>
      <w:r>
        <w:rPr>
          <w:sz w:val="16"/>
        </w:rPr>
        <w:t>L.</w:t>
      </w:r>
      <w:r>
        <w:rPr>
          <w:spacing w:val="40"/>
          <w:sz w:val="16"/>
        </w:rPr>
        <w:t xml:space="preserve">  </w:t>
      </w:r>
      <w:r>
        <w:rPr>
          <w:sz w:val="16"/>
        </w:rPr>
        <w:t>Simmatis,</w:t>
      </w:r>
      <w:r>
        <w:rPr>
          <w:spacing w:val="41"/>
          <w:sz w:val="16"/>
        </w:rPr>
        <w:t xml:space="preserve"> </w:t>
      </w:r>
      <w:r>
        <w:rPr>
          <w:sz w:val="16"/>
        </w:rPr>
        <w:t>E.</w:t>
      </w:r>
      <w:r>
        <w:rPr>
          <w:spacing w:val="41"/>
          <w:sz w:val="16"/>
        </w:rPr>
        <w:t xml:space="preserve">  </w:t>
      </w:r>
      <w:r>
        <w:rPr>
          <w:sz w:val="16"/>
        </w:rPr>
        <w:t>E.</w:t>
      </w:r>
      <w:r>
        <w:rPr>
          <w:spacing w:val="41"/>
          <w:sz w:val="16"/>
        </w:rPr>
        <w:t xml:space="preserve">  </w:t>
      </w:r>
      <w:r>
        <w:rPr>
          <w:sz w:val="16"/>
        </w:rPr>
        <w:t>Russo,</w:t>
      </w:r>
      <w:r>
        <w:rPr>
          <w:spacing w:val="41"/>
          <w:sz w:val="16"/>
        </w:rPr>
        <w:t xml:space="preserve"> </w:t>
      </w:r>
      <w:r>
        <w:rPr>
          <w:sz w:val="16"/>
        </w:rPr>
        <w:t>J.</w:t>
      </w:r>
      <w:r>
        <w:rPr>
          <w:spacing w:val="41"/>
          <w:sz w:val="16"/>
        </w:rPr>
        <w:t xml:space="preserve">  </w:t>
      </w:r>
      <w:r>
        <w:rPr>
          <w:sz w:val="16"/>
        </w:rPr>
        <w:t>Geraci,</w:t>
      </w:r>
      <w:r>
        <w:rPr>
          <w:spacing w:val="41"/>
          <w:sz w:val="16"/>
        </w:rPr>
        <w:t xml:space="preserve"> </w:t>
      </w:r>
      <w:r>
        <w:rPr>
          <w:sz w:val="16"/>
        </w:rPr>
        <w:t>I.</w:t>
      </w:r>
      <w:r>
        <w:rPr>
          <w:spacing w:val="41"/>
          <w:sz w:val="16"/>
        </w:rPr>
        <w:t xml:space="preserve">  </w:t>
      </w:r>
      <w:r>
        <w:rPr>
          <w:sz w:val="16"/>
        </w:rPr>
        <w:t>E.</w:t>
      </w:r>
      <w:r>
        <w:rPr>
          <w:spacing w:val="41"/>
          <w:sz w:val="16"/>
        </w:rPr>
        <w:t xml:space="preserve">  </w:t>
      </w:r>
      <w:r>
        <w:rPr>
          <w:spacing w:val="-2"/>
          <w:sz w:val="16"/>
        </w:rPr>
        <w:t>Harmsen,</w:t>
      </w:r>
    </w:p>
    <w:p w14:paraId="683D6718" w14:textId="77777777" w:rsidR="004E7388" w:rsidRDefault="00000000">
      <w:pPr>
        <w:spacing w:before="16" w:line="259" w:lineRule="auto"/>
        <w:ind w:left="399" w:right="32"/>
        <w:jc w:val="both"/>
        <w:rPr>
          <w:sz w:val="16"/>
        </w:rPr>
      </w:pPr>
      <w:r>
        <w:rPr>
          <w:sz w:val="16"/>
        </w:rPr>
        <w:t xml:space="preserve">N. Samuel, </w:t>
      </w:r>
      <w:hyperlink r:id="rId35">
        <w:r w:rsidR="004E7388">
          <w:rPr>
            <w:color w:val="2F4F4F"/>
            <w:sz w:val="16"/>
          </w:rPr>
          <w:t>Technical and clinical considerations for</w:t>
        </w:r>
      </w:hyperlink>
      <w:r>
        <w:rPr>
          <w:color w:val="2F4F4F"/>
          <w:spacing w:val="40"/>
          <w:sz w:val="16"/>
        </w:rPr>
        <w:t xml:space="preserve"> </w:t>
      </w:r>
      <w:hyperlink r:id="rId36">
        <w:r w:rsidR="004E7388">
          <w:rPr>
            <w:color w:val="2F4F4F"/>
            <w:sz w:val="16"/>
          </w:rPr>
          <w:t>electroencephalography-based biomarkers for major depressive</w:t>
        </w:r>
      </w:hyperlink>
      <w:r>
        <w:rPr>
          <w:color w:val="2F4F4F"/>
          <w:spacing w:val="40"/>
          <w:sz w:val="16"/>
        </w:rPr>
        <w:t xml:space="preserve"> </w:t>
      </w:r>
      <w:hyperlink r:id="rId37">
        <w:r w:rsidR="004E7388">
          <w:rPr>
            <w:color w:val="2F4F4F"/>
            <w:sz w:val="16"/>
          </w:rPr>
          <w:t>disorder</w:t>
        </w:r>
      </w:hyperlink>
      <w:r>
        <w:rPr>
          <w:sz w:val="16"/>
        </w:rPr>
        <w:t>,</w:t>
      </w:r>
      <w:r>
        <w:rPr>
          <w:spacing w:val="40"/>
          <w:sz w:val="16"/>
        </w:rPr>
        <w:t xml:space="preserve"> </w:t>
      </w:r>
      <w:r>
        <w:rPr>
          <w:sz w:val="16"/>
        </w:rPr>
        <w:t>npj</w:t>
      </w:r>
      <w:r>
        <w:rPr>
          <w:spacing w:val="40"/>
          <w:sz w:val="16"/>
        </w:rPr>
        <w:t xml:space="preserve"> </w:t>
      </w:r>
      <w:r>
        <w:rPr>
          <w:sz w:val="16"/>
        </w:rPr>
        <w:t>Mental</w:t>
      </w:r>
      <w:r>
        <w:rPr>
          <w:spacing w:val="40"/>
          <w:sz w:val="16"/>
        </w:rPr>
        <w:t xml:space="preserve"> </w:t>
      </w:r>
      <w:r>
        <w:rPr>
          <w:sz w:val="16"/>
        </w:rPr>
        <w:t>Health</w:t>
      </w:r>
      <w:r>
        <w:rPr>
          <w:spacing w:val="40"/>
          <w:sz w:val="16"/>
        </w:rPr>
        <w:t xml:space="preserve"> </w:t>
      </w:r>
      <w:r>
        <w:rPr>
          <w:sz w:val="16"/>
        </w:rPr>
        <w:t>Research</w:t>
      </w:r>
      <w:r>
        <w:rPr>
          <w:spacing w:val="40"/>
          <w:sz w:val="16"/>
        </w:rPr>
        <w:t xml:space="preserve"> </w:t>
      </w:r>
      <w:r>
        <w:rPr>
          <w:sz w:val="16"/>
        </w:rPr>
        <w:t>(2023).</w:t>
      </w:r>
      <w:r>
        <w:rPr>
          <w:spacing w:val="40"/>
          <w:sz w:val="16"/>
        </w:rPr>
        <w:t xml:space="preserve">  </w:t>
      </w:r>
      <w:hyperlink r:id="rId38">
        <w:r w:rsidR="004E7388">
          <w:rPr>
            <w:rFonts w:ascii="BIZ UDGothic"/>
            <w:color w:val="2F4F4F"/>
            <w:sz w:val="13"/>
          </w:rPr>
          <w:t>doi:10.1038/</w:t>
        </w:r>
      </w:hyperlink>
      <w:r>
        <w:rPr>
          <w:rFonts w:ascii="BIZ UDGothic"/>
          <w:color w:val="2F4F4F"/>
          <w:sz w:val="13"/>
        </w:rPr>
        <w:t xml:space="preserve"> </w:t>
      </w:r>
      <w:hyperlink r:id="rId39">
        <w:r w:rsidR="004E7388">
          <w:rPr>
            <w:rFonts w:ascii="BIZ UDGothic"/>
            <w:color w:val="2F4F4F"/>
            <w:spacing w:val="-2"/>
            <w:sz w:val="13"/>
          </w:rPr>
          <w:t>s44184-023-00038-7</w:t>
        </w:r>
      </w:hyperlink>
      <w:r>
        <w:rPr>
          <w:spacing w:val="-2"/>
          <w:sz w:val="16"/>
        </w:rPr>
        <w:t>.</w:t>
      </w:r>
    </w:p>
    <w:p w14:paraId="16A8F3BD" w14:textId="77777777" w:rsidR="004E7388" w:rsidRDefault="00000000">
      <w:pPr>
        <w:spacing w:before="2"/>
        <w:ind w:left="399"/>
        <w:rPr>
          <w:rFonts w:ascii="BIZ UDGothic"/>
          <w:sz w:val="13"/>
        </w:rPr>
      </w:pPr>
      <w:bookmarkStart w:id="185" w:name="_bookmark27"/>
      <w:bookmarkEnd w:id="185"/>
      <w:r>
        <w:rPr>
          <w:sz w:val="16"/>
        </w:rPr>
        <w:t>URL</w:t>
      </w:r>
      <w:r>
        <w:rPr>
          <w:spacing w:val="45"/>
          <w:sz w:val="16"/>
        </w:rPr>
        <w:t xml:space="preserve">  </w:t>
      </w:r>
      <w:hyperlink r:id="rId40">
        <w:r w:rsidR="004E7388">
          <w:rPr>
            <w:rFonts w:ascii="BIZ UDGothic"/>
            <w:color w:val="2F4F4F"/>
            <w:sz w:val="13"/>
          </w:rPr>
          <w:t>https://doi.org/10.1038/s44184-023-00038-</w:t>
        </w:r>
        <w:r w:rsidR="004E7388">
          <w:rPr>
            <w:rFonts w:ascii="BIZ UDGothic"/>
            <w:color w:val="2F4F4F"/>
            <w:spacing w:val="-10"/>
            <w:sz w:val="13"/>
          </w:rPr>
          <w:t>7</w:t>
        </w:r>
      </w:hyperlink>
    </w:p>
    <w:p w14:paraId="6A9B6257" w14:textId="77777777" w:rsidR="004E7388" w:rsidRDefault="00000000">
      <w:pPr>
        <w:pStyle w:val="ListParagraph"/>
        <w:numPr>
          <w:ilvl w:val="0"/>
          <w:numId w:val="2"/>
        </w:numPr>
        <w:tabs>
          <w:tab w:val="left" w:pos="397"/>
          <w:tab w:val="left" w:pos="399"/>
        </w:tabs>
        <w:spacing w:before="15" w:line="259" w:lineRule="auto"/>
        <w:ind w:right="32" w:hanging="366"/>
        <w:jc w:val="both"/>
        <w:rPr>
          <w:sz w:val="16"/>
        </w:rPr>
      </w:pPr>
      <w:r>
        <w:rPr>
          <w:sz w:val="16"/>
        </w:rPr>
        <w:t>S. Siuly, Y. Li, Y. Zhang, Electroencephalogram (eeg) and its</w:t>
      </w:r>
      <w:r>
        <w:rPr>
          <w:spacing w:val="40"/>
          <w:sz w:val="16"/>
        </w:rPr>
        <w:t xml:space="preserve"> </w:t>
      </w:r>
      <w:r>
        <w:rPr>
          <w:sz w:val="16"/>
        </w:rPr>
        <w:t>background, in: EEG signal analysis and classification: Techniques</w:t>
      </w:r>
      <w:r>
        <w:rPr>
          <w:spacing w:val="40"/>
          <w:sz w:val="16"/>
        </w:rPr>
        <w:t xml:space="preserve"> </w:t>
      </w:r>
      <w:bookmarkStart w:id="186" w:name="_bookmark28"/>
      <w:bookmarkEnd w:id="186"/>
      <w:r>
        <w:rPr>
          <w:sz w:val="16"/>
        </w:rPr>
        <w:t>and applications, Springer, 2017, pp. 3–21.</w:t>
      </w:r>
    </w:p>
    <w:p w14:paraId="661884C9" w14:textId="77777777" w:rsidR="004E7388" w:rsidRDefault="00000000">
      <w:pPr>
        <w:pStyle w:val="ListParagraph"/>
        <w:numPr>
          <w:ilvl w:val="0"/>
          <w:numId w:val="2"/>
        </w:numPr>
        <w:tabs>
          <w:tab w:val="left" w:pos="364"/>
        </w:tabs>
        <w:ind w:left="364" w:right="32" w:hanging="364"/>
        <w:rPr>
          <w:sz w:val="16"/>
        </w:rPr>
      </w:pPr>
      <w:r>
        <w:rPr>
          <w:sz w:val="16"/>
        </w:rPr>
        <w:t>S.</w:t>
      </w:r>
      <w:r>
        <w:rPr>
          <w:spacing w:val="16"/>
          <w:sz w:val="16"/>
        </w:rPr>
        <w:t xml:space="preserve"> </w:t>
      </w:r>
      <w:r>
        <w:rPr>
          <w:sz w:val="16"/>
        </w:rPr>
        <w:t>M.</w:t>
      </w:r>
      <w:r>
        <w:rPr>
          <w:spacing w:val="17"/>
          <w:sz w:val="16"/>
        </w:rPr>
        <w:t xml:space="preserve"> </w:t>
      </w:r>
      <w:r>
        <w:rPr>
          <w:sz w:val="16"/>
        </w:rPr>
        <w:t>Stoyell,</w:t>
      </w:r>
      <w:r>
        <w:rPr>
          <w:spacing w:val="16"/>
          <w:sz w:val="16"/>
        </w:rPr>
        <w:t xml:space="preserve"> </w:t>
      </w:r>
      <w:r>
        <w:rPr>
          <w:sz w:val="16"/>
        </w:rPr>
        <w:t>J.</w:t>
      </w:r>
      <w:r>
        <w:rPr>
          <w:spacing w:val="17"/>
          <w:sz w:val="16"/>
        </w:rPr>
        <w:t xml:space="preserve"> </w:t>
      </w:r>
      <w:r>
        <w:rPr>
          <w:sz w:val="16"/>
        </w:rPr>
        <w:t>Wilmskoetter,</w:t>
      </w:r>
      <w:r>
        <w:rPr>
          <w:spacing w:val="17"/>
          <w:sz w:val="16"/>
        </w:rPr>
        <w:t xml:space="preserve"> </w:t>
      </w:r>
      <w:r>
        <w:rPr>
          <w:sz w:val="16"/>
        </w:rPr>
        <w:t>M.-A.</w:t>
      </w:r>
      <w:r>
        <w:rPr>
          <w:spacing w:val="16"/>
          <w:sz w:val="16"/>
        </w:rPr>
        <w:t xml:space="preserve"> </w:t>
      </w:r>
      <w:r>
        <w:rPr>
          <w:sz w:val="16"/>
        </w:rPr>
        <w:t>Dobrota,</w:t>
      </w:r>
      <w:r>
        <w:rPr>
          <w:spacing w:val="17"/>
          <w:sz w:val="16"/>
        </w:rPr>
        <w:t xml:space="preserve"> </w:t>
      </w:r>
      <w:r>
        <w:rPr>
          <w:sz w:val="16"/>
        </w:rPr>
        <w:t>D.</w:t>
      </w:r>
      <w:r>
        <w:rPr>
          <w:spacing w:val="17"/>
          <w:sz w:val="16"/>
        </w:rPr>
        <w:t xml:space="preserve"> </w:t>
      </w:r>
      <w:r>
        <w:rPr>
          <w:sz w:val="16"/>
        </w:rPr>
        <w:t>M.</w:t>
      </w:r>
      <w:r>
        <w:rPr>
          <w:spacing w:val="16"/>
          <w:sz w:val="16"/>
        </w:rPr>
        <w:t xml:space="preserve"> </w:t>
      </w:r>
      <w:r>
        <w:rPr>
          <w:spacing w:val="-2"/>
          <w:sz w:val="16"/>
        </w:rPr>
        <w:t>Chinappen,</w:t>
      </w:r>
    </w:p>
    <w:p w14:paraId="55AB0369" w14:textId="77777777" w:rsidR="004E7388" w:rsidRDefault="00000000">
      <w:pPr>
        <w:spacing w:before="15"/>
        <w:ind w:left="34" w:right="32"/>
        <w:jc w:val="right"/>
        <w:rPr>
          <w:sz w:val="16"/>
        </w:rPr>
      </w:pPr>
      <w:r>
        <w:rPr>
          <w:sz w:val="16"/>
        </w:rPr>
        <w:t>L.</w:t>
      </w:r>
      <w:r>
        <w:rPr>
          <w:spacing w:val="-2"/>
          <w:sz w:val="16"/>
        </w:rPr>
        <w:t xml:space="preserve"> </w:t>
      </w:r>
      <w:r>
        <w:rPr>
          <w:sz w:val="16"/>
        </w:rPr>
        <w:t>Bonilha,</w:t>
      </w:r>
      <w:r>
        <w:rPr>
          <w:spacing w:val="-1"/>
          <w:sz w:val="16"/>
        </w:rPr>
        <w:t xml:space="preserve"> </w:t>
      </w:r>
      <w:r>
        <w:rPr>
          <w:sz w:val="16"/>
        </w:rPr>
        <w:t>M.</w:t>
      </w:r>
      <w:r>
        <w:rPr>
          <w:spacing w:val="-1"/>
          <w:sz w:val="16"/>
        </w:rPr>
        <w:t xml:space="preserve"> </w:t>
      </w:r>
      <w:r>
        <w:rPr>
          <w:sz w:val="16"/>
        </w:rPr>
        <w:t>Mintz, B.</w:t>
      </w:r>
      <w:r>
        <w:rPr>
          <w:spacing w:val="-2"/>
          <w:sz w:val="16"/>
        </w:rPr>
        <w:t xml:space="preserve"> </w:t>
      </w:r>
      <w:r>
        <w:rPr>
          <w:sz w:val="16"/>
        </w:rPr>
        <w:t>H.</w:t>
      </w:r>
      <w:r>
        <w:rPr>
          <w:spacing w:val="-1"/>
          <w:sz w:val="16"/>
        </w:rPr>
        <w:t xml:space="preserve"> </w:t>
      </w:r>
      <w:r>
        <w:rPr>
          <w:sz w:val="16"/>
        </w:rPr>
        <w:t>Brinkmann,</w:t>
      </w:r>
      <w:r>
        <w:rPr>
          <w:spacing w:val="-1"/>
          <w:sz w:val="16"/>
        </w:rPr>
        <w:t xml:space="preserve"> </w:t>
      </w:r>
      <w:r>
        <w:rPr>
          <w:sz w:val="16"/>
        </w:rPr>
        <w:t>S.</w:t>
      </w:r>
      <w:r>
        <w:rPr>
          <w:spacing w:val="-1"/>
          <w:sz w:val="16"/>
        </w:rPr>
        <w:t xml:space="preserve"> </w:t>
      </w:r>
      <w:r>
        <w:rPr>
          <w:sz w:val="16"/>
        </w:rPr>
        <w:t>T.</w:t>
      </w:r>
      <w:r>
        <w:rPr>
          <w:spacing w:val="-1"/>
          <w:sz w:val="16"/>
        </w:rPr>
        <w:t xml:space="preserve"> </w:t>
      </w:r>
      <w:r>
        <w:rPr>
          <w:sz w:val="16"/>
        </w:rPr>
        <w:t>Herman,</w:t>
      </w:r>
      <w:r>
        <w:rPr>
          <w:spacing w:val="-2"/>
          <w:sz w:val="16"/>
        </w:rPr>
        <w:t xml:space="preserve"> </w:t>
      </w:r>
      <w:r>
        <w:rPr>
          <w:sz w:val="16"/>
        </w:rPr>
        <w:t>J. M.</w:t>
      </w:r>
      <w:r>
        <w:rPr>
          <w:spacing w:val="-1"/>
          <w:sz w:val="16"/>
        </w:rPr>
        <w:t xml:space="preserve"> </w:t>
      </w:r>
      <w:r>
        <w:rPr>
          <w:spacing w:val="-2"/>
          <w:sz w:val="16"/>
        </w:rPr>
        <w:t>Peters,</w:t>
      </w:r>
    </w:p>
    <w:p w14:paraId="1CAEBEAB" w14:textId="77777777" w:rsidR="004E7388" w:rsidRDefault="00000000">
      <w:pPr>
        <w:spacing w:before="15" w:line="259" w:lineRule="auto"/>
        <w:ind w:left="399" w:right="32"/>
        <w:jc w:val="both"/>
        <w:rPr>
          <w:sz w:val="16"/>
        </w:rPr>
      </w:pPr>
      <w:r>
        <w:rPr>
          <w:sz w:val="16"/>
        </w:rPr>
        <w:t>S.</w:t>
      </w:r>
      <w:r>
        <w:rPr>
          <w:spacing w:val="-5"/>
          <w:sz w:val="16"/>
        </w:rPr>
        <w:t xml:space="preserve"> </w:t>
      </w:r>
      <w:r>
        <w:rPr>
          <w:sz w:val="16"/>
        </w:rPr>
        <w:t>Vulliemoz,</w:t>
      </w:r>
      <w:r>
        <w:rPr>
          <w:spacing w:val="-5"/>
          <w:sz w:val="16"/>
        </w:rPr>
        <w:t xml:space="preserve"> </w:t>
      </w:r>
      <w:r>
        <w:rPr>
          <w:sz w:val="16"/>
        </w:rPr>
        <w:t>et</w:t>
      </w:r>
      <w:r>
        <w:rPr>
          <w:spacing w:val="-5"/>
          <w:sz w:val="16"/>
        </w:rPr>
        <w:t xml:space="preserve"> </w:t>
      </w:r>
      <w:r>
        <w:rPr>
          <w:sz w:val="16"/>
        </w:rPr>
        <w:t>al.,</w:t>
      </w:r>
      <w:r>
        <w:rPr>
          <w:spacing w:val="-5"/>
          <w:sz w:val="16"/>
        </w:rPr>
        <w:t xml:space="preserve"> </w:t>
      </w:r>
      <w:r>
        <w:rPr>
          <w:sz w:val="16"/>
        </w:rPr>
        <w:t>High-density</w:t>
      </w:r>
      <w:r>
        <w:rPr>
          <w:spacing w:val="-5"/>
          <w:sz w:val="16"/>
        </w:rPr>
        <w:t xml:space="preserve"> </w:t>
      </w:r>
      <w:r>
        <w:rPr>
          <w:sz w:val="16"/>
        </w:rPr>
        <w:t>eeg</w:t>
      </w:r>
      <w:r>
        <w:rPr>
          <w:spacing w:val="-5"/>
          <w:sz w:val="16"/>
        </w:rPr>
        <w:t xml:space="preserve"> </w:t>
      </w:r>
      <w:r>
        <w:rPr>
          <w:sz w:val="16"/>
        </w:rPr>
        <w:t>in</w:t>
      </w:r>
      <w:r>
        <w:rPr>
          <w:spacing w:val="-5"/>
          <w:sz w:val="16"/>
        </w:rPr>
        <w:t xml:space="preserve"> </w:t>
      </w:r>
      <w:r>
        <w:rPr>
          <w:sz w:val="16"/>
        </w:rPr>
        <w:t>current</w:t>
      </w:r>
      <w:r>
        <w:rPr>
          <w:spacing w:val="-5"/>
          <w:sz w:val="16"/>
        </w:rPr>
        <w:t xml:space="preserve"> </w:t>
      </w:r>
      <w:r>
        <w:rPr>
          <w:sz w:val="16"/>
        </w:rPr>
        <w:t>clinical</w:t>
      </w:r>
      <w:r>
        <w:rPr>
          <w:spacing w:val="-5"/>
          <w:sz w:val="16"/>
        </w:rPr>
        <w:t xml:space="preserve"> </w:t>
      </w:r>
      <w:r>
        <w:rPr>
          <w:sz w:val="16"/>
        </w:rPr>
        <w:t>practice</w:t>
      </w:r>
      <w:r>
        <w:rPr>
          <w:spacing w:val="-5"/>
          <w:sz w:val="16"/>
        </w:rPr>
        <w:t xml:space="preserve"> </w:t>
      </w:r>
      <w:r>
        <w:rPr>
          <w:sz w:val="16"/>
        </w:rPr>
        <w:t>and</w:t>
      </w:r>
      <w:r>
        <w:rPr>
          <w:spacing w:val="40"/>
          <w:sz w:val="16"/>
        </w:rPr>
        <w:t xml:space="preserve"> </w:t>
      </w:r>
      <w:r>
        <w:rPr>
          <w:spacing w:val="-2"/>
          <w:sz w:val="16"/>
        </w:rPr>
        <w:t>opportunities</w:t>
      </w:r>
      <w:r>
        <w:rPr>
          <w:spacing w:val="-4"/>
          <w:sz w:val="16"/>
        </w:rPr>
        <w:t xml:space="preserve"> </w:t>
      </w:r>
      <w:r>
        <w:rPr>
          <w:spacing w:val="-2"/>
          <w:sz w:val="16"/>
        </w:rPr>
        <w:t>for</w:t>
      </w:r>
      <w:r>
        <w:rPr>
          <w:spacing w:val="-4"/>
          <w:sz w:val="16"/>
        </w:rPr>
        <w:t xml:space="preserve"> </w:t>
      </w:r>
      <w:r>
        <w:rPr>
          <w:spacing w:val="-2"/>
          <w:sz w:val="16"/>
        </w:rPr>
        <w:t>the</w:t>
      </w:r>
      <w:r>
        <w:rPr>
          <w:spacing w:val="-4"/>
          <w:sz w:val="16"/>
        </w:rPr>
        <w:t xml:space="preserve"> </w:t>
      </w:r>
      <w:r>
        <w:rPr>
          <w:spacing w:val="-2"/>
          <w:sz w:val="16"/>
        </w:rPr>
        <w:t>future,</w:t>
      </w:r>
      <w:r>
        <w:rPr>
          <w:spacing w:val="-4"/>
          <w:sz w:val="16"/>
        </w:rPr>
        <w:t xml:space="preserve"> </w:t>
      </w:r>
      <w:r>
        <w:rPr>
          <w:spacing w:val="-2"/>
          <w:sz w:val="16"/>
        </w:rPr>
        <w:t>Journal</w:t>
      </w:r>
      <w:r>
        <w:rPr>
          <w:spacing w:val="-4"/>
          <w:sz w:val="16"/>
        </w:rPr>
        <w:t xml:space="preserve"> </w:t>
      </w:r>
      <w:r>
        <w:rPr>
          <w:spacing w:val="-2"/>
          <w:sz w:val="16"/>
        </w:rPr>
        <w:t>of</w:t>
      </w:r>
      <w:r>
        <w:rPr>
          <w:spacing w:val="-4"/>
          <w:sz w:val="16"/>
        </w:rPr>
        <w:t xml:space="preserve"> </w:t>
      </w:r>
      <w:r>
        <w:rPr>
          <w:spacing w:val="-2"/>
          <w:sz w:val="16"/>
        </w:rPr>
        <w:t>clinical</w:t>
      </w:r>
      <w:r>
        <w:rPr>
          <w:spacing w:val="-4"/>
          <w:sz w:val="16"/>
        </w:rPr>
        <w:t xml:space="preserve"> </w:t>
      </w:r>
      <w:r>
        <w:rPr>
          <w:spacing w:val="-2"/>
          <w:sz w:val="16"/>
        </w:rPr>
        <w:t>neurophysiology</w:t>
      </w:r>
      <w:r>
        <w:rPr>
          <w:spacing w:val="-4"/>
          <w:sz w:val="16"/>
        </w:rPr>
        <w:t xml:space="preserve"> </w:t>
      </w:r>
      <w:r>
        <w:rPr>
          <w:spacing w:val="-2"/>
          <w:sz w:val="16"/>
        </w:rPr>
        <w:t>38</w:t>
      </w:r>
      <w:r>
        <w:rPr>
          <w:spacing w:val="-4"/>
          <w:sz w:val="16"/>
        </w:rPr>
        <w:t xml:space="preserve"> </w:t>
      </w:r>
      <w:r>
        <w:rPr>
          <w:spacing w:val="-2"/>
          <w:sz w:val="16"/>
        </w:rPr>
        <w:t>(2)</w:t>
      </w:r>
      <w:r>
        <w:rPr>
          <w:spacing w:val="40"/>
          <w:sz w:val="16"/>
        </w:rPr>
        <w:t xml:space="preserve"> </w:t>
      </w:r>
      <w:bookmarkStart w:id="187" w:name="_bookmark29"/>
      <w:bookmarkEnd w:id="187"/>
      <w:r>
        <w:rPr>
          <w:sz w:val="16"/>
        </w:rPr>
        <w:t>(2021)</w:t>
      </w:r>
      <w:r>
        <w:rPr>
          <w:spacing w:val="-3"/>
          <w:sz w:val="16"/>
        </w:rPr>
        <w:t xml:space="preserve"> </w:t>
      </w:r>
      <w:r>
        <w:rPr>
          <w:sz w:val="16"/>
        </w:rPr>
        <w:t>112–123.</w:t>
      </w:r>
    </w:p>
    <w:p w14:paraId="76D572B2" w14:textId="77777777" w:rsidR="004E7388" w:rsidRDefault="00000000">
      <w:pPr>
        <w:pStyle w:val="ListParagraph"/>
        <w:numPr>
          <w:ilvl w:val="0"/>
          <w:numId w:val="2"/>
        </w:numPr>
        <w:tabs>
          <w:tab w:val="left" w:pos="364"/>
        </w:tabs>
        <w:ind w:left="364" w:right="32" w:hanging="364"/>
        <w:rPr>
          <w:sz w:val="16"/>
        </w:rPr>
      </w:pPr>
      <w:commentRangeStart w:id="188"/>
      <w:r>
        <w:rPr>
          <w:sz w:val="16"/>
        </w:rPr>
        <w:t>BABILONI,</w:t>
      </w:r>
      <w:r>
        <w:rPr>
          <w:spacing w:val="10"/>
          <w:sz w:val="16"/>
        </w:rPr>
        <w:t xml:space="preserve"> </w:t>
      </w:r>
      <w:r>
        <w:rPr>
          <w:sz w:val="16"/>
        </w:rPr>
        <w:t>CLAUDIO,</w:t>
      </w:r>
      <w:r>
        <w:rPr>
          <w:spacing w:val="12"/>
          <w:sz w:val="16"/>
        </w:rPr>
        <w:t xml:space="preserve"> </w:t>
      </w:r>
      <w:r>
        <w:rPr>
          <w:sz w:val="16"/>
        </w:rPr>
        <w:t>B.</w:t>
      </w:r>
      <w:r>
        <w:rPr>
          <w:spacing w:val="11"/>
          <w:sz w:val="16"/>
        </w:rPr>
        <w:t xml:space="preserve"> </w:t>
      </w:r>
      <w:r>
        <w:rPr>
          <w:sz w:val="16"/>
        </w:rPr>
        <w:t>PH,</w:t>
      </w:r>
      <w:r>
        <w:rPr>
          <w:spacing w:val="12"/>
          <w:sz w:val="16"/>
        </w:rPr>
        <w:t xml:space="preserve"> </w:t>
      </w:r>
      <w:r>
        <w:rPr>
          <w:sz w:val="16"/>
        </w:rPr>
        <w:t>B.</w:t>
      </w:r>
      <w:r>
        <w:rPr>
          <w:spacing w:val="11"/>
          <w:sz w:val="16"/>
        </w:rPr>
        <w:t xml:space="preserve"> </w:t>
      </w:r>
      <w:r>
        <w:rPr>
          <w:sz w:val="16"/>
        </w:rPr>
        <w:t>M,</w:t>
      </w:r>
      <w:r>
        <w:rPr>
          <w:spacing w:val="11"/>
          <w:sz w:val="16"/>
        </w:rPr>
        <w:t xml:space="preserve"> </w:t>
      </w:r>
      <w:r>
        <w:rPr>
          <w:sz w:val="16"/>
        </w:rPr>
        <w:t>D.</w:t>
      </w:r>
      <w:r>
        <w:rPr>
          <w:spacing w:val="11"/>
          <w:sz w:val="16"/>
        </w:rPr>
        <w:t xml:space="preserve"> </w:t>
      </w:r>
      <w:r>
        <w:rPr>
          <w:sz w:val="16"/>
        </w:rPr>
        <w:t>WH,</w:t>
      </w:r>
      <w:r>
        <w:rPr>
          <w:spacing w:val="12"/>
          <w:sz w:val="16"/>
        </w:rPr>
        <w:t xml:space="preserve"> </w:t>
      </w:r>
      <w:r>
        <w:rPr>
          <w:sz w:val="16"/>
        </w:rPr>
        <w:t>F.</w:t>
      </w:r>
      <w:r>
        <w:rPr>
          <w:spacing w:val="11"/>
          <w:sz w:val="16"/>
        </w:rPr>
        <w:t xml:space="preserve"> </w:t>
      </w:r>
      <w:r>
        <w:rPr>
          <w:sz w:val="16"/>
        </w:rPr>
        <w:t>DH,</w:t>
      </w:r>
      <w:r>
        <w:rPr>
          <w:spacing w:val="11"/>
          <w:sz w:val="16"/>
        </w:rPr>
        <w:t xml:space="preserve"> </w:t>
      </w:r>
      <w:r>
        <w:rPr>
          <w:sz w:val="16"/>
        </w:rPr>
        <w:t>F.</w:t>
      </w:r>
      <w:r>
        <w:rPr>
          <w:spacing w:val="12"/>
          <w:sz w:val="16"/>
        </w:rPr>
        <w:t xml:space="preserve"> </w:t>
      </w:r>
      <w:r>
        <w:rPr>
          <w:sz w:val="16"/>
        </w:rPr>
        <w:t>J,</w:t>
      </w:r>
      <w:r>
        <w:rPr>
          <w:spacing w:val="10"/>
          <w:sz w:val="16"/>
        </w:rPr>
        <w:t xml:space="preserve"> </w:t>
      </w:r>
      <w:r>
        <w:rPr>
          <w:sz w:val="16"/>
        </w:rPr>
        <w:t>H.</w:t>
      </w:r>
      <w:r>
        <w:rPr>
          <w:spacing w:val="12"/>
          <w:sz w:val="16"/>
        </w:rPr>
        <w:t xml:space="preserve"> </w:t>
      </w:r>
      <w:r>
        <w:rPr>
          <w:spacing w:val="-5"/>
          <w:sz w:val="16"/>
        </w:rPr>
        <w:t>U,</w:t>
      </w:r>
    </w:p>
    <w:p w14:paraId="759E08ED" w14:textId="77777777" w:rsidR="004E7388" w:rsidRDefault="00000000">
      <w:pPr>
        <w:spacing w:before="15"/>
        <w:ind w:left="34" w:right="32"/>
        <w:jc w:val="right"/>
        <w:rPr>
          <w:sz w:val="16"/>
        </w:rPr>
      </w:pPr>
      <w:r>
        <w:rPr>
          <w:sz w:val="16"/>
        </w:rPr>
        <w:t>H.</w:t>
      </w:r>
      <w:r>
        <w:rPr>
          <w:spacing w:val="9"/>
          <w:sz w:val="16"/>
        </w:rPr>
        <w:t xml:space="preserve"> </w:t>
      </w:r>
      <w:r>
        <w:rPr>
          <w:sz w:val="16"/>
        </w:rPr>
        <w:t>K,</w:t>
      </w:r>
      <w:r>
        <w:rPr>
          <w:spacing w:val="11"/>
          <w:sz w:val="16"/>
        </w:rPr>
        <w:t xml:space="preserve"> </w:t>
      </w:r>
      <w:r>
        <w:rPr>
          <w:sz w:val="16"/>
        </w:rPr>
        <w:t>I.</w:t>
      </w:r>
      <w:r>
        <w:rPr>
          <w:spacing w:val="10"/>
          <w:sz w:val="16"/>
        </w:rPr>
        <w:t xml:space="preserve"> </w:t>
      </w:r>
      <w:r>
        <w:rPr>
          <w:sz w:val="16"/>
        </w:rPr>
        <w:t>P.</w:t>
      </w:r>
      <w:r>
        <w:rPr>
          <w:spacing w:val="10"/>
          <w:sz w:val="16"/>
        </w:rPr>
        <w:t xml:space="preserve"> </w:t>
      </w:r>
      <w:r>
        <w:rPr>
          <w:sz w:val="16"/>
        </w:rPr>
        <w:t>E.</w:t>
      </w:r>
      <w:r>
        <w:rPr>
          <w:spacing w:val="10"/>
          <w:sz w:val="16"/>
        </w:rPr>
        <w:t xml:space="preserve"> </w:t>
      </w:r>
      <w:r>
        <w:rPr>
          <w:sz w:val="16"/>
        </w:rPr>
        <w:t>G.</w:t>
      </w:r>
      <w:r>
        <w:rPr>
          <w:spacing w:val="10"/>
          <w:sz w:val="16"/>
        </w:rPr>
        <w:t xml:space="preserve"> </w:t>
      </w:r>
      <w:r>
        <w:rPr>
          <w:sz w:val="16"/>
        </w:rPr>
        <w:t>C.</w:t>
      </w:r>
      <w:r>
        <w:rPr>
          <w:spacing w:val="10"/>
          <w:sz w:val="16"/>
        </w:rPr>
        <w:t xml:space="preserve"> </w:t>
      </w:r>
      <w:r>
        <w:rPr>
          <w:sz w:val="16"/>
        </w:rPr>
        <w:t>Collaborators,</w:t>
      </w:r>
      <w:r>
        <w:rPr>
          <w:spacing w:val="10"/>
          <w:sz w:val="16"/>
        </w:rPr>
        <w:t xml:space="preserve"> </w:t>
      </w:r>
      <w:r>
        <w:rPr>
          <w:sz w:val="16"/>
        </w:rPr>
        <w:t>J.</w:t>
      </w:r>
      <w:r>
        <w:rPr>
          <w:spacing w:val="10"/>
          <w:sz w:val="16"/>
        </w:rPr>
        <w:t xml:space="preserve"> </w:t>
      </w:r>
      <w:r>
        <w:rPr>
          <w:sz w:val="16"/>
        </w:rPr>
        <w:t>M,</w:t>
      </w:r>
      <w:r>
        <w:rPr>
          <w:spacing w:val="10"/>
          <w:sz w:val="16"/>
        </w:rPr>
        <w:t xml:space="preserve"> </w:t>
      </w:r>
      <w:r>
        <w:rPr>
          <w:sz w:val="16"/>
        </w:rPr>
        <w:t>K.</w:t>
      </w:r>
      <w:r>
        <w:rPr>
          <w:spacing w:val="10"/>
          <w:sz w:val="16"/>
        </w:rPr>
        <w:t xml:space="preserve"> </w:t>
      </w:r>
      <w:r>
        <w:rPr>
          <w:sz w:val="16"/>
        </w:rPr>
        <w:t>T,</w:t>
      </w:r>
      <w:r>
        <w:rPr>
          <w:spacing w:val="10"/>
          <w:sz w:val="16"/>
        </w:rPr>
        <w:t xml:space="preserve"> </w:t>
      </w:r>
      <w:r>
        <w:rPr>
          <w:sz w:val="16"/>
        </w:rPr>
        <w:t>K.</w:t>
      </w:r>
      <w:r>
        <w:rPr>
          <w:spacing w:val="11"/>
          <w:sz w:val="16"/>
        </w:rPr>
        <w:t xml:space="preserve"> </w:t>
      </w:r>
      <w:r>
        <w:rPr>
          <w:sz w:val="16"/>
        </w:rPr>
        <w:t>VJ,</w:t>
      </w:r>
      <w:r>
        <w:rPr>
          <w:spacing w:val="9"/>
          <w:sz w:val="16"/>
        </w:rPr>
        <w:t xml:space="preserve"> </w:t>
      </w:r>
      <w:r>
        <w:rPr>
          <w:sz w:val="16"/>
        </w:rPr>
        <w:t>L.</w:t>
      </w:r>
      <w:r>
        <w:rPr>
          <w:spacing w:val="11"/>
          <w:sz w:val="16"/>
        </w:rPr>
        <w:t xml:space="preserve"> </w:t>
      </w:r>
      <w:r>
        <w:rPr>
          <w:sz w:val="16"/>
        </w:rPr>
        <w:t>D.</w:t>
      </w:r>
      <w:r>
        <w:rPr>
          <w:spacing w:val="9"/>
          <w:sz w:val="16"/>
        </w:rPr>
        <w:t xml:space="preserve"> </w:t>
      </w:r>
      <w:r>
        <w:rPr>
          <w:sz w:val="16"/>
        </w:rPr>
        <w:t>S.</w:t>
      </w:r>
      <w:r>
        <w:rPr>
          <w:spacing w:val="11"/>
          <w:sz w:val="16"/>
        </w:rPr>
        <w:t xml:space="preserve"> </w:t>
      </w:r>
      <w:r>
        <w:rPr>
          <w:spacing w:val="-5"/>
          <w:sz w:val="16"/>
        </w:rPr>
        <w:t>FH,</w:t>
      </w:r>
    </w:p>
    <w:p w14:paraId="4AC96C73" w14:textId="77777777" w:rsidR="004E7388" w:rsidRDefault="00000000">
      <w:pPr>
        <w:spacing w:before="15"/>
        <w:ind w:left="34" w:right="32"/>
        <w:jc w:val="right"/>
        <w:rPr>
          <w:sz w:val="16"/>
        </w:rPr>
      </w:pPr>
      <w:r>
        <w:rPr>
          <w:sz w:val="16"/>
        </w:rPr>
        <w:t>M.</w:t>
      </w:r>
      <w:r>
        <w:rPr>
          <w:spacing w:val="12"/>
          <w:sz w:val="16"/>
        </w:rPr>
        <w:t xml:space="preserve"> </w:t>
      </w:r>
      <w:r>
        <w:rPr>
          <w:sz w:val="16"/>
        </w:rPr>
        <w:t>M,</w:t>
      </w:r>
      <w:r>
        <w:rPr>
          <w:spacing w:val="12"/>
          <w:sz w:val="16"/>
        </w:rPr>
        <w:t xml:space="preserve"> </w:t>
      </w:r>
      <w:r>
        <w:rPr>
          <w:sz w:val="16"/>
        </w:rPr>
        <w:t>M.</w:t>
      </w:r>
      <w:r>
        <w:rPr>
          <w:spacing w:val="12"/>
          <w:sz w:val="16"/>
        </w:rPr>
        <w:t xml:space="preserve"> </w:t>
      </w:r>
      <w:r>
        <w:rPr>
          <w:sz w:val="16"/>
        </w:rPr>
        <w:t>A,</w:t>
      </w:r>
      <w:r>
        <w:rPr>
          <w:spacing w:val="12"/>
          <w:sz w:val="16"/>
        </w:rPr>
        <w:t xml:space="preserve"> </w:t>
      </w:r>
      <w:r>
        <w:rPr>
          <w:sz w:val="16"/>
        </w:rPr>
        <w:t>N.</w:t>
      </w:r>
      <w:r>
        <w:rPr>
          <w:spacing w:val="12"/>
          <w:sz w:val="16"/>
        </w:rPr>
        <w:t xml:space="preserve"> </w:t>
      </w:r>
      <w:r>
        <w:rPr>
          <w:sz w:val="16"/>
        </w:rPr>
        <w:t>JF,</w:t>
      </w:r>
      <w:r>
        <w:rPr>
          <w:spacing w:val="12"/>
          <w:sz w:val="16"/>
        </w:rPr>
        <w:t xml:space="preserve"> </w:t>
      </w:r>
      <w:r>
        <w:rPr>
          <w:sz w:val="16"/>
        </w:rPr>
        <w:t>O.</w:t>
      </w:r>
      <w:r>
        <w:rPr>
          <w:spacing w:val="12"/>
          <w:sz w:val="16"/>
        </w:rPr>
        <w:t xml:space="preserve"> </w:t>
      </w:r>
      <w:r>
        <w:rPr>
          <w:sz w:val="16"/>
        </w:rPr>
        <w:t>S,</w:t>
      </w:r>
      <w:r>
        <w:rPr>
          <w:spacing w:val="12"/>
          <w:sz w:val="16"/>
        </w:rPr>
        <w:t xml:space="preserve"> </w:t>
      </w:r>
      <w:r>
        <w:rPr>
          <w:sz w:val="16"/>
        </w:rPr>
        <w:t>P.</w:t>
      </w:r>
      <w:r>
        <w:rPr>
          <w:spacing w:val="12"/>
          <w:sz w:val="16"/>
        </w:rPr>
        <w:t xml:space="preserve"> </w:t>
      </w:r>
      <w:r>
        <w:rPr>
          <w:sz w:val="16"/>
        </w:rPr>
        <w:t>LS,</w:t>
      </w:r>
      <w:r>
        <w:rPr>
          <w:spacing w:val="13"/>
          <w:sz w:val="16"/>
        </w:rPr>
        <w:t xml:space="preserve"> </w:t>
      </w:r>
      <w:r>
        <w:rPr>
          <w:sz w:val="16"/>
        </w:rPr>
        <w:t>R.</w:t>
      </w:r>
      <w:r>
        <w:rPr>
          <w:spacing w:val="12"/>
          <w:sz w:val="16"/>
        </w:rPr>
        <w:t xml:space="preserve"> </w:t>
      </w:r>
      <w:r>
        <w:rPr>
          <w:sz w:val="16"/>
        </w:rPr>
        <w:t>GS,</w:t>
      </w:r>
      <w:r>
        <w:rPr>
          <w:spacing w:val="12"/>
          <w:sz w:val="16"/>
        </w:rPr>
        <w:t xml:space="preserve"> </w:t>
      </w:r>
      <w:r>
        <w:rPr>
          <w:sz w:val="16"/>
        </w:rPr>
        <w:t>S.</w:t>
      </w:r>
      <w:r>
        <w:rPr>
          <w:spacing w:val="12"/>
          <w:sz w:val="16"/>
        </w:rPr>
        <w:t xml:space="preserve"> </w:t>
      </w:r>
      <w:r>
        <w:rPr>
          <w:sz w:val="16"/>
        </w:rPr>
        <w:t>B,</w:t>
      </w:r>
      <w:r>
        <w:rPr>
          <w:spacing w:val="12"/>
          <w:sz w:val="16"/>
        </w:rPr>
        <w:t xml:space="preserve"> </w:t>
      </w:r>
      <w:r>
        <w:rPr>
          <w:sz w:val="16"/>
        </w:rPr>
        <w:t>S.</w:t>
      </w:r>
      <w:r>
        <w:rPr>
          <w:spacing w:val="12"/>
          <w:sz w:val="16"/>
        </w:rPr>
        <w:t xml:space="preserve"> </w:t>
      </w:r>
      <w:r>
        <w:rPr>
          <w:sz w:val="16"/>
        </w:rPr>
        <w:t>A,</w:t>
      </w:r>
      <w:r>
        <w:rPr>
          <w:spacing w:val="12"/>
          <w:sz w:val="16"/>
        </w:rPr>
        <w:t xml:space="preserve"> </w:t>
      </w:r>
      <w:r>
        <w:rPr>
          <w:sz w:val="16"/>
        </w:rPr>
        <w:t>S.</w:t>
      </w:r>
      <w:r>
        <w:rPr>
          <w:spacing w:val="12"/>
          <w:sz w:val="16"/>
        </w:rPr>
        <w:t xml:space="preserve"> </w:t>
      </w:r>
      <w:r>
        <w:rPr>
          <w:sz w:val="16"/>
        </w:rPr>
        <w:t>WK,</w:t>
      </w:r>
      <w:r>
        <w:rPr>
          <w:spacing w:val="12"/>
          <w:sz w:val="16"/>
        </w:rPr>
        <w:t xml:space="preserve"> </w:t>
      </w:r>
      <w:r>
        <w:rPr>
          <w:sz w:val="16"/>
        </w:rPr>
        <w:t>v.</w:t>
      </w:r>
      <w:r>
        <w:rPr>
          <w:spacing w:val="13"/>
          <w:sz w:val="16"/>
        </w:rPr>
        <w:t xml:space="preserve"> </w:t>
      </w:r>
      <w:r>
        <w:rPr>
          <w:spacing w:val="-5"/>
          <w:sz w:val="16"/>
        </w:rPr>
        <w:t>G.</w:t>
      </w:r>
    </w:p>
    <w:p w14:paraId="2C525776" w14:textId="77777777" w:rsidR="004E7388" w:rsidRDefault="00000000">
      <w:pPr>
        <w:spacing w:before="16" w:line="259" w:lineRule="auto"/>
        <w:ind w:left="399" w:right="32"/>
        <w:jc w:val="both"/>
        <w:rPr>
          <w:sz w:val="16"/>
        </w:rPr>
      </w:pPr>
      <w:r>
        <w:rPr>
          <w:sz w:val="16"/>
        </w:rPr>
        <w:t xml:space="preserve">JM, W. FJ, W. RG, </w:t>
      </w:r>
      <w:hyperlink r:id="rId41">
        <w:r w:rsidR="004E7388">
          <w:rPr>
            <w:color w:val="2F4F4F"/>
            <w:sz w:val="16"/>
          </w:rPr>
          <w:t>Guidelines for the recording and evaluation of</w:t>
        </w:r>
      </w:hyperlink>
      <w:r>
        <w:rPr>
          <w:color w:val="2F4F4F"/>
          <w:spacing w:val="40"/>
          <w:sz w:val="16"/>
        </w:rPr>
        <w:t xml:space="preserve"> </w:t>
      </w:r>
      <w:hyperlink r:id="rId42">
        <w:r w:rsidR="004E7388">
          <w:rPr>
            <w:color w:val="2F4F4F"/>
            <w:sz w:val="16"/>
          </w:rPr>
          <w:t>pharmaco-eeg data in man: the international pharmaco-eeg society</w:t>
        </w:r>
      </w:hyperlink>
      <w:r>
        <w:rPr>
          <w:color w:val="2F4F4F"/>
          <w:spacing w:val="40"/>
          <w:sz w:val="16"/>
        </w:rPr>
        <w:t xml:space="preserve"> </w:t>
      </w:r>
      <w:hyperlink r:id="rId43">
        <w:r w:rsidR="004E7388">
          <w:rPr>
            <w:color w:val="2F4F4F"/>
            <w:sz w:val="16"/>
          </w:rPr>
          <w:t>(ipeg)</w:t>
        </w:r>
      </w:hyperlink>
      <w:r>
        <w:rPr>
          <w:color w:val="2F4F4F"/>
          <w:sz w:val="16"/>
        </w:rPr>
        <w:t xml:space="preserve"> </w:t>
      </w:r>
      <w:r>
        <w:rPr>
          <w:sz w:val="16"/>
        </w:rPr>
        <w:t xml:space="preserve">(2012). </w:t>
      </w:r>
      <w:hyperlink r:id="rId44">
        <w:r w:rsidR="004E7388">
          <w:rPr>
            <w:rFonts w:ascii="BIZ UDGothic"/>
            <w:color w:val="2F4F4F"/>
            <w:sz w:val="13"/>
          </w:rPr>
          <w:t>doi:10.1159/000343478</w:t>
        </w:r>
      </w:hyperlink>
      <w:r>
        <w:rPr>
          <w:sz w:val="16"/>
        </w:rPr>
        <w:t>.</w:t>
      </w:r>
    </w:p>
    <w:p w14:paraId="6DF221FB" w14:textId="77777777" w:rsidR="004E7388" w:rsidRDefault="00000000">
      <w:pPr>
        <w:tabs>
          <w:tab w:val="left" w:pos="919"/>
        </w:tabs>
        <w:spacing w:before="1" w:line="276" w:lineRule="auto"/>
        <w:ind w:left="399" w:right="32"/>
        <w:rPr>
          <w:rFonts w:ascii="BIZ UDGothic"/>
          <w:sz w:val="13"/>
        </w:rPr>
      </w:pPr>
      <w:r>
        <w:rPr>
          <w:spacing w:val="-4"/>
          <w:sz w:val="16"/>
        </w:rPr>
        <w:t>URL</w:t>
      </w:r>
      <w:r>
        <w:rPr>
          <w:sz w:val="16"/>
        </w:rPr>
        <w:tab/>
      </w:r>
      <w:hyperlink r:id="rId45">
        <w:r w:rsidR="004E7388">
          <w:rPr>
            <w:rFonts w:ascii="BIZ UDGothic"/>
            <w:color w:val="2F4F4F"/>
            <w:spacing w:val="-2"/>
            <w:sz w:val="13"/>
          </w:rPr>
          <w:t>https://iris.uniroma1.it/bitstream/11573/802874/1/Jobert_</w:t>
        </w:r>
      </w:hyperlink>
      <w:r>
        <w:rPr>
          <w:rFonts w:ascii="BIZ UDGothic"/>
          <w:color w:val="2F4F4F"/>
          <w:spacing w:val="40"/>
          <w:w w:val="104"/>
          <w:sz w:val="13"/>
        </w:rPr>
        <w:t xml:space="preserve"> </w:t>
      </w:r>
      <w:bookmarkStart w:id="189" w:name="_bookmark30"/>
      <w:bookmarkEnd w:id="189"/>
      <w:commentRangeEnd w:id="188"/>
      <w:r w:rsidR="000828E6">
        <w:rPr>
          <w:rStyle w:val="CommentReference"/>
          <w:sz w:val="22"/>
          <w:szCs w:val="22"/>
        </w:rPr>
        <w:commentReference w:id="188"/>
      </w:r>
      <w:hyperlink r:id="rId46">
        <w:r w:rsidR="004E7388">
          <w:rPr>
            <w:rFonts w:ascii="BIZ UDGothic"/>
            <w:color w:val="2F4F4F"/>
            <w:spacing w:val="-2"/>
            <w:sz w:val="13"/>
          </w:rPr>
          <w:t>Guidelines_2012.pdf</w:t>
        </w:r>
      </w:hyperlink>
    </w:p>
    <w:p w14:paraId="7D0E8B66" w14:textId="77777777" w:rsidR="004E7388" w:rsidRDefault="00000000">
      <w:pPr>
        <w:pStyle w:val="ListParagraph"/>
        <w:numPr>
          <w:ilvl w:val="0"/>
          <w:numId w:val="2"/>
        </w:numPr>
        <w:tabs>
          <w:tab w:val="left" w:pos="397"/>
          <w:tab w:val="left" w:pos="399"/>
        </w:tabs>
        <w:spacing w:before="0" w:line="259" w:lineRule="auto"/>
        <w:ind w:right="32" w:hanging="366"/>
        <w:jc w:val="both"/>
        <w:rPr>
          <w:sz w:val="16"/>
        </w:rPr>
      </w:pPr>
      <w:r>
        <w:rPr>
          <w:sz w:val="16"/>
        </w:rPr>
        <w:t>S.</w:t>
      </w:r>
      <w:r>
        <w:rPr>
          <w:spacing w:val="40"/>
          <w:sz w:val="16"/>
        </w:rPr>
        <w:t xml:space="preserve"> </w:t>
      </w:r>
      <w:r>
        <w:rPr>
          <w:sz w:val="16"/>
        </w:rPr>
        <w:t>Olbrich,</w:t>
      </w:r>
      <w:r>
        <w:rPr>
          <w:spacing w:val="40"/>
          <w:sz w:val="16"/>
        </w:rPr>
        <w:t xml:space="preserve"> </w:t>
      </w:r>
      <w:r>
        <w:rPr>
          <w:sz w:val="16"/>
        </w:rPr>
        <w:t>M.</w:t>
      </w:r>
      <w:r>
        <w:rPr>
          <w:spacing w:val="40"/>
          <w:sz w:val="16"/>
        </w:rPr>
        <w:t xml:space="preserve"> </w:t>
      </w:r>
      <w:r>
        <w:rPr>
          <w:sz w:val="16"/>
        </w:rPr>
        <w:t>Arns,</w:t>
      </w:r>
      <w:r>
        <w:rPr>
          <w:spacing w:val="40"/>
          <w:sz w:val="16"/>
        </w:rPr>
        <w:t xml:space="preserve"> </w:t>
      </w:r>
      <w:hyperlink r:id="rId47">
        <w:r w:rsidR="004E7388">
          <w:rPr>
            <w:color w:val="2F4F4F"/>
            <w:sz w:val="16"/>
          </w:rPr>
          <w:t>Eeg</w:t>
        </w:r>
        <w:r w:rsidR="004E7388">
          <w:rPr>
            <w:color w:val="2F4F4F"/>
            <w:spacing w:val="40"/>
            <w:sz w:val="16"/>
          </w:rPr>
          <w:t xml:space="preserve"> </w:t>
        </w:r>
        <w:r w:rsidR="004E7388">
          <w:rPr>
            <w:color w:val="2F4F4F"/>
            <w:sz w:val="16"/>
          </w:rPr>
          <w:t>biomarkers</w:t>
        </w:r>
        <w:r w:rsidR="004E7388">
          <w:rPr>
            <w:color w:val="2F4F4F"/>
            <w:spacing w:val="40"/>
            <w:sz w:val="16"/>
          </w:rPr>
          <w:t xml:space="preserve"> </w:t>
        </w:r>
        <w:r w:rsidR="004E7388">
          <w:rPr>
            <w:color w:val="2F4F4F"/>
            <w:sz w:val="16"/>
          </w:rPr>
          <w:t>in</w:t>
        </w:r>
        <w:r w:rsidR="004E7388">
          <w:rPr>
            <w:color w:val="2F4F4F"/>
            <w:spacing w:val="40"/>
            <w:sz w:val="16"/>
          </w:rPr>
          <w:t xml:space="preserve"> </w:t>
        </w:r>
        <w:r w:rsidR="004E7388">
          <w:rPr>
            <w:color w:val="2F4F4F"/>
            <w:sz w:val="16"/>
          </w:rPr>
          <w:t>major</w:t>
        </w:r>
        <w:r w:rsidR="004E7388">
          <w:rPr>
            <w:color w:val="2F4F4F"/>
            <w:spacing w:val="40"/>
            <w:sz w:val="16"/>
          </w:rPr>
          <w:t xml:space="preserve"> </w:t>
        </w:r>
        <w:r w:rsidR="004E7388">
          <w:rPr>
            <w:color w:val="2F4F4F"/>
            <w:sz w:val="16"/>
          </w:rPr>
          <w:t>depressive</w:t>
        </w:r>
      </w:hyperlink>
      <w:r>
        <w:rPr>
          <w:color w:val="2F4F4F"/>
          <w:spacing w:val="40"/>
          <w:sz w:val="16"/>
        </w:rPr>
        <w:t xml:space="preserve"> </w:t>
      </w:r>
      <w:hyperlink r:id="rId48">
        <w:r w:rsidR="004E7388">
          <w:rPr>
            <w:color w:val="2F4F4F"/>
            <w:sz w:val="16"/>
          </w:rPr>
          <w:t>disorder: Discriminative power and prediction of treatment</w:t>
        </w:r>
      </w:hyperlink>
      <w:r>
        <w:rPr>
          <w:color w:val="2F4F4F"/>
          <w:spacing w:val="40"/>
          <w:sz w:val="16"/>
        </w:rPr>
        <w:t xml:space="preserve"> </w:t>
      </w:r>
      <w:hyperlink r:id="rId49">
        <w:r w:rsidR="004E7388">
          <w:rPr>
            <w:color w:val="2F4F4F"/>
            <w:sz w:val="16"/>
          </w:rPr>
          <w:t>response</w:t>
        </w:r>
      </w:hyperlink>
      <w:r>
        <w:rPr>
          <w:sz w:val="16"/>
        </w:rPr>
        <w:t>, International Review of Psychiatry (2013).</w:t>
      </w:r>
      <w:r>
        <w:rPr>
          <w:spacing w:val="40"/>
          <w:sz w:val="16"/>
        </w:rPr>
        <w:t xml:space="preserve"> </w:t>
      </w:r>
      <w:hyperlink r:id="rId50">
        <w:r w:rsidR="004E7388">
          <w:rPr>
            <w:rFonts w:ascii="BIZ UDGothic"/>
            <w:color w:val="2F4F4F"/>
            <w:sz w:val="13"/>
          </w:rPr>
          <w:t>doi:</w:t>
        </w:r>
      </w:hyperlink>
      <w:r>
        <w:rPr>
          <w:rFonts w:ascii="BIZ UDGothic"/>
          <w:color w:val="2F4F4F"/>
          <w:sz w:val="13"/>
        </w:rPr>
        <w:t xml:space="preserve"> </w:t>
      </w:r>
      <w:hyperlink r:id="rId51">
        <w:r w:rsidR="004E7388">
          <w:rPr>
            <w:rFonts w:ascii="BIZ UDGothic"/>
            <w:color w:val="2F4F4F"/>
            <w:spacing w:val="-2"/>
            <w:sz w:val="13"/>
          </w:rPr>
          <w:t>10.3109/09540261.2013.816269</w:t>
        </w:r>
      </w:hyperlink>
      <w:r>
        <w:rPr>
          <w:spacing w:val="-2"/>
          <w:sz w:val="16"/>
        </w:rPr>
        <w:t>.</w:t>
      </w:r>
    </w:p>
    <w:p w14:paraId="3206B394" w14:textId="77777777" w:rsidR="004E7388" w:rsidRDefault="00000000">
      <w:pPr>
        <w:ind w:left="399"/>
        <w:rPr>
          <w:rFonts w:ascii="BIZ UDGothic"/>
          <w:sz w:val="13"/>
        </w:rPr>
      </w:pPr>
      <w:bookmarkStart w:id="190" w:name="_bookmark31"/>
      <w:bookmarkEnd w:id="190"/>
      <w:r>
        <w:rPr>
          <w:sz w:val="16"/>
        </w:rPr>
        <w:t>URL</w:t>
      </w:r>
      <w:r>
        <w:rPr>
          <w:spacing w:val="16"/>
          <w:sz w:val="16"/>
        </w:rPr>
        <w:t xml:space="preserve"> </w:t>
      </w:r>
      <w:hyperlink r:id="rId52">
        <w:r w:rsidR="004E7388">
          <w:rPr>
            <w:rFonts w:ascii="BIZ UDGothic"/>
            <w:color w:val="2F4F4F"/>
            <w:spacing w:val="-2"/>
            <w:sz w:val="13"/>
          </w:rPr>
          <w:t>https://doi.org/10.3109/09540261.2013.816269</w:t>
        </w:r>
      </w:hyperlink>
    </w:p>
    <w:p w14:paraId="4624016B" w14:textId="77777777" w:rsidR="004E7388" w:rsidRDefault="00000000">
      <w:pPr>
        <w:pStyle w:val="ListParagraph"/>
        <w:numPr>
          <w:ilvl w:val="0"/>
          <w:numId w:val="2"/>
        </w:numPr>
        <w:tabs>
          <w:tab w:val="left" w:pos="397"/>
          <w:tab w:val="left" w:pos="399"/>
        </w:tabs>
        <w:spacing w:before="10" w:line="259" w:lineRule="auto"/>
        <w:ind w:right="32" w:hanging="366"/>
        <w:jc w:val="both"/>
        <w:rPr>
          <w:sz w:val="16"/>
        </w:rPr>
      </w:pPr>
      <w:r>
        <w:rPr>
          <w:sz w:val="16"/>
        </w:rPr>
        <w:t>S.</w:t>
      </w:r>
      <w:r>
        <w:rPr>
          <w:spacing w:val="-1"/>
          <w:sz w:val="16"/>
        </w:rPr>
        <w:t xml:space="preserve"> </w:t>
      </w:r>
      <w:r>
        <w:rPr>
          <w:sz w:val="16"/>
        </w:rPr>
        <w:t>Olbrich,</w:t>
      </w:r>
      <w:r>
        <w:rPr>
          <w:spacing w:val="-1"/>
          <w:sz w:val="16"/>
        </w:rPr>
        <w:t xml:space="preserve"> </w:t>
      </w:r>
      <w:r>
        <w:rPr>
          <w:sz w:val="16"/>
        </w:rPr>
        <w:t>R.</w:t>
      </w:r>
      <w:r>
        <w:rPr>
          <w:spacing w:val="-1"/>
          <w:sz w:val="16"/>
        </w:rPr>
        <w:t xml:space="preserve"> </w:t>
      </w:r>
      <w:r>
        <w:rPr>
          <w:sz w:val="16"/>
        </w:rPr>
        <w:t>v.</w:t>
      </w:r>
      <w:r>
        <w:rPr>
          <w:spacing w:val="-1"/>
          <w:sz w:val="16"/>
        </w:rPr>
        <w:t xml:space="preserve"> </w:t>
      </w:r>
      <w:r>
        <w:rPr>
          <w:sz w:val="16"/>
        </w:rPr>
        <w:t>Dinteren,</w:t>
      </w:r>
      <w:r>
        <w:rPr>
          <w:spacing w:val="-1"/>
          <w:sz w:val="16"/>
        </w:rPr>
        <w:t xml:space="preserve"> </w:t>
      </w:r>
      <w:r>
        <w:rPr>
          <w:sz w:val="16"/>
        </w:rPr>
        <w:t>M.</w:t>
      </w:r>
      <w:r>
        <w:rPr>
          <w:spacing w:val="-1"/>
          <w:sz w:val="16"/>
        </w:rPr>
        <w:t xml:space="preserve"> </w:t>
      </w:r>
      <w:r>
        <w:rPr>
          <w:sz w:val="16"/>
        </w:rPr>
        <w:t>Arns,</w:t>
      </w:r>
      <w:r>
        <w:rPr>
          <w:spacing w:val="-1"/>
          <w:sz w:val="16"/>
        </w:rPr>
        <w:t xml:space="preserve"> </w:t>
      </w:r>
      <w:hyperlink r:id="rId53">
        <w:r w:rsidR="004E7388">
          <w:rPr>
            <w:color w:val="2F4F4F"/>
            <w:sz w:val="16"/>
          </w:rPr>
          <w:t>Personalized</w:t>
        </w:r>
        <w:r w:rsidR="004E7388">
          <w:rPr>
            <w:color w:val="2F4F4F"/>
            <w:spacing w:val="-1"/>
            <w:sz w:val="16"/>
          </w:rPr>
          <w:t xml:space="preserve"> </w:t>
        </w:r>
        <w:r w:rsidR="004E7388">
          <w:rPr>
            <w:color w:val="2F4F4F"/>
            <w:sz w:val="16"/>
          </w:rPr>
          <w:t>medicine:</w:t>
        </w:r>
        <w:r w:rsidR="004E7388">
          <w:rPr>
            <w:color w:val="2F4F4F"/>
            <w:spacing w:val="-1"/>
            <w:sz w:val="16"/>
          </w:rPr>
          <w:t xml:space="preserve"> </w:t>
        </w:r>
        <w:r w:rsidR="004E7388">
          <w:rPr>
            <w:color w:val="2F4F4F"/>
            <w:sz w:val="16"/>
          </w:rPr>
          <w:t>Review</w:t>
        </w:r>
      </w:hyperlink>
      <w:r>
        <w:rPr>
          <w:color w:val="2F4F4F"/>
          <w:spacing w:val="40"/>
          <w:sz w:val="16"/>
        </w:rPr>
        <w:t xml:space="preserve"> </w:t>
      </w:r>
      <w:hyperlink r:id="rId54">
        <w:r w:rsidR="004E7388">
          <w:rPr>
            <w:color w:val="2F4F4F"/>
            <w:sz w:val="16"/>
          </w:rPr>
          <w:t>and perspectives of promising baseline eeg biomarkers in major</w:t>
        </w:r>
      </w:hyperlink>
      <w:r>
        <w:rPr>
          <w:color w:val="2F4F4F"/>
          <w:spacing w:val="40"/>
          <w:sz w:val="16"/>
        </w:rPr>
        <w:t xml:space="preserve"> </w:t>
      </w:r>
      <w:hyperlink r:id="rId55">
        <w:r w:rsidR="004E7388">
          <w:rPr>
            <w:color w:val="2F4F4F"/>
            <w:sz w:val="16"/>
          </w:rPr>
          <w:t>depressive disorder and attention deficit hyperactivity disorder</w:t>
        </w:r>
      </w:hyperlink>
      <w:r>
        <w:rPr>
          <w:sz w:val="16"/>
        </w:rPr>
        <w:t>,</w:t>
      </w:r>
      <w:r>
        <w:rPr>
          <w:spacing w:val="40"/>
          <w:sz w:val="16"/>
        </w:rPr>
        <w:t xml:space="preserve"> </w:t>
      </w:r>
      <w:r>
        <w:rPr>
          <w:sz w:val="16"/>
        </w:rPr>
        <w:t xml:space="preserve">Neuropsychobiology (2015). </w:t>
      </w:r>
      <w:hyperlink r:id="rId56">
        <w:r w:rsidR="004E7388">
          <w:rPr>
            <w:rFonts w:ascii="BIZ UDGothic"/>
            <w:color w:val="2F4F4F"/>
            <w:sz w:val="13"/>
          </w:rPr>
          <w:t>doi:10.1159/000437435</w:t>
        </w:r>
      </w:hyperlink>
      <w:r>
        <w:rPr>
          <w:sz w:val="16"/>
        </w:rPr>
        <w:t>.</w:t>
      </w:r>
    </w:p>
    <w:p w14:paraId="6E5738BD" w14:textId="77777777" w:rsidR="004E7388" w:rsidRDefault="00000000">
      <w:pPr>
        <w:spacing w:before="3"/>
        <w:ind w:left="399"/>
        <w:rPr>
          <w:rFonts w:ascii="BIZ UDGothic"/>
          <w:sz w:val="13"/>
        </w:rPr>
      </w:pPr>
      <w:bookmarkStart w:id="191" w:name="_bookmark32"/>
      <w:bookmarkEnd w:id="191"/>
      <w:r>
        <w:rPr>
          <w:sz w:val="16"/>
        </w:rPr>
        <w:t>URL</w:t>
      </w:r>
      <w:r>
        <w:rPr>
          <w:spacing w:val="-5"/>
          <w:sz w:val="16"/>
        </w:rPr>
        <w:t xml:space="preserve"> </w:t>
      </w:r>
      <w:hyperlink r:id="rId57">
        <w:r w:rsidR="004E7388">
          <w:rPr>
            <w:rFonts w:ascii="BIZ UDGothic"/>
            <w:color w:val="2F4F4F"/>
            <w:spacing w:val="-2"/>
            <w:sz w:val="13"/>
          </w:rPr>
          <w:t>https://doi.org/10.1159/000437435</w:t>
        </w:r>
      </w:hyperlink>
    </w:p>
    <w:p w14:paraId="2328A6D2" w14:textId="77777777" w:rsidR="004E7388" w:rsidRDefault="00000000">
      <w:pPr>
        <w:pStyle w:val="ListParagraph"/>
        <w:numPr>
          <w:ilvl w:val="0"/>
          <w:numId w:val="2"/>
        </w:numPr>
        <w:tabs>
          <w:tab w:val="left" w:pos="364"/>
        </w:tabs>
        <w:spacing w:before="15"/>
        <w:ind w:left="364" w:right="32" w:hanging="364"/>
        <w:rPr>
          <w:sz w:val="16"/>
        </w:rPr>
      </w:pPr>
      <w:r>
        <w:rPr>
          <w:sz w:val="16"/>
        </w:rPr>
        <w:t>A.</w:t>
      </w:r>
      <w:r>
        <w:rPr>
          <w:spacing w:val="19"/>
          <w:sz w:val="16"/>
        </w:rPr>
        <w:t xml:space="preserve"> </w:t>
      </w:r>
      <w:r>
        <w:rPr>
          <w:sz w:val="16"/>
        </w:rPr>
        <w:t>F.</w:t>
      </w:r>
      <w:r>
        <w:rPr>
          <w:spacing w:val="20"/>
          <w:sz w:val="16"/>
        </w:rPr>
        <w:t xml:space="preserve"> </w:t>
      </w:r>
      <w:r>
        <w:rPr>
          <w:sz w:val="16"/>
        </w:rPr>
        <w:t>Leuchter,</w:t>
      </w:r>
      <w:r>
        <w:rPr>
          <w:spacing w:val="19"/>
          <w:sz w:val="16"/>
        </w:rPr>
        <w:t xml:space="preserve"> </w:t>
      </w:r>
      <w:r>
        <w:rPr>
          <w:sz w:val="16"/>
        </w:rPr>
        <w:t>I.</w:t>
      </w:r>
      <w:r>
        <w:rPr>
          <w:spacing w:val="20"/>
          <w:sz w:val="16"/>
        </w:rPr>
        <w:t xml:space="preserve"> </w:t>
      </w:r>
      <w:r>
        <w:rPr>
          <w:sz w:val="16"/>
        </w:rPr>
        <w:t>A.</w:t>
      </w:r>
      <w:r>
        <w:rPr>
          <w:spacing w:val="19"/>
          <w:sz w:val="16"/>
        </w:rPr>
        <w:t xml:space="preserve"> </w:t>
      </w:r>
      <w:r>
        <w:rPr>
          <w:sz w:val="16"/>
        </w:rPr>
        <w:t>Cook,</w:t>
      </w:r>
      <w:r>
        <w:rPr>
          <w:spacing w:val="20"/>
          <w:sz w:val="16"/>
        </w:rPr>
        <w:t xml:space="preserve"> </w:t>
      </w:r>
      <w:r>
        <w:rPr>
          <w:sz w:val="16"/>
        </w:rPr>
        <w:t>S.</w:t>
      </w:r>
      <w:r>
        <w:rPr>
          <w:spacing w:val="19"/>
          <w:sz w:val="16"/>
        </w:rPr>
        <w:t xml:space="preserve"> </w:t>
      </w:r>
      <w:r>
        <w:rPr>
          <w:sz w:val="16"/>
        </w:rPr>
        <w:t>P.</w:t>
      </w:r>
      <w:r>
        <w:rPr>
          <w:spacing w:val="20"/>
          <w:sz w:val="16"/>
        </w:rPr>
        <w:t xml:space="preserve"> </w:t>
      </w:r>
      <w:r>
        <w:rPr>
          <w:sz w:val="16"/>
        </w:rPr>
        <w:t>Hamilton,</w:t>
      </w:r>
      <w:r>
        <w:rPr>
          <w:spacing w:val="19"/>
          <w:sz w:val="16"/>
        </w:rPr>
        <w:t xml:space="preserve"> </w:t>
      </w:r>
      <w:r>
        <w:rPr>
          <w:sz w:val="16"/>
        </w:rPr>
        <w:t>K.</w:t>
      </w:r>
      <w:r>
        <w:rPr>
          <w:spacing w:val="20"/>
          <w:sz w:val="16"/>
        </w:rPr>
        <w:t xml:space="preserve"> </w:t>
      </w:r>
      <w:r>
        <w:rPr>
          <w:sz w:val="16"/>
        </w:rPr>
        <w:t>L.</w:t>
      </w:r>
      <w:r>
        <w:rPr>
          <w:spacing w:val="19"/>
          <w:sz w:val="16"/>
        </w:rPr>
        <w:t xml:space="preserve"> </w:t>
      </w:r>
      <w:r>
        <w:rPr>
          <w:sz w:val="16"/>
        </w:rPr>
        <w:t>Narr,</w:t>
      </w:r>
      <w:r>
        <w:rPr>
          <w:spacing w:val="20"/>
          <w:sz w:val="16"/>
        </w:rPr>
        <w:t xml:space="preserve"> </w:t>
      </w:r>
      <w:r>
        <w:rPr>
          <w:sz w:val="16"/>
        </w:rPr>
        <w:t>A.</w:t>
      </w:r>
      <w:r>
        <w:rPr>
          <w:spacing w:val="19"/>
          <w:sz w:val="16"/>
        </w:rPr>
        <w:t xml:space="preserve"> </w:t>
      </w:r>
      <w:r>
        <w:rPr>
          <w:spacing w:val="-4"/>
          <w:sz w:val="16"/>
        </w:rPr>
        <w:t>Toga,</w:t>
      </w:r>
    </w:p>
    <w:p w14:paraId="69947903" w14:textId="77777777" w:rsidR="004E7388" w:rsidRDefault="00000000">
      <w:pPr>
        <w:pStyle w:val="ListParagraph"/>
        <w:numPr>
          <w:ilvl w:val="1"/>
          <w:numId w:val="2"/>
        </w:numPr>
        <w:tabs>
          <w:tab w:val="left" w:pos="229"/>
        </w:tabs>
        <w:spacing w:before="15"/>
        <w:ind w:left="229" w:right="32" w:hanging="229"/>
        <w:jc w:val="right"/>
        <w:rPr>
          <w:sz w:val="16"/>
        </w:rPr>
      </w:pPr>
      <w:r>
        <w:rPr>
          <w:sz w:val="16"/>
        </w:rPr>
        <w:t>M.</w:t>
      </w:r>
      <w:r>
        <w:rPr>
          <w:spacing w:val="29"/>
          <w:sz w:val="16"/>
        </w:rPr>
        <w:t xml:space="preserve"> </w:t>
      </w:r>
      <w:r>
        <w:rPr>
          <w:sz w:val="16"/>
        </w:rPr>
        <w:t>Hunter,</w:t>
      </w:r>
      <w:r>
        <w:rPr>
          <w:spacing w:val="30"/>
          <w:sz w:val="16"/>
        </w:rPr>
        <w:t xml:space="preserve"> </w:t>
      </w:r>
      <w:r>
        <w:rPr>
          <w:sz w:val="16"/>
        </w:rPr>
        <w:t>K.</w:t>
      </w:r>
      <w:r>
        <w:rPr>
          <w:spacing w:val="30"/>
          <w:sz w:val="16"/>
        </w:rPr>
        <w:t xml:space="preserve"> </w:t>
      </w:r>
      <w:r>
        <w:rPr>
          <w:sz w:val="16"/>
        </w:rPr>
        <w:t>Faull,</w:t>
      </w:r>
      <w:r>
        <w:rPr>
          <w:spacing w:val="30"/>
          <w:sz w:val="16"/>
        </w:rPr>
        <w:t xml:space="preserve"> </w:t>
      </w:r>
      <w:r>
        <w:rPr>
          <w:sz w:val="16"/>
        </w:rPr>
        <w:t>J.</w:t>
      </w:r>
      <w:r>
        <w:rPr>
          <w:spacing w:val="31"/>
          <w:sz w:val="16"/>
        </w:rPr>
        <w:t xml:space="preserve"> </w:t>
      </w:r>
      <w:r>
        <w:rPr>
          <w:sz w:val="16"/>
        </w:rPr>
        <w:t>Whitelegge,</w:t>
      </w:r>
      <w:r>
        <w:rPr>
          <w:spacing w:val="29"/>
          <w:sz w:val="16"/>
        </w:rPr>
        <w:t xml:space="preserve"> </w:t>
      </w:r>
      <w:r>
        <w:rPr>
          <w:sz w:val="16"/>
        </w:rPr>
        <w:t>A.</w:t>
      </w:r>
      <w:r>
        <w:rPr>
          <w:spacing w:val="31"/>
          <w:sz w:val="16"/>
        </w:rPr>
        <w:t xml:space="preserve"> </w:t>
      </w:r>
      <w:r>
        <w:rPr>
          <w:sz w:val="16"/>
        </w:rPr>
        <w:t>M.</w:t>
      </w:r>
      <w:r>
        <w:rPr>
          <w:spacing w:val="29"/>
          <w:sz w:val="16"/>
        </w:rPr>
        <w:t xml:space="preserve"> </w:t>
      </w:r>
      <w:r>
        <w:rPr>
          <w:sz w:val="16"/>
        </w:rPr>
        <w:t>Andrews,</w:t>
      </w:r>
      <w:r>
        <w:rPr>
          <w:spacing w:val="31"/>
          <w:sz w:val="16"/>
        </w:rPr>
        <w:t xml:space="preserve"> </w:t>
      </w:r>
      <w:r>
        <w:rPr>
          <w:sz w:val="16"/>
        </w:rPr>
        <w:t>J.</w:t>
      </w:r>
      <w:r>
        <w:rPr>
          <w:spacing w:val="30"/>
          <w:sz w:val="16"/>
        </w:rPr>
        <w:t xml:space="preserve"> </w:t>
      </w:r>
      <w:r>
        <w:rPr>
          <w:spacing w:val="-4"/>
          <w:sz w:val="16"/>
        </w:rPr>
        <w:t>Loo,</w:t>
      </w:r>
    </w:p>
    <w:p w14:paraId="7FF3672A" w14:textId="77777777" w:rsidR="004E7388" w:rsidRDefault="00000000">
      <w:pPr>
        <w:pStyle w:val="ListParagraph"/>
        <w:numPr>
          <w:ilvl w:val="1"/>
          <w:numId w:val="2"/>
        </w:numPr>
        <w:tabs>
          <w:tab w:val="left" w:pos="607"/>
        </w:tabs>
        <w:spacing w:before="15" w:line="259" w:lineRule="auto"/>
        <w:ind w:left="399" w:right="32" w:firstLine="0"/>
        <w:rPr>
          <w:sz w:val="16"/>
        </w:rPr>
      </w:pPr>
      <w:r>
        <w:rPr>
          <w:sz w:val="16"/>
        </w:rPr>
        <w:t xml:space="preserve">Way, S. F. Nelson, S. Horvath, B. D. Lebowitz, </w:t>
      </w:r>
      <w:hyperlink r:id="rId58">
        <w:r w:rsidR="004E7388">
          <w:rPr>
            <w:color w:val="2F4F4F"/>
            <w:sz w:val="16"/>
          </w:rPr>
          <w:t>Biomarkers to</w:t>
        </w:r>
      </w:hyperlink>
      <w:r>
        <w:rPr>
          <w:color w:val="2F4F4F"/>
          <w:spacing w:val="40"/>
          <w:sz w:val="16"/>
        </w:rPr>
        <w:t xml:space="preserve"> </w:t>
      </w:r>
      <w:hyperlink r:id="rId59">
        <w:r w:rsidR="004E7388">
          <w:rPr>
            <w:color w:val="2F4F4F"/>
            <w:sz w:val="16"/>
          </w:rPr>
          <w:t>predict antidepressant response</w:t>
        </w:r>
      </w:hyperlink>
      <w:r>
        <w:rPr>
          <w:sz w:val="16"/>
        </w:rPr>
        <w:t>, Current Psychiatry Reports (2010).</w:t>
      </w:r>
      <w:r>
        <w:rPr>
          <w:spacing w:val="40"/>
          <w:sz w:val="16"/>
        </w:rPr>
        <w:t xml:space="preserve"> </w:t>
      </w:r>
      <w:hyperlink r:id="rId60">
        <w:r w:rsidR="004E7388">
          <w:rPr>
            <w:rFonts w:ascii="BIZ UDGothic"/>
            <w:color w:val="2F4F4F"/>
            <w:spacing w:val="-2"/>
            <w:sz w:val="13"/>
          </w:rPr>
          <w:t>doi:10.1007/s11920-010-0160-4</w:t>
        </w:r>
      </w:hyperlink>
      <w:r>
        <w:rPr>
          <w:spacing w:val="-2"/>
          <w:sz w:val="16"/>
        </w:rPr>
        <w:t>.</w:t>
      </w:r>
    </w:p>
    <w:p w14:paraId="37C9B8DC" w14:textId="77777777" w:rsidR="004E7388" w:rsidRDefault="00000000">
      <w:pPr>
        <w:spacing w:before="2"/>
        <w:ind w:left="399"/>
        <w:rPr>
          <w:rFonts w:ascii="BIZ UDGothic"/>
          <w:sz w:val="13"/>
        </w:rPr>
      </w:pPr>
      <w:bookmarkStart w:id="192" w:name="_bookmark33"/>
      <w:bookmarkEnd w:id="192"/>
      <w:r>
        <w:rPr>
          <w:sz w:val="16"/>
        </w:rPr>
        <w:t>URL</w:t>
      </w:r>
      <w:r>
        <w:rPr>
          <w:spacing w:val="1"/>
          <w:sz w:val="16"/>
        </w:rPr>
        <w:t xml:space="preserve"> </w:t>
      </w:r>
      <w:hyperlink r:id="rId61">
        <w:r w:rsidR="004E7388">
          <w:rPr>
            <w:rFonts w:ascii="BIZ UDGothic"/>
            <w:color w:val="2F4F4F"/>
            <w:spacing w:val="-2"/>
            <w:sz w:val="13"/>
          </w:rPr>
          <w:t>https://pubmed.ncbi.nlm.nih.gov/20963521/</w:t>
        </w:r>
      </w:hyperlink>
    </w:p>
    <w:p w14:paraId="50C59A7A" w14:textId="77777777" w:rsidR="004E7388" w:rsidRDefault="00000000">
      <w:pPr>
        <w:pStyle w:val="ListParagraph"/>
        <w:numPr>
          <w:ilvl w:val="0"/>
          <w:numId w:val="2"/>
        </w:numPr>
        <w:tabs>
          <w:tab w:val="left" w:pos="397"/>
          <w:tab w:val="left" w:pos="399"/>
        </w:tabs>
        <w:spacing w:before="15" w:line="259" w:lineRule="auto"/>
        <w:ind w:right="32" w:hanging="366"/>
        <w:jc w:val="both"/>
        <w:rPr>
          <w:sz w:val="16"/>
        </w:rPr>
      </w:pPr>
      <w:r>
        <w:rPr>
          <w:sz w:val="16"/>
        </w:rPr>
        <w:t>C. H. Fu, S. G. Costafreda, Neuroimaging-based biomarkers in</w:t>
      </w:r>
      <w:r>
        <w:rPr>
          <w:spacing w:val="40"/>
          <w:sz w:val="16"/>
        </w:rPr>
        <w:t xml:space="preserve"> </w:t>
      </w:r>
      <w:r>
        <w:rPr>
          <w:sz w:val="16"/>
        </w:rPr>
        <w:t>psychiatry: clinical opportunities of a paradigm shift, The Canadian</w:t>
      </w:r>
      <w:r>
        <w:rPr>
          <w:spacing w:val="40"/>
          <w:sz w:val="16"/>
        </w:rPr>
        <w:t xml:space="preserve"> </w:t>
      </w:r>
      <w:bookmarkStart w:id="193" w:name="_bookmark34"/>
      <w:bookmarkEnd w:id="193"/>
      <w:r>
        <w:rPr>
          <w:sz w:val="16"/>
        </w:rPr>
        <w:t>Journal of Psychiatry 58 (9) (2013) 499–508.</w:t>
      </w:r>
    </w:p>
    <w:p w14:paraId="47C409E5" w14:textId="77777777" w:rsidR="004E7388" w:rsidRDefault="00000000">
      <w:pPr>
        <w:pStyle w:val="ListParagraph"/>
        <w:numPr>
          <w:ilvl w:val="0"/>
          <w:numId w:val="2"/>
        </w:numPr>
        <w:tabs>
          <w:tab w:val="left" w:pos="397"/>
          <w:tab w:val="left" w:pos="399"/>
        </w:tabs>
        <w:spacing w:line="259" w:lineRule="auto"/>
        <w:ind w:right="32" w:hanging="366"/>
        <w:jc w:val="both"/>
        <w:rPr>
          <w:sz w:val="16"/>
        </w:rPr>
      </w:pPr>
      <w:r>
        <w:rPr>
          <w:sz w:val="16"/>
        </w:rPr>
        <w:t>C.</w:t>
      </w:r>
      <w:r>
        <w:rPr>
          <w:spacing w:val="40"/>
          <w:sz w:val="16"/>
        </w:rPr>
        <w:t xml:space="preserve"> </w:t>
      </w:r>
      <w:r>
        <w:rPr>
          <w:sz w:val="16"/>
        </w:rPr>
        <w:t>H.</w:t>
      </w:r>
      <w:r>
        <w:rPr>
          <w:spacing w:val="40"/>
          <w:sz w:val="16"/>
        </w:rPr>
        <w:t xml:space="preserve"> </w:t>
      </w:r>
      <w:r>
        <w:rPr>
          <w:sz w:val="16"/>
        </w:rPr>
        <w:t>Fu,</w:t>
      </w:r>
      <w:r>
        <w:rPr>
          <w:spacing w:val="40"/>
          <w:sz w:val="16"/>
        </w:rPr>
        <w:t xml:space="preserve"> </w:t>
      </w:r>
      <w:r>
        <w:rPr>
          <w:sz w:val="16"/>
        </w:rPr>
        <w:t>Y.</w:t>
      </w:r>
      <w:r>
        <w:rPr>
          <w:spacing w:val="40"/>
          <w:sz w:val="16"/>
        </w:rPr>
        <w:t xml:space="preserve"> </w:t>
      </w:r>
      <w:r>
        <w:rPr>
          <w:sz w:val="16"/>
        </w:rPr>
        <w:t>Fan,</w:t>
      </w:r>
      <w:r>
        <w:rPr>
          <w:spacing w:val="40"/>
          <w:sz w:val="16"/>
        </w:rPr>
        <w:t xml:space="preserve"> </w:t>
      </w:r>
      <w:r>
        <w:rPr>
          <w:sz w:val="16"/>
        </w:rPr>
        <w:t>C.</w:t>
      </w:r>
      <w:r>
        <w:rPr>
          <w:spacing w:val="40"/>
          <w:sz w:val="16"/>
        </w:rPr>
        <w:t xml:space="preserve"> </w:t>
      </w:r>
      <w:r>
        <w:rPr>
          <w:sz w:val="16"/>
        </w:rPr>
        <w:t>Davatzikos,</w:t>
      </w:r>
      <w:r>
        <w:rPr>
          <w:spacing w:val="40"/>
          <w:sz w:val="16"/>
        </w:rPr>
        <w:t xml:space="preserve"> </w:t>
      </w:r>
      <w:r>
        <w:rPr>
          <w:sz w:val="16"/>
        </w:rPr>
        <w:t>Addressing</w:t>
      </w:r>
      <w:r>
        <w:rPr>
          <w:spacing w:val="40"/>
          <w:sz w:val="16"/>
        </w:rPr>
        <w:t xml:space="preserve"> </w:t>
      </w:r>
      <w:r>
        <w:rPr>
          <w:sz w:val="16"/>
        </w:rPr>
        <w:t>heterogeneity</w:t>
      </w:r>
      <w:r>
        <w:rPr>
          <w:spacing w:val="40"/>
          <w:sz w:val="16"/>
        </w:rPr>
        <w:t xml:space="preserve"> </w:t>
      </w:r>
      <w:r>
        <w:rPr>
          <w:sz w:val="16"/>
        </w:rPr>
        <w:t>(and</w:t>
      </w:r>
      <w:r>
        <w:rPr>
          <w:spacing w:val="40"/>
          <w:sz w:val="16"/>
        </w:rPr>
        <w:t xml:space="preserve"> </w:t>
      </w:r>
      <w:r>
        <w:rPr>
          <w:sz w:val="16"/>
        </w:rPr>
        <w:t>homogeneity)</w:t>
      </w:r>
      <w:r>
        <w:rPr>
          <w:spacing w:val="40"/>
          <w:sz w:val="16"/>
        </w:rPr>
        <w:t xml:space="preserve"> </w:t>
      </w:r>
      <w:r>
        <w:rPr>
          <w:sz w:val="16"/>
        </w:rPr>
        <w:t>in</w:t>
      </w:r>
      <w:r>
        <w:rPr>
          <w:spacing w:val="40"/>
          <w:sz w:val="16"/>
        </w:rPr>
        <w:t xml:space="preserve"> </w:t>
      </w:r>
      <w:r>
        <w:rPr>
          <w:sz w:val="16"/>
        </w:rPr>
        <w:t>treatment</w:t>
      </w:r>
      <w:r>
        <w:rPr>
          <w:spacing w:val="40"/>
          <w:sz w:val="16"/>
        </w:rPr>
        <w:t xml:space="preserve"> </w:t>
      </w:r>
      <w:r>
        <w:rPr>
          <w:sz w:val="16"/>
        </w:rPr>
        <w:t>mechanisms</w:t>
      </w:r>
      <w:r>
        <w:rPr>
          <w:spacing w:val="40"/>
          <w:sz w:val="16"/>
        </w:rPr>
        <w:t xml:space="preserve"> </w:t>
      </w:r>
      <w:r>
        <w:rPr>
          <w:sz w:val="16"/>
        </w:rPr>
        <w:t>in</w:t>
      </w:r>
      <w:r>
        <w:rPr>
          <w:spacing w:val="40"/>
          <w:sz w:val="16"/>
        </w:rPr>
        <w:t xml:space="preserve"> </w:t>
      </w:r>
      <w:r>
        <w:rPr>
          <w:sz w:val="16"/>
        </w:rPr>
        <w:t>depression</w:t>
      </w:r>
      <w:r>
        <w:rPr>
          <w:spacing w:val="40"/>
          <w:sz w:val="16"/>
        </w:rPr>
        <w:t xml:space="preserve"> </w:t>
      </w:r>
      <w:r>
        <w:rPr>
          <w:sz w:val="16"/>
        </w:rPr>
        <w:t>and</w:t>
      </w:r>
      <w:r>
        <w:rPr>
          <w:spacing w:val="40"/>
          <w:sz w:val="16"/>
        </w:rPr>
        <w:t xml:space="preserve"> </w:t>
      </w:r>
      <w:r>
        <w:rPr>
          <w:sz w:val="16"/>
        </w:rPr>
        <w:t>the potential to develop diagnostic and predictive biomarkers,</w:t>
      </w:r>
      <w:r>
        <w:rPr>
          <w:spacing w:val="40"/>
          <w:sz w:val="16"/>
        </w:rPr>
        <w:t xml:space="preserve"> </w:t>
      </w:r>
      <w:bookmarkStart w:id="194" w:name="_bookmark35"/>
      <w:bookmarkEnd w:id="194"/>
      <w:r>
        <w:rPr>
          <w:sz w:val="16"/>
        </w:rPr>
        <w:t>NeuroImage: Clinical 24 (2019) 101997.</w:t>
      </w:r>
    </w:p>
    <w:p w14:paraId="46BC6C49" w14:textId="77777777" w:rsidR="004E7388" w:rsidRDefault="00000000">
      <w:pPr>
        <w:pStyle w:val="ListParagraph"/>
        <w:numPr>
          <w:ilvl w:val="0"/>
          <w:numId w:val="2"/>
        </w:numPr>
        <w:tabs>
          <w:tab w:val="left" w:pos="397"/>
          <w:tab w:val="left" w:pos="399"/>
        </w:tabs>
        <w:spacing w:line="259" w:lineRule="auto"/>
        <w:ind w:right="32" w:hanging="366"/>
        <w:jc w:val="both"/>
        <w:rPr>
          <w:sz w:val="16"/>
        </w:rPr>
      </w:pPr>
      <w:r>
        <w:rPr>
          <w:sz w:val="16"/>
        </w:rPr>
        <w:t>A.</w:t>
      </w:r>
      <w:r>
        <w:rPr>
          <w:spacing w:val="40"/>
          <w:sz w:val="16"/>
        </w:rPr>
        <w:t xml:space="preserve"> </w:t>
      </w:r>
      <w:r>
        <w:rPr>
          <w:sz w:val="16"/>
        </w:rPr>
        <w:t>S.</w:t>
      </w:r>
      <w:r>
        <w:rPr>
          <w:spacing w:val="40"/>
          <w:sz w:val="16"/>
        </w:rPr>
        <w:t xml:space="preserve"> </w:t>
      </w:r>
      <w:r>
        <w:rPr>
          <w:sz w:val="16"/>
        </w:rPr>
        <w:t>Widge,</w:t>
      </w:r>
      <w:r>
        <w:rPr>
          <w:spacing w:val="40"/>
          <w:sz w:val="16"/>
        </w:rPr>
        <w:t xml:space="preserve"> </w:t>
      </w:r>
      <w:r>
        <w:rPr>
          <w:sz w:val="16"/>
        </w:rPr>
        <w:t>M.</w:t>
      </w:r>
      <w:r>
        <w:rPr>
          <w:spacing w:val="40"/>
          <w:sz w:val="16"/>
        </w:rPr>
        <w:t xml:space="preserve"> </w:t>
      </w:r>
      <w:r>
        <w:rPr>
          <w:sz w:val="16"/>
        </w:rPr>
        <w:t>T.</w:t>
      </w:r>
      <w:r>
        <w:rPr>
          <w:spacing w:val="40"/>
          <w:sz w:val="16"/>
        </w:rPr>
        <w:t xml:space="preserve"> </w:t>
      </w:r>
      <w:r>
        <w:rPr>
          <w:sz w:val="16"/>
        </w:rPr>
        <w:t>Bilge,</w:t>
      </w:r>
      <w:r>
        <w:rPr>
          <w:spacing w:val="40"/>
          <w:sz w:val="16"/>
        </w:rPr>
        <w:t xml:space="preserve"> </w:t>
      </w:r>
      <w:r>
        <w:rPr>
          <w:sz w:val="16"/>
        </w:rPr>
        <w:t>R.</w:t>
      </w:r>
      <w:r>
        <w:rPr>
          <w:spacing w:val="40"/>
          <w:sz w:val="16"/>
        </w:rPr>
        <w:t xml:space="preserve"> </w:t>
      </w:r>
      <w:r>
        <w:rPr>
          <w:sz w:val="16"/>
        </w:rPr>
        <w:t>Montana,</w:t>
      </w:r>
      <w:r>
        <w:rPr>
          <w:spacing w:val="40"/>
          <w:sz w:val="16"/>
        </w:rPr>
        <w:t xml:space="preserve"> </w:t>
      </w:r>
      <w:r>
        <w:rPr>
          <w:sz w:val="16"/>
        </w:rPr>
        <w:t>W.</w:t>
      </w:r>
      <w:r>
        <w:rPr>
          <w:spacing w:val="40"/>
          <w:sz w:val="16"/>
        </w:rPr>
        <w:t xml:space="preserve"> </w:t>
      </w:r>
      <w:r>
        <w:rPr>
          <w:sz w:val="16"/>
        </w:rPr>
        <w:t>Chang,</w:t>
      </w:r>
      <w:r>
        <w:rPr>
          <w:spacing w:val="40"/>
          <w:sz w:val="16"/>
        </w:rPr>
        <w:t xml:space="preserve"> </w:t>
      </w:r>
      <w:r>
        <w:rPr>
          <w:sz w:val="16"/>
        </w:rPr>
        <w:t>C.</w:t>
      </w:r>
      <w:r>
        <w:rPr>
          <w:spacing w:val="40"/>
          <w:sz w:val="16"/>
        </w:rPr>
        <w:t xml:space="preserve"> </w:t>
      </w:r>
      <w:r>
        <w:rPr>
          <w:sz w:val="16"/>
        </w:rPr>
        <w:t>I.</w:t>
      </w:r>
      <w:r>
        <w:rPr>
          <w:spacing w:val="40"/>
          <w:sz w:val="16"/>
        </w:rPr>
        <w:t xml:space="preserve"> </w:t>
      </w:r>
      <w:r>
        <w:rPr>
          <w:sz w:val="16"/>
        </w:rPr>
        <w:t>Rodriguez,</w:t>
      </w:r>
      <w:r>
        <w:rPr>
          <w:spacing w:val="80"/>
          <w:sz w:val="16"/>
        </w:rPr>
        <w:t xml:space="preserve"> </w:t>
      </w:r>
      <w:r>
        <w:rPr>
          <w:sz w:val="16"/>
        </w:rPr>
        <w:t>T.</w:t>
      </w:r>
      <w:r>
        <w:rPr>
          <w:spacing w:val="80"/>
          <w:sz w:val="16"/>
        </w:rPr>
        <w:t xml:space="preserve"> </w:t>
      </w:r>
      <w:r>
        <w:rPr>
          <w:sz w:val="16"/>
        </w:rPr>
        <w:t>Deckersbach,</w:t>
      </w:r>
      <w:r>
        <w:rPr>
          <w:spacing w:val="80"/>
          <w:sz w:val="16"/>
        </w:rPr>
        <w:t xml:space="preserve"> </w:t>
      </w:r>
      <w:r>
        <w:rPr>
          <w:sz w:val="16"/>
        </w:rPr>
        <w:t>L.</w:t>
      </w:r>
      <w:r>
        <w:rPr>
          <w:spacing w:val="80"/>
          <w:sz w:val="16"/>
        </w:rPr>
        <w:t xml:space="preserve"> </w:t>
      </w:r>
      <w:r>
        <w:rPr>
          <w:sz w:val="16"/>
        </w:rPr>
        <w:t>L.</w:t>
      </w:r>
      <w:r>
        <w:rPr>
          <w:spacing w:val="80"/>
          <w:sz w:val="16"/>
        </w:rPr>
        <w:t xml:space="preserve"> </w:t>
      </w:r>
      <w:r>
        <w:rPr>
          <w:sz w:val="16"/>
        </w:rPr>
        <w:t>Carpenter,</w:t>
      </w:r>
      <w:r>
        <w:rPr>
          <w:spacing w:val="80"/>
          <w:sz w:val="16"/>
        </w:rPr>
        <w:t xml:space="preserve"> </w:t>
      </w:r>
      <w:r>
        <w:rPr>
          <w:sz w:val="16"/>
        </w:rPr>
        <w:t>N.</w:t>
      </w:r>
      <w:r>
        <w:rPr>
          <w:spacing w:val="80"/>
          <w:sz w:val="16"/>
        </w:rPr>
        <w:t xml:space="preserve"> </w:t>
      </w:r>
      <w:r>
        <w:rPr>
          <w:sz w:val="16"/>
        </w:rPr>
        <w:t>H.</w:t>
      </w:r>
      <w:r>
        <w:rPr>
          <w:spacing w:val="80"/>
          <w:sz w:val="16"/>
        </w:rPr>
        <w:t xml:space="preserve"> </w:t>
      </w:r>
      <w:r>
        <w:rPr>
          <w:sz w:val="16"/>
        </w:rPr>
        <w:t>Kalin,</w:t>
      </w:r>
    </w:p>
    <w:p w14:paraId="4592FB0B" w14:textId="77777777" w:rsidR="004E7388" w:rsidRDefault="00000000">
      <w:pPr>
        <w:spacing w:before="1" w:line="259" w:lineRule="auto"/>
        <w:ind w:left="399" w:right="32"/>
        <w:jc w:val="both"/>
        <w:rPr>
          <w:sz w:val="16"/>
        </w:rPr>
      </w:pPr>
      <w:r>
        <w:rPr>
          <w:sz w:val="16"/>
        </w:rPr>
        <w:t>C.</w:t>
      </w:r>
      <w:r>
        <w:rPr>
          <w:spacing w:val="40"/>
          <w:sz w:val="16"/>
        </w:rPr>
        <w:t xml:space="preserve"> </w:t>
      </w:r>
      <w:r>
        <w:rPr>
          <w:sz w:val="16"/>
        </w:rPr>
        <w:t>B.</w:t>
      </w:r>
      <w:r>
        <w:rPr>
          <w:spacing w:val="40"/>
          <w:sz w:val="16"/>
        </w:rPr>
        <w:t xml:space="preserve"> </w:t>
      </w:r>
      <w:r>
        <w:rPr>
          <w:sz w:val="16"/>
        </w:rPr>
        <w:t>Nemeroff,</w:t>
      </w:r>
      <w:r>
        <w:rPr>
          <w:spacing w:val="40"/>
          <w:sz w:val="16"/>
        </w:rPr>
        <w:t xml:space="preserve"> </w:t>
      </w:r>
      <w:r>
        <w:rPr>
          <w:sz w:val="16"/>
        </w:rPr>
        <w:t>Electroencephalographic</w:t>
      </w:r>
      <w:r>
        <w:rPr>
          <w:spacing w:val="40"/>
          <w:sz w:val="16"/>
        </w:rPr>
        <w:t xml:space="preserve"> </w:t>
      </w:r>
      <w:r>
        <w:rPr>
          <w:sz w:val="16"/>
        </w:rPr>
        <w:t>biomarkers</w:t>
      </w:r>
      <w:r>
        <w:rPr>
          <w:spacing w:val="139"/>
          <w:sz w:val="16"/>
        </w:rPr>
        <w:t xml:space="preserve"> </w:t>
      </w:r>
      <w:r>
        <w:rPr>
          <w:sz w:val="16"/>
        </w:rPr>
        <w:t>for</w:t>
      </w:r>
      <w:r>
        <w:rPr>
          <w:spacing w:val="40"/>
          <w:sz w:val="16"/>
        </w:rPr>
        <w:t xml:space="preserve"> </w:t>
      </w:r>
      <w:r>
        <w:rPr>
          <w:sz w:val="16"/>
        </w:rPr>
        <w:t>treatment</w:t>
      </w:r>
      <w:r>
        <w:rPr>
          <w:spacing w:val="40"/>
          <w:sz w:val="16"/>
        </w:rPr>
        <w:t xml:space="preserve"> </w:t>
      </w:r>
      <w:r>
        <w:rPr>
          <w:sz w:val="16"/>
        </w:rPr>
        <w:t>response</w:t>
      </w:r>
      <w:r>
        <w:rPr>
          <w:spacing w:val="40"/>
          <w:sz w:val="16"/>
        </w:rPr>
        <w:t xml:space="preserve"> </w:t>
      </w:r>
      <w:r>
        <w:rPr>
          <w:sz w:val="16"/>
        </w:rPr>
        <w:t>prediction</w:t>
      </w:r>
      <w:r>
        <w:rPr>
          <w:spacing w:val="40"/>
          <w:sz w:val="16"/>
        </w:rPr>
        <w:t xml:space="preserve"> </w:t>
      </w:r>
      <w:r>
        <w:rPr>
          <w:sz w:val="16"/>
        </w:rPr>
        <w:t>in</w:t>
      </w:r>
      <w:r>
        <w:rPr>
          <w:spacing w:val="40"/>
          <w:sz w:val="16"/>
        </w:rPr>
        <w:t xml:space="preserve"> </w:t>
      </w:r>
      <w:r>
        <w:rPr>
          <w:sz w:val="16"/>
        </w:rPr>
        <w:t>major</w:t>
      </w:r>
      <w:r>
        <w:rPr>
          <w:spacing w:val="40"/>
          <w:sz w:val="16"/>
        </w:rPr>
        <w:t xml:space="preserve"> </w:t>
      </w:r>
      <w:r>
        <w:rPr>
          <w:sz w:val="16"/>
        </w:rPr>
        <w:t>depressive</w:t>
      </w:r>
      <w:r>
        <w:rPr>
          <w:spacing w:val="40"/>
          <w:sz w:val="16"/>
        </w:rPr>
        <w:t xml:space="preserve"> </w:t>
      </w:r>
      <w:r>
        <w:rPr>
          <w:sz w:val="16"/>
        </w:rPr>
        <w:t>illness:</w:t>
      </w:r>
      <w:r>
        <w:rPr>
          <w:spacing w:val="40"/>
          <w:sz w:val="16"/>
        </w:rPr>
        <w:t xml:space="preserve"> </w:t>
      </w:r>
      <w:r>
        <w:rPr>
          <w:sz w:val="16"/>
        </w:rPr>
        <w:t>A</w:t>
      </w:r>
      <w:r>
        <w:rPr>
          <w:spacing w:val="40"/>
          <w:sz w:val="16"/>
        </w:rPr>
        <w:t xml:space="preserve"> </w:t>
      </w:r>
      <w:r>
        <w:rPr>
          <w:sz w:val="16"/>
        </w:rPr>
        <w:t>meta-analysis,</w:t>
      </w:r>
      <w:r>
        <w:rPr>
          <w:spacing w:val="-10"/>
          <w:sz w:val="16"/>
        </w:rPr>
        <w:t xml:space="preserve"> </w:t>
      </w:r>
      <w:r>
        <w:rPr>
          <w:sz w:val="16"/>
        </w:rPr>
        <w:t>American</w:t>
      </w:r>
      <w:r>
        <w:rPr>
          <w:spacing w:val="-10"/>
          <w:sz w:val="16"/>
        </w:rPr>
        <w:t xml:space="preserve"> </w:t>
      </w:r>
      <w:r>
        <w:rPr>
          <w:sz w:val="16"/>
        </w:rPr>
        <w:t>Journal</w:t>
      </w:r>
      <w:r>
        <w:rPr>
          <w:spacing w:val="-10"/>
          <w:sz w:val="16"/>
        </w:rPr>
        <w:t xml:space="preserve"> </w:t>
      </w:r>
      <w:r>
        <w:rPr>
          <w:sz w:val="16"/>
        </w:rPr>
        <w:t>of</w:t>
      </w:r>
      <w:r>
        <w:rPr>
          <w:spacing w:val="-10"/>
          <w:sz w:val="16"/>
        </w:rPr>
        <w:t xml:space="preserve"> </w:t>
      </w:r>
      <w:r>
        <w:rPr>
          <w:sz w:val="16"/>
        </w:rPr>
        <w:t>Psychiatry</w:t>
      </w:r>
      <w:r>
        <w:rPr>
          <w:spacing w:val="-10"/>
          <w:sz w:val="16"/>
        </w:rPr>
        <w:t xml:space="preserve"> </w:t>
      </w:r>
      <w:r>
        <w:rPr>
          <w:sz w:val="16"/>
        </w:rPr>
        <w:t>176</w:t>
      </w:r>
      <w:r>
        <w:rPr>
          <w:spacing w:val="-10"/>
          <w:sz w:val="16"/>
        </w:rPr>
        <w:t xml:space="preserve"> </w:t>
      </w:r>
      <w:r>
        <w:rPr>
          <w:sz w:val="16"/>
        </w:rPr>
        <w:t>(1)</w:t>
      </w:r>
      <w:r>
        <w:rPr>
          <w:spacing w:val="-10"/>
          <w:sz w:val="16"/>
        </w:rPr>
        <w:t xml:space="preserve"> </w:t>
      </w:r>
      <w:r>
        <w:rPr>
          <w:sz w:val="16"/>
        </w:rPr>
        <w:t>(2019)</w:t>
      </w:r>
      <w:r>
        <w:rPr>
          <w:spacing w:val="-10"/>
          <w:sz w:val="16"/>
        </w:rPr>
        <w:t xml:space="preserve"> </w:t>
      </w:r>
      <w:r>
        <w:rPr>
          <w:sz w:val="16"/>
        </w:rPr>
        <w:t>44–56.</w:t>
      </w:r>
      <w:r>
        <w:rPr>
          <w:spacing w:val="40"/>
          <w:sz w:val="16"/>
        </w:rPr>
        <w:t xml:space="preserve"> </w:t>
      </w:r>
      <w:bookmarkStart w:id="195" w:name="_bookmark36"/>
      <w:bookmarkEnd w:id="195"/>
      <w:r>
        <w:fldChar w:fldCharType="begin"/>
      </w:r>
      <w:r>
        <w:instrText>HYPERLINK "https://doi.org/10.1176/appi.ajp.2018.17121358" \h</w:instrText>
      </w:r>
      <w:r>
        <w:fldChar w:fldCharType="separate"/>
      </w:r>
      <w:r>
        <w:rPr>
          <w:rFonts w:ascii="BIZ UDGothic" w:hAnsi="BIZ UDGothic"/>
          <w:color w:val="2F4F4F"/>
          <w:spacing w:val="-2"/>
          <w:sz w:val="13"/>
        </w:rPr>
        <w:t>doi:10.1176/appi.ajp.2018.17121358</w:t>
      </w:r>
      <w:r>
        <w:fldChar w:fldCharType="end"/>
      </w:r>
      <w:r>
        <w:rPr>
          <w:spacing w:val="-2"/>
          <w:sz w:val="16"/>
        </w:rPr>
        <w:t>.</w:t>
      </w:r>
    </w:p>
    <w:p w14:paraId="32B5BCA0" w14:textId="77777777" w:rsidR="004E7388" w:rsidRDefault="00000000">
      <w:pPr>
        <w:pStyle w:val="ListParagraph"/>
        <w:numPr>
          <w:ilvl w:val="0"/>
          <w:numId w:val="2"/>
        </w:numPr>
        <w:tabs>
          <w:tab w:val="left" w:pos="397"/>
          <w:tab w:val="left" w:pos="399"/>
        </w:tabs>
        <w:spacing w:line="259" w:lineRule="auto"/>
        <w:ind w:right="32" w:hanging="366"/>
        <w:jc w:val="both"/>
        <w:rPr>
          <w:sz w:val="16"/>
        </w:rPr>
      </w:pPr>
      <w:r>
        <w:rPr>
          <w:sz w:val="16"/>
        </w:rPr>
        <w:t>D. Watts, R. F. Pulice, J. Reilly, A. R. Brunoni, F. Kapczinski, I. C.</w:t>
      </w:r>
      <w:r>
        <w:rPr>
          <w:spacing w:val="40"/>
          <w:sz w:val="16"/>
        </w:rPr>
        <w:t xml:space="preserve"> </w:t>
      </w:r>
      <w:r>
        <w:rPr>
          <w:sz w:val="16"/>
        </w:rPr>
        <w:t>Passos,</w:t>
      </w:r>
      <w:r>
        <w:rPr>
          <w:spacing w:val="-1"/>
          <w:sz w:val="16"/>
        </w:rPr>
        <w:t xml:space="preserve"> </w:t>
      </w:r>
      <w:r>
        <w:rPr>
          <w:sz w:val="16"/>
        </w:rPr>
        <w:t>Predicting</w:t>
      </w:r>
      <w:r>
        <w:rPr>
          <w:spacing w:val="-1"/>
          <w:sz w:val="16"/>
        </w:rPr>
        <w:t xml:space="preserve"> </w:t>
      </w:r>
      <w:r>
        <w:rPr>
          <w:sz w:val="16"/>
        </w:rPr>
        <w:t>treatment</w:t>
      </w:r>
      <w:r>
        <w:rPr>
          <w:spacing w:val="-1"/>
          <w:sz w:val="16"/>
        </w:rPr>
        <w:t xml:space="preserve"> </w:t>
      </w:r>
      <w:r>
        <w:rPr>
          <w:sz w:val="16"/>
        </w:rPr>
        <w:t>response</w:t>
      </w:r>
      <w:r>
        <w:rPr>
          <w:spacing w:val="-1"/>
          <w:sz w:val="16"/>
        </w:rPr>
        <w:t xml:space="preserve"> </w:t>
      </w:r>
      <w:r>
        <w:rPr>
          <w:sz w:val="16"/>
        </w:rPr>
        <w:t>using</w:t>
      </w:r>
      <w:r>
        <w:rPr>
          <w:spacing w:val="-1"/>
          <w:sz w:val="16"/>
        </w:rPr>
        <w:t xml:space="preserve"> </w:t>
      </w:r>
      <w:r>
        <w:rPr>
          <w:sz w:val="16"/>
        </w:rPr>
        <w:t>eeg</w:t>
      </w:r>
      <w:r>
        <w:rPr>
          <w:spacing w:val="-1"/>
          <w:sz w:val="16"/>
        </w:rPr>
        <w:t xml:space="preserve"> </w:t>
      </w:r>
      <w:r>
        <w:rPr>
          <w:sz w:val="16"/>
        </w:rPr>
        <w:t>in</w:t>
      </w:r>
      <w:r>
        <w:rPr>
          <w:spacing w:val="-1"/>
          <w:sz w:val="16"/>
        </w:rPr>
        <w:t xml:space="preserve"> </w:t>
      </w:r>
      <w:r>
        <w:rPr>
          <w:sz w:val="16"/>
        </w:rPr>
        <w:t>major</w:t>
      </w:r>
      <w:r>
        <w:rPr>
          <w:spacing w:val="-1"/>
          <w:sz w:val="16"/>
        </w:rPr>
        <w:t xml:space="preserve"> </w:t>
      </w:r>
      <w:r>
        <w:rPr>
          <w:sz w:val="16"/>
        </w:rPr>
        <w:t>depressive</w:t>
      </w:r>
      <w:r>
        <w:rPr>
          <w:spacing w:val="40"/>
          <w:sz w:val="16"/>
        </w:rPr>
        <w:t xml:space="preserve"> </w:t>
      </w:r>
      <w:r>
        <w:rPr>
          <w:spacing w:val="-2"/>
          <w:sz w:val="16"/>
        </w:rPr>
        <w:t>disorder: A machine-learning meta-analysis, Translational psychiatry</w:t>
      </w:r>
    </w:p>
    <w:p w14:paraId="0112019F" w14:textId="77777777" w:rsidR="004E7388" w:rsidRDefault="004E7388">
      <w:pPr>
        <w:pStyle w:val="ListParagraph"/>
        <w:spacing w:line="259" w:lineRule="auto"/>
        <w:rPr>
          <w:sz w:val="16"/>
        </w:rPr>
        <w:sectPr w:rsidR="004E7388">
          <w:type w:val="continuous"/>
          <w:pgSz w:w="11910" w:h="15880"/>
          <w:pgMar w:top="980" w:right="992" w:bottom="700" w:left="992" w:header="702" w:footer="517" w:gutter="0"/>
          <w:cols w:num="2" w:space="720" w:equalWidth="0">
            <w:col w:w="4782" w:space="324"/>
            <w:col w:w="4820"/>
          </w:cols>
        </w:sectPr>
      </w:pPr>
    </w:p>
    <w:p w14:paraId="2AD4ECC8" w14:textId="77777777" w:rsidR="004E7388" w:rsidRDefault="004E7388">
      <w:pPr>
        <w:pStyle w:val="BodyText"/>
        <w:spacing w:before="10"/>
        <w:rPr>
          <w:sz w:val="13"/>
        </w:rPr>
      </w:pPr>
    </w:p>
    <w:p w14:paraId="458C7B17" w14:textId="77777777" w:rsidR="004E7388" w:rsidRDefault="004E7388">
      <w:pPr>
        <w:pStyle w:val="BodyText"/>
        <w:rPr>
          <w:sz w:val="13"/>
        </w:rPr>
        <w:sectPr w:rsidR="004E7388">
          <w:pgSz w:w="11910" w:h="15880"/>
          <w:pgMar w:top="920" w:right="992" w:bottom="700" w:left="992" w:header="702" w:footer="517" w:gutter="0"/>
          <w:cols w:space="720"/>
        </w:sectPr>
      </w:pPr>
    </w:p>
    <w:p w14:paraId="395AFCCE" w14:textId="77777777" w:rsidR="004E7388" w:rsidRDefault="00000000">
      <w:pPr>
        <w:spacing w:before="74"/>
        <w:ind w:left="399"/>
        <w:jc w:val="both"/>
        <w:rPr>
          <w:sz w:val="16"/>
        </w:rPr>
      </w:pPr>
      <w:bookmarkStart w:id="196" w:name="_bookmark37"/>
      <w:bookmarkEnd w:id="196"/>
      <w:r>
        <w:rPr>
          <w:sz w:val="16"/>
        </w:rPr>
        <w:t>12</w:t>
      </w:r>
      <w:r>
        <w:rPr>
          <w:spacing w:val="-4"/>
          <w:sz w:val="16"/>
        </w:rPr>
        <w:t xml:space="preserve"> </w:t>
      </w:r>
      <w:r>
        <w:rPr>
          <w:sz w:val="16"/>
        </w:rPr>
        <w:t>(1)</w:t>
      </w:r>
      <w:r>
        <w:rPr>
          <w:spacing w:val="-4"/>
          <w:sz w:val="16"/>
        </w:rPr>
        <w:t xml:space="preserve"> </w:t>
      </w:r>
      <w:r>
        <w:rPr>
          <w:sz w:val="16"/>
        </w:rPr>
        <w:t>(2022)</w:t>
      </w:r>
      <w:r>
        <w:rPr>
          <w:spacing w:val="-3"/>
          <w:sz w:val="16"/>
        </w:rPr>
        <w:t xml:space="preserve"> </w:t>
      </w:r>
      <w:r>
        <w:rPr>
          <w:spacing w:val="-4"/>
          <w:sz w:val="16"/>
        </w:rPr>
        <w:t>332.</w:t>
      </w:r>
    </w:p>
    <w:p w14:paraId="72A14C17" w14:textId="77777777" w:rsidR="004E7388" w:rsidRDefault="00000000">
      <w:pPr>
        <w:pStyle w:val="ListParagraph"/>
        <w:numPr>
          <w:ilvl w:val="0"/>
          <w:numId w:val="2"/>
        </w:numPr>
        <w:tabs>
          <w:tab w:val="left" w:pos="398"/>
        </w:tabs>
        <w:spacing w:before="15"/>
        <w:ind w:left="398" w:hanging="364"/>
        <w:jc w:val="both"/>
        <w:rPr>
          <w:sz w:val="16"/>
        </w:rPr>
      </w:pPr>
      <w:r>
        <w:rPr>
          <w:sz w:val="16"/>
        </w:rPr>
        <w:t>S.</w:t>
      </w:r>
      <w:r>
        <w:rPr>
          <w:spacing w:val="37"/>
          <w:sz w:val="16"/>
        </w:rPr>
        <w:t xml:space="preserve"> </w:t>
      </w:r>
      <w:r>
        <w:rPr>
          <w:sz w:val="16"/>
        </w:rPr>
        <w:t>Cohen,</w:t>
      </w:r>
      <w:r>
        <w:rPr>
          <w:spacing w:val="37"/>
          <w:sz w:val="16"/>
        </w:rPr>
        <w:t xml:space="preserve"> </w:t>
      </w:r>
      <w:r>
        <w:rPr>
          <w:sz w:val="16"/>
        </w:rPr>
        <w:t>J.</w:t>
      </w:r>
      <w:r>
        <w:rPr>
          <w:spacing w:val="37"/>
          <w:sz w:val="16"/>
        </w:rPr>
        <w:t xml:space="preserve"> </w:t>
      </w:r>
      <w:r>
        <w:rPr>
          <w:sz w:val="16"/>
        </w:rPr>
        <w:t>Zantvoord,</w:t>
      </w:r>
      <w:r>
        <w:rPr>
          <w:spacing w:val="37"/>
          <w:sz w:val="16"/>
        </w:rPr>
        <w:t xml:space="preserve"> </w:t>
      </w:r>
      <w:r>
        <w:rPr>
          <w:sz w:val="16"/>
        </w:rPr>
        <w:t>B.</w:t>
      </w:r>
      <w:r>
        <w:rPr>
          <w:spacing w:val="37"/>
          <w:sz w:val="16"/>
        </w:rPr>
        <w:t xml:space="preserve"> </w:t>
      </w:r>
      <w:r>
        <w:rPr>
          <w:sz w:val="16"/>
        </w:rPr>
        <w:t>Wezenberg,</w:t>
      </w:r>
      <w:r>
        <w:rPr>
          <w:spacing w:val="37"/>
          <w:sz w:val="16"/>
        </w:rPr>
        <w:t xml:space="preserve"> </w:t>
      </w:r>
      <w:r>
        <w:rPr>
          <w:sz w:val="16"/>
        </w:rPr>
        <w:t>J.</w:t>
      </w:r>
      <w:r>
        <w:rPr>
          <w:spacing w:val="37"/>
          <w:sz w:val="16"/>
        </w:rPr>
        <w:t xml:space="preserve"> </w:t>
      </w:r>
      <w:r>
        <w:rPr>
          <w:sz w:val="16"/>
        </w:rPr>
        <w:t>Daams,</w:t>
      </w:r>
      <w:r>
        <w:rPr>
          <w:spacing w:val="37"/>
          <w:sz w:val="16"/>
        </w:rPr>
        <w:t xml:space="preserve"> </w:t>
      </w:r>
      <w:r>
        <w:rPr>
          <w:sz w:val="16"/>
        </w:rPr>
        <w:t>C.</w:t>
      </w:r>
      <w:r>
        <w:rPr>
          <w:spacing w:val="37"/>
          <w:sz w:val="16"/>
        </w:rPr>
        <w:t xml:space="preserve"> </w:t>
      </w:r>
      <w:r>
        <w:rPr>
          <w:spacing w:val="-2"/>
          <w:sz w:val="16"/>
        </w:rPr>
        <w:t>Bockting,</w:t>
      </w:r>
    </w:p>
    <w:p w14:paraId="30F105B8" w14:textId="77777777" w:rsidR="004E7388" w:rsidRDefault="00000000">
      <w:pPr>
        <w:spacing w:before="15" w:line="259" w:lineRule="auto"/>
        <w:ind w:left="399"/>
        <w:jc w:val="both"/>
        <w:rPr>
          <w:sz w:val="16"/>
        </w:rPr>
      </w:pPr>
      <w:r>
        <w:rPr>
          <w:sz w:val="16"/>
        </w:rPr>
        <w:t>D. Denys, G. van Wingen, Electroencephalography for predicting</w:t>
      </w:r>
      <w:r>
        <w:rPr>
          <w:spacing w:val="40"/>
          <w:sz w:val="16"/>
        </w:rPr>
        <w:t xml:space="preserve"> </w:t>
      </w:r>
      <w:r>
        <w:rPr>
          <w:sz w:val="16"/>
        </w:rPr>
        <w:t>antidepressant</w:t>
      </w:r>
      <w:r>
        <w:rPr>
          <w:spacing w:val="80"/>
          <w:sz w:val="16"/>
        </w:rPr>
        <w:t xml:space="preserve"> </w:t>
      </w:r>
      <w:r>
        <w:rPr>
          <w:sz w:val="16"/>
        </w:rPr>
        <w:t>treatment</w:t>
      </w:r>
      <w:r>
        <w:rPr>
          <w:spacing w:val="80"/>
          <w:sz w:val="16"/>
        </w:rPr>
        <w:t xml:space="preserve"> </w:t>
      </w:r>
      <w:r>
        <w:rPr>
          <w:sz w:val="16"/>
        </w:rPr>
        <w:t>success:</w:t>
      </w:r>
      <w:r>
        <w:rPr>
          <w:spacing w:val="80"/>
          <w:sz w:val="16"/>
        </w:rPr>
        <w:t xml:space="preserve"> </w:t>
      </w:r>
      <w:r>
        <w:rPr>
          <w:sz w:val="16"/>
        </w:rPr>
        <w:t>a</w:t>
      </w:r>
      <w:r>
        <w:rPr>
          <w:spacing w:val="80"/>
          <w:sz w:val="16"/>
        </w:rPr>
        <w:t xml:space="preserve"> </w:t>
      </w:r>
      <w:r>
        <w:rPr>
          <w:sz w:val="16"/>
        </w:rPr>
        <w:t>systematic</w:t>
      </w:r>
      <w:r>
        <w:rPr>
          <w:spacing w:val="80"/>
          <w:sz w:val="16"/>
        </w:rPr>
        <w:t xml:space="preserve"> </w:t>
      </w:r>
      <w:r>
        <w:rPr>
          <w:sz w:val="16"/>
        </w:rPr>
        <w:t>review</w:t>
      </w:r>
      <w:r>
        <w:rPr>
          <w:spacing w:val="80"/>
          <w:sz w:val="16"/>
        </w:rPr>
        <w:t xml:space="preserve"> </w:t>
      </w:r>
      <w:r>
        <w:rPr>
          <w:sz w:val="16"/>
        </w:rPr>
        <w:t>and</w:t>
      </w:r>
      <w:r>
        <w:rPr>
          <w:spacing w:val="40"/>
          <w:sz w:val="16"/>
        </w:rPr>
        <w:t xml:space="preserve"> </w:t>
      </w:r>
      <w:bookmarkStart w:id="197" w:name="_bookmark38"/>
      <w:bookmarkEnd w:id="197"/>
      <w:r>
        <w:rPr>
          <w:sz w:val="16"/>
        </w:rPr>
        <w:t>meta-analysis, Journal of Affective Disorders 321 (2023) 201–207.</w:t>
      </w:r>
    </w:p>
    <w:p w14:paraId="297524F5" w14:textId="77777777" w:rsidR="004E7388" w:rsidRDefault="00000000">
      <w:pPr>
        <w:pStyle w:val="ListParagraph"/>
        <w:numPr>
          <w:ilvl w:val="0"/>
          <w:numId w:val="2"/>
        </w:numPr>
        <w:tabs>
          <w:tab w:val="left" w:pos="398"/>
        </w:tabs>
        <w:ind w:left="398" w:hanging="364"/>
        <w:jc w:val="both"/>
        <w:rPr>
          <w:sz w:val="16"/>
        </w:rPr>
      </w:pPr>
      <w:r>
        <w:rPr>
          <w:sz w:val="16"/>
        </w:rPr>
        <w:t>A.</w:t>
      </w:r>
      <w:r>
        <w:rPr>
          <w:spacing w:val="1"/>
          <w:sz w:val="16"/>
        </w:rPr>
        <w:t xml:space="preserve"> </w:t>
      </w:r>
      <w:r>
        <w:rPr>
          <w:sz w:val="16"/>
        </w:rPr>
        <w:t>M.</w:t>
      </w:r>
      <w:r>
        <w:rPr>
          <w:spacing w:val="2"/>
          <w:sz w:val="16"/>
        </w:rPr>
        <w:t xml:space="preserve"> </w:t>
      </w:r>
      <w:r>
        <w:rPr>
          <w:sz w:val="16"/>
        </w:rPr>
        <w:t>Al-Kaysi,</w:t>
      </w:r>
      <w:r>
        <w:rPr>
          <w:spacing w:val="2"/>
          <w:sz w:val="16"/>
        </w:rPr>
        <w:t xml:space="preserve"> </w:t>
      </w:r>
      <w:r>
        <w:rPr>
          <w:sz w:val="16"/>
        </w:rPr>
        <w:t>A.</w:t>
      </w:r>
      <w:r>
        <w:rPr>
          <w:spacing w:val="1"/>
          <w:sz w:val="16"/>
        </w:rPr>
        <w:t xml:space="preserve"> </w:t>
      </w:r>
      <w:r>
        <w:rPr>
          <w:sz w:val="16"/>
        </w:rPr>
        <w:t>Al-Ani,</w:t>
      </w:r>
      <w:r>
        <w:rPr>
          <w:spacing w:val="2"/>
          <w:sz w:val="16"/>
        </w:rPr>
        <w:t xml:space="preserve"> </w:t>
      </w:r>
      <w:r>
        <w:rPr>
          <w:sz w:val="16"/>
        </w:rPr>
        <w:t>C.</w:t>
      </w:r>
      <w:r>
        <w:rPr>
          <w:spacing w:val="2"/>
          <w:sz w:val="16"/>
        </w:rPr>
        <w:t xml:space="preserve"> </w:t>
      </w:r>
      <w:r>
        <w:rPr>
          <w:sz w:val="16"/>
        </w:rPr>
        <w:t>K.</w:t>
      </w:r>
      <w:r>
        <w:rPr>
          <w:spacing w:val="2"/>
          <w:sz w:val="16"/>
        </w:rPr>
        <w:t xml:space="preserve"> </w:t>
      </w:r>
      <w:r>
        <w:rPr>
          <w:sz w:val="16"/>
        </w:rPr>
        <w:t>Loo,</w:t>
      </w:r>
      <w:r>
        <w:rPr>
          <w:spacing w:val="1"/>
          <w:sz w:val="16"/>
        </w:rPr>
        <w:t xml:space="preserve"> </w:t>
      </w:r>
      <w:r>
        <w:rPr>
          <w:sz w:val="16"/>
        </w:rPr>
        <w:t>T.</w:t>
      </w:r>
      <w:r>
        <w:rPr>
          <w:spacing w:val="2"/>
          <w:sz w:val="16"/>
        </w:rPr>
        <w:t xml:space="preserve"> </w:t>
      </w:r>
      <w:r>
        <w:rPr>
          <w:sz w:val="16"/>
        </w:rPr>
        <w:t>Y.</w:t>
      </w:r>
      <w:r>
        <w:rPr>
          <w:spacing w:val="2"/>
          <w:sz w:val="16"/>
        </w:rPr>
        <w:t xml:space="preserve"> </w:t>
      </w:r>
      <w:r>
        <w:rPr>
          <w:sz w:val="16"/>
        </w:rPr>
        <w:t>Powell,</w:t>
      </w:r>
      <w:r>
        <w:rPr>
          <w:spacing w:val="2"/>
          <w:sz w:val="16"/>
        </w:rPr>
        <w:t xml:space="preserve"> </w:t>
      </w:r>
      <w:r>
        <w:rPr>
          <w:sz w:val="16"/>
        </w:rPr>
        <w:t>D.</w:t>
      </w:r>
      <w:r>
        <w:rPr>
          <w:spacing w:val="1"/>
          <w:sz w:val="16"/>
        </w:rPr>
        <w:t xml:space="preserve"> </w:t>
      </w:r>
      <w:r>
        <w:rPr>
          <w:sz w:val="16"/>
        </w:rPr>
        <w:t>M.</w:t>
      </w:r>
      <w:r>
        <w:rPr>
          <w:spacing w:val="2"/>
          <w:sz w:val="16"/>
        </w:rPr>
        <w:t xml:space="preserve"> </w:t>
      </w:r>
      <w:r>
        <w:rPr>
          <w:spacing w:val="-2"/>
          <w:sz w:val="16"/>
        </w:rPr>
        <w:t>Martin,</w:t>
      </w:r>
    </w:p>
    <w:p w14:paraId="0E179EED" w14:textId="77777777" w:rsidR="004E7388" w:rsidRDefault="00000000">
      <w:pPr>
        <w:spacing w:before="15" w:line="259" w:lineRule="auto"/>
        <w:ind w:left="399"/>
        <w:jc w:val="both"/>
        <w:rPr>
          <w:sz w:val="16"/>
        </w:rPr>
      </w:pPr>
      <w:r>
        <w:rPr>
          <w:sz w:val="16"/>
        </w:rPr>
        <w:t>M. Breakspear, T. W. Boonstra, Predicting tdcs treatment outcomes</w:t>
      </w:r>
      <w:r>
        <w:rPr>
          <w:spacing w:val="40"/>
          <w:sz w:val="16"/>
        </w:rPr>
        <w:t xml:space="preserve"> </w:t>
      </w:r>
      <w:r>
        <w:rPr>
          <w:sz w:val="16"/>
        </w:rPr>
        <w:t>of patients with major depressive disorder using automated eeg</w:t>
      </w:r>
      <w:r>
        <w:rPr>
          <w:spacing w:val="40"/>
          <w:sz w:val="16"/>
        </w:rPr>
        <w:t xml:space="preserve"> </w:t>
      </w:r>
      <w:r>
        <w:rPr>
          <w:sz w:val="16"/>
        </w:rPr>
        <w:t>classification, Journal of affective disorders 208 (2017) 597–603.</w:t>
      </w:r>
    </w:p>
    <w:p w14:paraId="3B38AE5C" w14:textId="77777777" w:rsidR="004E7388" w:rsidRDefault="00000000">
      <w:pPr>
        <w:pStyle w:val="ListParagraph"/>
        <w:numPr>
          <w:ilvl w:val="0"/>
          <w:numId w:val="2"/>
        </w:numPr>
        <w:tabs>
          <w:tab w:val="left" w:pos="397"/>
          <w:tab w:val="left" w:pos="399"/>
        </w:tabs>
        <w:spacing w:line="259" w:lineRule="auto"/>
        <w:ind w:hanging="366"/>
        <w:jc w:val="both"/>
        <w:rPr>
          <w:sz w:val="16"/>
        </w:rPr>
      </w:pPr>
      <w:r>
        <w:rPr>
          <w:sz w:val="16"/>
        </w:rPr>
        <w:t>N. Jaworska, S. d. l. Salle, M. H. Ibrahim, P. Blier, V. Knott,</w:t>
      </w:r>
      <w:r>
        <w:rPr>
          <w:spacing w:val="40"/>
          <w:sz w:val="16"/>
        </w:rPr>
        <w:t xml:space="preserve"> </w:t>
      </w:r>
      <w:hyperlink r:id="rId62">
        <w:r w:rsidR="004E7388">
          <w:rPr>
            <w:color w:val="2F4F4F"/>
            <w:sz w:val="16"/>
          </w:rPr>
          <w:t>Leveraging machine learning approaches for predicting</w:t>
        </w:r>
      </w:hyperlink>
      <w:r>
        <w:rPr>
          <w:color w:val="2F4F4F"/>
          <w:spacing w:val="40"/>
          <w:sz w:val="16"/>
        </w:rPr>
        <w:t xml:space="preserve"> </w:t>
      </w:r>
      <w:hyperlink r:id="rId63">
        <w:r w:rsidR="004E7388">
          <w:rPr>
            <w:color w:val="2F4F4F"/>
            <w:sz w:val="16"/>
          </w:rPr>
          <w:t>antidepressant treatment response using electroencephalography</w:t>
        </w:r>
      </w:hyperlink>
      <w:r>
        <w:rPr>
          <w:color w:val="2F4F4F"/>
          <w:spacing w:val="40"/>
          <w:sz w:val="16"/>
        </w:rPr>
        <w:t xml:space="preserve"> </w:t>
      </w:r>
      <w:hyperlink r:id="rId64">
        <w:r w:rsidR="004E7388">
          <w:rPr>
            <w:color w:val="2F4F4F"/>
            <w:sz w:val="16"/>
          </w:rPr>
          <w:t>(eeg) and clinical data</w:t>
        </w:r>
      </w:hyperlink>
      <w:r>
        <w:rPr>
          <w:sz w:val="16"/>
        </w:rPr>
        <w:t>, Frontiers in Psychiatry (2019).</w:t>
      </w:r>
      <w:r>
        <w:rPr>
          <w:spacing w:val="40"/>
          <w:sz w:val="16"/>
        </w:rPr>
        <w:t xml:space="preserve"> </w:t>
      </w:r>
      <w:hyperlink r:id="rId65">
        <w:r w:rsidR="004E7388">
          <w:rPr>
            <w:rFonts w:ascii="BIZ UDGothic"/>
            <w:color w:val="2F4F4F"/>
            <w:spacing w:val="-2"/>
            <w:sz w:val="13"/>
          </w:rPr>
          <w:t>doi:10.3389/fpsyt.2018.00768</w:t>
        </w:r>
      </w:hyperlink>
      <w:r>
        <w:rPr>
          <w:spacing w:val="-2"/>
          <w:sz w:val="16"/>
        </w:rPr>
        <w:t>.</w:t>
      </w:r>
    </w:p>
    <w:p w14:paraId="0885C51C" w14:textId="77777777" w:rsidR="004E7388" w:rsidRDefault="00000000">
      <w:pPr>
        <w:spacing w:before="3"/>
        <w:ind w:left="399"/>
        <w:rPr>
          <w:rFonts w:ascii="BIZ UDGothic"/>
          <w:sz w:val="13"/>
        </w:rPr>
      </w:pPr>
      <w:bookmarkStart w:id="198" w:name="_bookmark39"/>
      <w:bookmarkEnd w:id="198"/>
      <w:r>
        <w:rPr>
          <w:sz w:val="16"/>
        </w:rPr>
        <w:t>URL</w:t>
      </w:r>
      <w:r>
        <w:rPr>
          <w:spacing w:val="-3"/>
          <w:sz w:val="16"/>
        </w:rPr>
        <w:t xml:space="preserve"> </w:t>
      </w:r>
      <w:hyperlink r:id="rId66">
        <w:r w:rsidR="004E7388">
          <w:rPr>
            <w:rFonts w:ascii="BIZ UDGothic"/>
            <w:color w:val="2F4F4F"/>
            <w:spacing w:val="-2"/>
            <w:sz w:val="13"/>
          </w:rPr>
          <w:t>https://doi.org/10.3389/fpsyt.2018.00768</w:t>
        </w:r>
      </w:hyperlink>
    </w:p>
    <w:p w14:paraId="0EE773CE" w14:textId="77777777" w:rsidR="004E7388" w:rsidRDefault="00000000">
      <w:pPr>
        <w:pStyle w:val="ListParagraph"/>
        <w:numPr>
          <w:ilvl w:val="0"/>
          <w:numId w:val="2"/>
        </w:numPr>
        <w:tabs>
          <w:tab w:val="left" w:pos="397"/>
          <w:tab w:val="left" w:pos="399"/>
        </w:tabs>
        <w:spacing w:before="15" w:line="259" w:lineRule="auto"/>
        <w:ind w:hanging="366"/>
        <w:jc w:val="both"/>
        <w:rPr>
          <w:sz w:val="16"/>
        </w:rPr>
      </w:pPr>
      <w:r>
        <w:rPr>
          <w:sz w:val="16"/>
        </w:rPr>
        <w:t xml:space="preserve">T. Oakley, J. Coskuner, A. Cadwallader, M. Ravan, G. Hasey, </w:t>
      </w:r>
      <w:hyperlink r:id="rId67">
        <w:r w:rsidR="004E7388">
          <w:rPr>
            <w:color w:val="2F4F4F"/>
            <w:sz w:val="16"/>
          </w:rPr>
          <w:t>Eeg</w:t>
        </w:r>
      </w:hyperlink>
      <w:r>
        <w:rPr>
          <w:color w:val="2F4F4F"/>
          <w:spacing w:val="40"/>
          <w:sz w:val="16"/>
        </w:rPr>
        <w:t xml:space="preserve"> </w:t>
      </w:r>
      <w:hyperlink r:id="rId68">
        <w:r w:rsidR="004E7388">
          <w:rPr>
            <w:color w:val="2F4F4F"/>
            <w:sz w:val="16"/>
          </w:rPr>
          <w:t>biomarkers to predict response to sertraline and placebo treatment</w:t>
        </w:r>
      </w:hyperlink>
      <w:r>
        <w:rPr>
          <w:color w:val="2F4F4F"/>
          <w:spacing w:val="40"/>
          <w:sz w:val="16"/>
        </w:rPr>
        <w:t xml:space="preserve"> </w:t>
      </w:r>
      <w:hyperlink r:id="rId69">
        <w:r w:rsidR="004E7388">
          <w:rPr>
            <w:color w:val="2F4F4F"/>
            <w:sz w:val="16"/>
          </w:rPr>
          <w:t>in major depressive disorder</w:t>
        </w:r>
      </w:hyperlink>
      <w:r>
        <w:rPr>
          <w:sz w:val="16"/>
        </w:rPr>
        <w:t>, IEEE Transactions on Biomedical</w:t>
      </w:r>
      <w:r>
        <w:rPr>
          <w:spacing w:val="40"/>
          <w:sz w:val="16"/>
        </w:rPr>
        <w:t xml:space="preserve"> </w:t>
      </w:r>
      <w:r>
        <w:rPr>
          <w:sz w:val="16"/>
        </w:rPr>
        <w:t xml:space="preserve">Engineering (2022). </w:t>
      </w:r>
      <w:hyperlink r:id="rId70">
        <w:r w:rsidR="004E7388">
          <w:rPr>
            <w:rFonts w:ascii="BIZ UDGothic"/>
            <w:color w:val="2F4F4F"/>
            <w:sz w:val="13"/>
          </w:rPr>
          <w:t>doi:10.1109/tbme.2022.3204861</w:t>
        </w:r>
      </w:hyperlink>
      <w:r>
        <w:rPr>
          <w:sz w:val="16"/>
        </w:rPr>
        <w:t>.</w:t>
      </w:r>
    </w:p>
    <w:p w14:paraId="605254E4" w14:textId="77777777" w:rsidR="004E7388" w:rsidRDefault="00000000">
      <w:pPr>
        <w:spacing w:before="2"/>
        <w:ind w:left="399"/>
        <w:rPr>
          <w:rFonts w:ascii="BIZ UDGothic"/>
          <w:sz w:val="13"/>
        </w:rPr>
      </w:pPr>
      <w:bookmarkStart w:id="199" w:name="_bookmark40"/>
      <w:bookmarkEnd w:id="199"/>
      <w:r>
        <w:rPr>
          <w:sz w:val="16"/>
        </w:rPr>
        <w:t>URL</w:t>
      </w:r>
      <w:r>
        <w:rPr>
          <w:spacing w:val="1"/>
          <w:sz w:val="16"/>
        </w:rPr>
        <w:t xml:space="preserve"> </w:t>
      </w:r>
      <w:hyperlink r:id="rId71">
        <w:r w:rsidR="004E7388">
          <w:rPr>
            <w:rFonts w:ascii="BIZ UDGothic"/>
            <w:color w:val="2F4F4F"/>
            <w:spacing w:val="-2"/>
            <w:sz w:val="13"/>
          </w:rPr>
          <w:t>https://doi.org/10.1109/tbme.2022.3204861</w:t>
        </w:r>
      </w:hyperlink>
    </w:p>
    <w:p w14:paraId="518F8B5D" w14:textId="77777777" w:rsidR="004E7388" w:rsidRDefault="00000000">
      <w:pPr>
        <w:pStyle w:val="ListParagraph"/>
        <w:numPr>
          <w:ilvl w:val="0"/>
          <w:numId w:val="2"/>
        </w:numPr>
        <w:tabs>
          <w:tab w:val="left" w:pos="398"/>
        </w:tabs>
        <w:spacing w:before="15"/>
        <w:ind w:left="398" w:hanging="364"/>
        <w:jc w:val="both"/>
        <w:rPr>
          <w:sz w:val="16"/>
        </w:rPr>
      </w:pPr>
      <w:r>
        <w:rPr>
          <w:sz w:val="16"/>
        </w:rPr>
        <w:t>R.</w:t>
      </w:r>
      <w:r>
        <w:rPr>
          <w:spacing w:val="7"/>
          <w:sz w:val="16"/>
        </w:rPr>
        <w:t xml:space="preserve"> </w:t>
      </w:r>
      <w:r>
        <w:rPr>
          <w:sz w:val="16"/>
        </w:rPr>
        <w:t>Shalbaf,</w:t>
      </w:r>
      <w:r>
        <w:rPr>
          <w:spacing w:val="8"/>
          <w:sz w:val="16"/>
        </w:rPr>
        <w:t xml:space="preserve"> </w:t>
      </w:r>
      <w:r>
        <w:rPr>
          <w:sz w:val="16"/>
        </w:rPr>
        <w:t>C.</w:t>
      </w:r>
      <w:r>
        <w:rPr>
          <w:spacing w:val="7"/>
          <w:sz w:val="16"/>
        </w:rPr>
        <w:t xml:space="preserve"> </w:t>
      </w:r>
      <w:r>
        <w:rPr>
          <w:sz w:val="16"/>
        </w:rPr>
        <w:t>A.</w:t>
      </w:r>
      <w:r>
        <w:rPr>
          <w:spacing w:val="8"/>
          <w:sz w:val="16"/>
        </w:rPr>
        <w:t xml:space="preserve"> </w:t>
      </w:r>
      <w:r>
        <w:rPr>
          <w:sz w:val="16"/>
        </w:rPr>
        <w:t>Brenner,</w:t>
      </w:r>
      <w:r>
        <w:rPr>
          <w:spacing w:val="7"/>
          <w:sz w:val="16"/>
        </w:rPr>
        <w:t xml:space="preserve"> </w:t>
      </w:r>
      <w:r>
        <w:rPr>
          <w:sz w:val="16"/>
        </w:rPr>
        <w:t>C.</w:t>
      </w:r>
      <w:r>
        <w:rPr>
          <w:spacing w:val="8"/>
          <w:sz w:val="16"/>
        </w:rPr>
        <w:t xml:space="preserve"> </w:t>
      </w:r>
      <w:r>
        <w:rPr>
          <w:sz w:val="16"/>
        </w:rPr>
        <w:t>Pang,</w:t>
      </w:r>
      <w:r>
        <w:rPr>
          <w:spacing w:val="7"/>
          <w:sz w:val="16"/>
        </w:rPr>
        <w:t xml:space="preserve"> </w:t>
      </w:r>
      <w:r>
        <w:rPr>
          <w:sz w:val="16"/>
        </w:rPr>
        <w:t>D.</w:t>
      </w:r>
      <w:r>
        <w:rPr>
          <w:spacing w:val="8"/>
          <w:sz w:val="16"/>
        </w:rPr>
        <w:t xml:space="preserve"> </w:t>
      </w:r>
      <w:r>
        <w:rPr>
          <w:sz w:val="16"/>
        </w:rPr>
        <w:t>M.</w:t>
      </w:r>
      <w:r>
        <w:rPr>
          <w:spacing w:val="7"/>
          <w:sz w:val="16"/>
        </w:rPr>
        <w:t xml:space="preserve"> </w:t>
      </w:r>
      <w:r>
        <w:rPr>
          <w:sz w:val="16"/>
        </w:rPr>
        <w:t>Blumberger,</w:t>
      </w:r>
      <w:r>
        <w:rPr>
          <w:spacing w:val="7"/>
          <w:sz w:val="16"/>
        </w:rPr>
        <w:t xml:space="preserve"> </w:t>
      </w:r>
      <w:r>
        <w:rPr>
          <w:sz w:val="16"/>
        </w:rPr>
        <w:t>J.</w:t>
      </w:r>
      <w:r>
        <w:rPr>
          <w:spacing w:val="8"/>
          <w:sz w:val="16"/>
        </w:rPr>
        <w:t xml:space="preserve"> </w:t>
      </w:r>
      <w:r>
        <w:rPr>
          <w:spacing w:val="-2"/>
          <w:sz w:val="16"/>
        </w:rPr>
        <w:t>Downar,</w:t>
      </w:r>
    </w:p>
    <w:p w14:paraId="0AE25524" w14:textId="77777777" w:rsidR="004E7388" w:rsidRDefault="00000000">
      <w:pPr>
        <w:spacing w:before="16" w:line="259" w:lineRule="auto"/>
        <w:ind w:left="399"/>
        <w:jc w:val="both"/>
        <w:rPr>
          <w:sz w:val="16"/>
        </w:rPr>
      </w:pPr>
      <w:r>
        <w:rPr>
          <w:sz w:val="16"/>
        </w:rPr>
        <w:t>Z.</w:t>
      </w:r>
      <w:r>
        <w:rPr>
          <w:spacing w:val="-4"/>
          <w:sz w:val="16"/>
        </w:rPr>
        <w:t xml:space="preserve"> </w:t>
      </w:r>
      <w:r>
        <w:rPr>
          <w:sz w:val="16"/>
        </w:rPr>
        <w:t>J.</w:t>
      </w:r>
      <w:r>
        <w:rPr>
          <w:spacing w:val="-4"/>
          <w:sz w:val="16"/>
        </w:rPr>
        <w:t xml:space="preserve"> </w:t>
      </w:r>
      <w:r>
        <w:rPr>
          <w:sz w:val="16"/>
        </w:rPr>
        <w:t>Daskalakis,</w:t>
      </w:r>
      <w:r>
        <w:rPr>
          <w:spacing w:val="-4"/>
          <w:sz w:val="16"/>
        </w:rPr>
        <w:t xml:space="preserve"> </w:t>
      </w:r>
      <w:r>
        <w:rPr>
          <w:sz w:val="16"/>
        </w:rPr>
        <w:t>J.</w:t>
      </w:r>
      <w:r>
        <w:rPr>
          <w:spacing w:val="-4"/>
          <w:sz w:val="16"/>
        </w:rPr>
        <w:t xml:space="preserve"> </w:t>
      </w:r>
      <w:r>
        <w:rPr>
          <w:sz w:val="16"/>
        </w:rPr>
        <w:t>Tham,</w:t>
      </w:r>
      <w:r>
        <w:rPr>
          <w:spacing w:val="-4"/>
          <w:sz w:val="16"/>
        </w:rPr>
        <w:t xml:space="preserve"> </w:t>
      </w:r>
      <w:r>
        <w:rPr>
          <w:sz w:val="16"/>
        </w:rPr>
        <w:t>R.</w:t>
      </w:r>
      <w:r>
        <w:rPr>
          <w:spacing w:val="-4"/>
          <w:sz w:val="16"/>
        </w:rPr>
        <w:t xml:space="preserve"> </w:t>
      </w:r>
      <w:r>
        <w:rPr>
          <w:sz w:val="16"/>
        </w:rPr>
        <w:t>W.</w:t>
      </w:r>
      <w:r>
        <w:rPr>
          <w:spacing w:val="-4"/>
          <w:sz w:val="16"/>
        </w:rPr>
        <w:t xml:space="preserve"> </w:t>
      </w:r>
      <w:r>
        <w:rPr>
          <w:sz w:val="16"/>
        </w:rPr>
        <w:t>Lam,</w:t>
      </w:r>
      <w:r>
        <w:rPr>
          <w:spacing w:val="-4"/>
          <w:sz w:val="16"/>
        </w:rPr>
        <w:t xml:space="preserve"> </w:t>
      </w:r>
      <w:r>
        <w:rPr>
          <w:sz w:val="16"/>
        </w:rPr>
        <w:t>F.</w:t>
      </w:r>
      <w:r>
        <w:rPr>
          <w:spacing w:val="-4"/>
          <w:sz w:val="16"/>
        </w:rPr>
        <w:t xml:space="preserve"> </w:t>
      </w:r>
      <w:r>
        <w:rPr>
          <w:sz w:val="16"/>
        </w:rPr>
        <w:t>Farzan,</w:t>
      </w:r>
      <w:r>
        <w:rPr>
          <w:spacing w:val="-4"/>
          <w:sz w:val="16"/>
        </w:rPr>
        <w:t xml:space="preserve"> </w:t>
      </w:r>
      <w:r>
        <w:rPr>
          <w:sz w:val="16"/>
        </w:rPr>
        <w:t>F.</w:t>
      </w:r>
      <w:r>
        <w:rPr>
          <w:spacing w:val="-4"/>
          <w:sz w:val="16"/>
        </w:rPr>
        <w:t xml:space="preserve"> </w:t>
      </w:r>
      <w:r>
        <w:rPr>
          <w:sz w:val="16"/>
        </w:rPr>
        <w:t>Vila-Rodriguez,</w:t>
      </w:r>
      <w:r>
        <w:rPr>
          <w:spacing w:val="40"/>
          <w:sz w:val="16"/>
        </w:rPr>
        <w:t xml:space="preserve"> </w:t>
      </w:r>
      <w:hyperlink r:id="rId72">
        <w:r w:rsidR="004E7388">
          <w:rPr>
            <w:color w:val="2F4F4F"/>
            <w:sz w:val="16"/>
          </w:rPr>
          <w:t>Non-linear entropy analysis in eeg to predict treatment response to</w:t>
        </w:r>
      </w:hyperlink>
      <w:r>
        <w:rPr>
          <w:color w:val="2F4F4F"/>
          <w:spacing w:val="40"/>
          <w:sz w:val="16"/>
        </w:rPr>
        <w:t xml:space="preserve"> </w:t>
      </w:r>
      <w:hyperlink r:id="rId73">
        <w:r w:rsidR="004E7388">
          <w:rPr>
            <w:color w:val="2F4F4F"/>
            <w:sz w:val="16"/>
          </w:rPr>
          <w:t>repetitive transcranial magnetic stimulation in depression</w:t>
        </w:r>
      </w:hyperlink>
      <w:r>
        <w:rPr>
          <w:sz w:val="16"/>
        </w:rPr>
        <w:t>, Frontiers</w:t>
      </w:r>
      <w:r>
        <w:rPr>
          <w:spacing w:val="40"/>
          <w:sz w:val="16"/>
        </w:rPr>
        <w:t xml:space="preserve"> </w:t>
      </w:r>
      <w:r>
        <w:rPr>
          <w:sz w:val="16"/>
        </w:rPr>
        <w:t>in Pharmacology (2018).</w:t>
      </w:r>
      <w:r>
        <w:rPr>
          <w:spacing w:val="40"/>
          <w:sz w:val="16"/>
        </w:rPr>
        <w:t xml:space="preserve"> </w:t>
      </w:r>
      <w:hyperlink r:id="rId74">
        <w:r w:rsidR="004E7388">
          <w:rPr>
            <w:rFonts w:ascii="BIZ UDGothic"/>
            <w:color w:val="2F4F4F"/>
            <w:sz w:val="13"/>
          </w:rPr>
          <w:t>doi:10.3389/fphar.2018.01188</w:t>
        </w:r>
      </w:hyperlink>
      <w:r>
        <w:rPr>
          <w:sz w:val="16"/>
        </w:rPr>
        <w:t>.</w:t>
      </w:r>
    </w:p>
    <w:p w14:paraId="27E8FE34" w14:textId="77777777" w:rsidR="004E7388" w:rsidRDefault="00000000">
      <w:pPr>
        <w:spacing w:before="2"/>
        <w:ind w:left="399"/>
        <w:rPr>
          <w:rFonts w:ascii="BIZ UDGothic"/>
          <w:sz w:val="13"/>
        </w:rPr>
      </w:pPr>
      <w:r>
        <w:rPr>
          <w:sz w:val="16"/>
        </w:rPr>
        <w:t>URL</w:t>
      </w:r>
      <w:r>
        <w:rPr>
          <w:spacing w:val="-3"/>
          <w:sz w:val="16"/>
        </w:rPr>
        <w:t xml:space="preserve"> </w:t>
      </w:r>
      <w:hyperlink r:id="rId75">
        <w:r w:rsidR="004E7388">
          <w:rPr>
            <w:rFonts w:ascii="BIZ UDGothic"/>
            <w:color w:val="2F4F4F"/>
            <w:spacing w:val="-2"/>
            <w:sz w:val="13"/>
          </w:rPr>
          <w:t>https://doi.org/10.3389/fphar.2018.01188</w:t>
        </w:r>
      </w:hyperlink>
    </w:p>
    <w:p w14:paraId="306CC63E" w14:textId="77777777" w:rsidR="004E7388" w:rsidRDefault="00000000">
      <w:pPr>
        <w:pStyle w:val="ListParagraph"/>
        <w:numPr>
          <w:ilvl w:val="0"/>
          <w:numId w:val="2"/>
        </w:numPr>
        <w:tabs>
          <w:tab w:val="left" w:pos="398"/>
        </w:tabs>
        <w:spacing w:before="15"/>
        <w:ind w:left="398" w:hanging="364"/>
        <w:jc w:val="both"/>
        <w:rPr>
          <w:sz w:val="16"/>
        </w:rPr>
      </w:pPr>
      <w:r>
        <w:rPr>
          <w:sz w:val="16"/>
        </w:rPr>
        <w:t>E.</w:t>
      </w:r>
      <w:r>
        <w:rPr>
          <w:spacing w:val="73"/>
          <w:sz w:val="16"/>
        </w:rPr>
        <w:t xml:space="preserve"> </w:t>
      </w:r>
      <w:r>
        <w:rPr>
          <w:sz w:val="16"/>
        </w:rPr>
        <w:t>Ebrahimzadeh,</w:t>
      </w:r>
      <w:r>
        <w:rPr>
          <w:spacing w:val="74"/>
          <w:sz w:val="16"/>
        </w:rPr>
        <w:t xml:space="preserve"> </w:t>
      </w:r>
      <w:r>
        <w:rPr>
          <w:sz w:val="16"/>
        </w:rPr>
        <w:t>M.</w:t>
      </w:r>
      <w:r>
        <w:rPr>
          <w:spacing w:val="74"/>
          <w:sz w:val="16"/>
        </w:rPr>
        <w:t xml:space="preserve"> </w:t>
      </w:r>
      <w:r>
        <w:rPr>
          <w:sz w:val="16"/>
        </w:rPr>
        <w:t>Asgarinejad,</w:t>
      </w:r>
      <w:r>
        <w:rPr>
          <w:spacing w:val="73"/>
          <w:sz w:val="16"/>
        </w:rPr>
        <w:t xml:space="preserve"> </w:t>
      </w:r>
      <w:r>
        <w:rPr>
          <w:sz w:val="16"/>
        </w:rPr>
        <w:t>S.</w:t>
      </w:r>
      <w:r>
        <w:rPr>
          <w:spacing w:val="74"/>
          <w:sz w:val="16"/>
        </w:rPr>
        <w:t xml:space="preserve"> </w:t>
      </w:r>
      <w:r>
        <w:rPr>
          <w:sz w:val="16"/>
        </w:rPr>
        <w:t>Saliminia,</w:t>
      </w:r>
      <w:r>
        <w:rPr>
          <w:spacing w:val="74"/>
          <w:sz w:val="16"/>
        </w:rPr>
        <w:t xml:space="preserve"> </w:t>
      </w:r>
      <w:r>
        <w:rPr>
          <w:sz w:val="16"/>
        </w:rPr>
        <w:t>S.</w:t>
      </w:r>
      <w:r>
        <w:rPr>
          <w:spacing w:val="73"/>
          <w:sz w:val="16"/>
        </w:rPr>
        <w:t xml:space="preserve"> </w:t>
      </w:r>
      <w:r>
        <w:rPr>
          <w:spacing w:val="-2"/>
          <w:sz w:val="16"/>
        </w:rPr>
        <w:t>Ashoori,</w:t>
      </w:r>
    </w:p>
    <w:p w14:paraId="57FDF896" w14:textId="77777777" w:rsidR="004E7388" w:rsidRDefault="00000000">
      <w:pPr>
        <w:spacing w:before="15" w:line="259" w:lineRule="auto"/>
        <w:ind w:left="399"/>
        <w:jc w:val="both"/>
        <w:rPr>
          <w:sz w:val="16"/>
        </w:rPr>
      </w:pPr>
      <w:r>
        <w:rPr>
          <w:sz w:val="16"/>
        </w:rPr>
        <w:t xml:space="preserve">M. Seraji, </w:t>
      </w:r>
      <w:hyperlink r:id="rId76">
        <w:r w:rsidR="004E7388">
          <w:rPr>
            <w:color w:val="2F4F4F"/>
            <w:sz w:val="16"/>
          </w:rPr>
          <w:t>Predicting clinical response to transcranial magnetic</w:t>
        </w:r>
      </w:hyperlink>
      <w:r>
        <w:rPr>
          <w:color w:val="2F4F4F"/>
          <w:spacing w:val="40"/>
          <w:sz w:val="16"/>
        </w:rPr>
        <w:t xml:space="preserve"> </w:t>
      </w:r>
      <w:hyperlink r:id="rId77">
        <w:r w:rsidR="004E7388">
          <w:rPr>
            <w:color w:val="2F4F4F"/>
            <w:sz w:val="16"/>
          </w:rPr>
          <w:t>stimulation in major depression using time-frequency eeg signal</w:t>
        </w:r>
      </w:hyperlink>
      <w:r>
        <w:rPr>
          <w:color w:val="2F4F4F"/>
          <w:spacing w:val="40"/>
          <w:sz w:val="16"/>
        </w:rPr>
        <w:t xml:space="preserve"> </w:t>
      </w:r>
      <w:hyperlink r:id="rId78">
        <w:r w:rsidR="004E7388">
          <w:rPr>
            <w:color w:val="2F4F4F"/>
            <w:sz w:val="16"/>
          </w:rPr>
          <w:t>processing</w:t>
        </w:r>
      </w:hyperlink>
      <w:r>
        <w:rPr>
          <w:sz w:val="16"/>
        </w:rPr>
        <w:t>, Biomedical Engineering Applications Basis and</w:t>
      </w:r>
      <w:r>
        <w:rPr>
          <w:spacing w:val="40"/>
          <w:sz w:val="16"/>
        </w:rPr>
        <w:t xml:space="preserve"> </w:t>
      </w:r>
      <w:r>
        <w:rPr>
          <w:sz w:val="16"/>
        </w:rPr>
        <w:t xml:space="preserve">Communications (2021). </w:t>
      </w:r>
      <w:hyperlink r:id="rId79">
        <w:r w:rsidR="004E7388">
          <w:rPr>
            <w:rFonts w:ascii="BIZ UDGothic"/>
            <w:color w:val="2F4F4F"/>
            <w:sz w:val="13"/>
          </w:rPr>
          <w:t>doi:10.4015/s1016237221500484</w:t>
        </w:r>
      </w:hyperlink>
      <w:r>
        <w:rPr>
          <w:sz w:val="16"/>
        </w:rPr>
        <w:t>.</w:t>
      </w:r>
    </w:p>
    <w:p w14:paraId="453677F2" w14:textId="77777777" w:rsidR="004E7388" w:rsidRDefault="00000000">
      <w:pPr>
        <w:spacing w:before="3"/>
        <w:ind w:left="399"/>
        <w:rPr>
          <w:rFonts w:ascii="BIZ UDGothic"/>
          <w:sz w:val="13"/>
        </w:rPr>
      </w:pPr>
      <w:bookmarkStart w:id="200" w:name="_bookmark41"/>
      <w:bookmarkEnd w:id="200"/>
      <w:r>
        <w:rPr>
          <w:sz w:val="16"/>
        </w:rPr>
        <w:t>URL</w:t>
      </w:r>
      <w:r>
        <w:rPr>
          <w:spacing w:val="1"/>
          <w:sz w:val="16"/>
        </w:rPr>
        <w:t xml:space="preserve"> </w:t>
      </w:r>
      <w:hyperlink r:id="rId80">
        <w:r w:rsidR="004E7388">
          <w:rPr>
            <w:rFonts w:ascii="BIZ UDGothic"/>
            <w:color w:val="2F4F4F"/>
            <w:spacing w:val="-2"/>
            <w:sz w:val="13"/>
          </w:rPr>
          <w:t>https://doi.org/10.4015/s1016237221500484</w:t>
        </w:r>
      </w:hyperlink>
    </w:p>
    <w:p w14:paraId="55A45681" w14:textId="77777777" w:rsidR="004E7388" w:rsidRDefault="00000000">
      <w:pPr>
        <w:pStyle w:val="ListParagraph"/>
        <w:numPr>
          <w:ilvl w:val="0"/>
          <w:numId w:val="2"/>
        </w:numPr>
        <w:tabs>
          <w:tab w:val="left" w:pos="397"/>
          <w:tab w:val="left" w:pos="399"/>
        </w:tabs>
        <w:spacing w:before="15" w:line="259" w:lineRule="auto"/>
        <w:ind w:hanging="366"/>
        <w:jc w:val="both"/>
        <w:rPr>
          <w:sz w:val="16"/>
        </w:rPr>
      </w:pPr>
      <w:r>
        <w:rPr>
          <w:sz w:val="16"/>
        </w:rPr>
        <w:t>A. Zhdanov, et al., Use of machine learning for predicting</w:t>
      </w:r>
      <w:r>
        <w:rPr>
          <w:spacing w:val="40"/>
          <w:sz w:val="16"/>
        </w:rPr>
        <w:t xml:space="preserve"> </w:t>
      </w:r>
      <w:r>
        <w:rPr>
          <w:sz w:val="16"/>
        </w:rPr>
        <w:t>escitalopram treatment outcome from eeg in adults with depression,</w:t>
      </w:r>
      <w:r>
        <w:rPr>
          <w:spacing w:val="40"/>
          <w:sz w:val="16"/>
        </w:rPr>
        <w:t xml:space="preserve"> </w:t>
      </w:r>
      <w:r>
        <w:rPr>
          <w:sz w:val="16"/>
        </w:rPr>
        <w:t>Human</w:t>
      </w:r>
      <w:r>
        <w:rPr>
          <w:spacing w:val="-4"/>
          <w:sz w:val="16"/>
        </w:rPr>
        <w:t xml:space="preserve"> </w:t>
      </w:r>
      <w:r>
        <w:rPr>
          <w:sz w:val="16"/>
        </w:rPr>
        <w:t>Brain</w:t>
      </w:r>
      <w:r>
        <w:rPr>
          <w:spacing w:val="-4"/>
          <w:sz w:val="16"/>
        </w:rPr>
        <w:t xml:space="preserve"> </w:t>
      </w:r>
      <w:r>
        <w:rPr>
          <w:sz w:val="16"/>
        </w:rPr>
        <w:t>MappingPlaceholder</w:t>
      </w:r>
      <w:r>
        <w:rPr>
          <w:spacing w:val="-4"/>
          <w:sz w:val="16"/>
        </w:rPr>
        <w:t xml:space="preserve"> </w:t>
      </w:r>
      <w:r>
        <w:rPr>
          <w:sz w:val="16"/>
        </w:rPr>
        <w:t>citation</w:t>
      </w:r>
      <w:r>
        <w:rPr>
          <w:spacing w:val="-4"/>
          <w:sz w:val="16"/>
        </w:rPr>
        <w:t xml:space="preserve"> </w:t>
      </w:r>
      <w:r>
        <w:rPr>
          <w:sz w:val="16"/>
        </w:rPr>
        <w:t>for</w:t>
      </w:r>
      <w:r>
        <w:rPr>
          <w:spacing w:val="-4"/>
          <w:sz w:val="16"/>
        </w:rPr>
        <w:t xml:space="preserve"> </w:t>
      </w:r>
      <w:r>
        <w:rPr>
          <w:sz w:val="16"/>
        </w:rPr>
        <w:t>Zhdanov</w:t>
      </w:r>
      <w:r>
        <w:rPr>
          <w:spacing w:val="-4"/>
          <w:sz w:val="16"/>
        </w:rPr>
        <w:t xml:space="preserve"> </w:t>
      </w:r>
      <w:r>
        <w:rPr>
          <w:sz w:val="16"/>
        </w:rPr>
        <w:t>SVM</w:t>
      </w:r>
      <w:r>
        <w:rPr>
          <w:spacing w:val="-4"/>
          <w:sz w:val="16"/>
        </w:rPr>
        <w:t xml:space="preserve"> </w:t>
      </w:r>
      <w:r>
        <w:rPr>
          <w:sz w:val="16"/>
        </w:rPr>
        <w:t>study</w:t>
      </w:r>
      <w:r>
        <w:rPr>
          <w:spacing w:val="40"/>
          <w:sz w:val="16"/>
        </w:rPr>
        <w:t xml:space="preserve"> </w:t>
      </w:r>
      <w:bookmarkStart w:id="201" w:name="_bookmark42"/>
      <w:bookmarkEnd w:id="201"/>
      <w:r>
        <w:rPr>
          <w:spacing w:val="-2"/>
          <w:sz w:val="16"/>
        </w:rPr>
        <w:t>(2020).</w:t>
      </w:r>
    </w:p>
    <w:p w14:paraId="1C9779AB" w14:textId="77777777" w:rsidR="004E7388" w:rsidRDefault="00000000">
      <w:pPr>
        <w:pStyle w:val="ListParagraph"/>
        <w:numPr>
          <w:ilvl w:val="0"/>
          <w:numId w:val="2"/>
        </w:numPr>
        <w:tabs>
          <w:tab w:val="left" w:pos="397"/>
          <w:tab w:val="left" w:pos="399"/>
        </w:tabs>
        <w:spacing w:line="259" w:lineRule="auto"/>
        <w:ind w:hanging="366"/>
        <w:jc w:val="both"/>
        <w:rPr>
          <w:sz w:val="16"/>
        </w:rPr>
      </w:pPr>
      <w:r>
        <w:rPr>
          <w:spacing w:val="-2"/>
          <w:sz w:val="16"/>
        </w:rPr>
        <w:t>S.</w:t>
      </w:r>
      <w:r>
        <w:rPr>
          <w:spacing w:val="-8"/>
          <w:sz w:val="16"/>
        </w:rPr>
        <w:t xml:space="preserve"> </w:t>
      </w:r>
      <w:r>
        <w:rPr>
          <w:spacing w:val="-2"/>
          <w:sz w:val="16"/>
        </w:rPr>
        <w:t>D.</w:t>
      </w:r>
      <w:r>
        <w:rPr>
          <w:spacing w:val="-8"/>
          <w:sz w:val="16"/>
        </w:rPr>
        <w:t xml:space="preserve"> </w:t>
      </w:r>
      <w:r>
        <w:rPr>
          <w:spacing w:val="-2"/>
          <w:sz w:val="16"/>
        </w:rPr>
        <w:t>Puthankattil,</w:t>
      </w:r>
      <w:r>
        <w:rPr>
          <w:spacing w:val="-8"/>
          <w:sz w:val="16"/>
        </w:rPr>
        <w:t xml:space="preserve"> </w:t>
      </w:r>
      <w:r>
        <w:rPr>
          <w:spacing w:val="-2"/>
          <w:sz w:val="16"/>
        </w:rPr>
        <w:t>P.</w:t>
      </w:r>
      <w:r>
        <w:rPr>
          <w:spacing w:val="-8"/>
          <w:sz w:val="16"/>
        </w:rPr>
        <w:t xml:space="preserve"> </w:t>
      </w:r>
      <w:r>
        <w:rPr>
          <w:spacing w:val="-2"/>
          <w:sz w:val="16"/>
        </w:rPr>
        <w:t>K.</w:t>
      </w:r>
      <w:r>
        <w:rPr>
          <w:spacing w:val="-8"/>
          <w:sz w:val="16"/>
        </w:rPr>
        <w:t xml:space="preserve"> </w:t>
      </w:r>
      <w:r>
        <w:rPr>
          <w:spacing w:val="-2"/>
          <w:sz w:val="16"/>
        </w:rPr>
        <w:t>Joseph,</w:t>
      </w:r>
      <w:r>
        <w:rPr>
          <w:spacing w:val="-8"/>
          <w:sz w:val="16"/>
        </w:rPr>
        <w:t xml:space="preserve"> </w:t>
      </w:r>
      <w:r>
        <w:rPr>
          <w:spacing w:val="-2"/>
          <w:sz w:val="16"/>
        </w:rPr>
        <w:t>Classification</w:t>
      </w:r>
      <w:r>
        <w:rPr>
          <w:spacing w:val="-8"/>
          <w:sz w:val="16"/>
        </w:rPr>
        <w:t xml:space="preserve"> </w:t>
      </w:r>
      <w:r>
        <w:rPr>
          <w:spacing w:val="-2"/>
          <w:sz w:val="16"/>
        </w:rPr>
        <w:t>of</w:t>
      </w:r>
      <w:r>
        <w:rPr>
          <w:spacing w:val="-8"/>
          <w:sz w:val="16"/>
        </w:rPr>
        <w:t xml:space="preserve"> </w:t>
      </w:r>
      <w:r>
        <w:rPr>
          <w:spacing w:val="-2"/>
          <w:sz w:val="16"/>
        </w:rPr>
        <w:t>eeg</w:t>
      </w:r>
      <w:r>
        <w:rPr>
          <w:spacing w:val="-8"/>
          <w:sz w:val="16"/>
        </w:rPr>
        <w:t xml:space="preserve"> </w:t>
      </w:r>
      <w:r>
        <w:rPr>
          <w:spacing w:val="-2"/>
          <w:sz w:val="16"/>
        </w:rPr>
        <w:t>signals</w:t>
      </w:r>
      <w:r>
        <w:rPr>
          <w:spacing w:val="-8"/>
          <w:sz w:val="16"/>
        </w:rPr>
        <w:t xml:space="preserve"> </w:t>
      </w:r>
      <w:r>
        <w:rPr>
          <w:spacing w:val="-2"/>
          <w:sz w:val="16"/>
        </w:rPr>
        <w:t>in</w:t>
      </w:r>
      <w:r>
        <w:rPr>
          <w:spacing w:val="-8"/>
          <w:sz w:val="16"/>
        </w:rPr>
        <w:t xml:space="preserve"> </w:t>
      </w:r>
      <w:r>
        <w:rPr>
          <w:spacing w:val="-2"/>
          <w:sz w:val="16"/>
        </w:rPr>
        <w:t>normal</w:t>
      </w:r>
      <w:r>
        <w:rPr>
          <w:spacing w:val="40"/>
          <w:sz w:val="16"/>
        </w:rPr>
        <w:t xml:space="preserve"> </w:t>
      </w:r>
      <w:r>
        <w:rPr>
          <w:sz w:val="16"/>
        </w:rPr>
        <w:t>and depression conditions by ann using rwe and signal entropy, J.</w:t>
      </w:r>
      <w:r>
        <w:rPr>
          <w:spacing w:val="40"/>
          <w:sz w:val="16"/>
        </w:rPr>
        <w:t xml:space="preserve"> </w:t>
      </w:r>
      <w:bookmarkStart w:id="202" w:name="_bookmark43"/>
      <w:bookmarkEnd w:id="202"/>
      <w:r>
        <w:rPr>
          <w:sz w:val="16"/>
        </w:rPr>
        <w:t>Mech. Med. Biol. 12 (04) (2012) 1240019.</w:t>
      </w:r>
    </w:p>
    <w:p w14:paraId="7A2350B0" w14:textId="77777777" w:rsidR="004E7388" w:rsidRDefault="00000000">
      <w:pPr>
        <w:pStyle w:val="ListParagraph"/>
        <w:numPr>
          <w:ilvl w:val="0"/>
          <w:numId w:val="2"/>
        </w:numPr>
        <w:tabs>
          <w:tab w:val="left" w:pos="398"/>
        </w:tabs>
        <w:ind w:left="398" w:hanging="364"/>
        <w:jc w:val="both"/>
        <w:rPr>
          <w:sz w:val="16"/>
        </w:rPr>
      </w:pPr>
      <w:r>
        <w:rPr>
          <w:sz w:val="16"/>
        </w:rPr>
        <w:t>S.</w:t>
      </w:r>
      <w:r>
        <w:rPr>
          <w:spacing w:val="14"/>
          <w:sz w:val="16"/>
        </w:rPr>
        <w:t xml:space="preserve"> </w:t>
      </w:r>
      <w:r>
        <w:rPr>
          <w:sz w:val="16"/>
        </w:rPr>
        <w:t>Ghiasi,</w:t>
      </w:r>
      <w:r>
        <w:rPr>
          <w:spacing w:val="14"/>
          <w:sz w:val="16"/>
        </w:rPr>
        <w:t xml:space="preserve"> </w:t>
      </w:r>
      <w:r>
        <w:rPr>
          <w:sz w:val="16"/>
        </w:rPr>
        <w:t>C.</w:t>
      </w:r>
      <w:r>
        <w:rPr>
          <w:spacing w:val="15"/>
          <w:sz w:val="16"/>
        </w:rPr>
        <w:t xml:space="preserve"> </w:t>
      </w:r>
      <w:r>
        <w:rPr>
          <w:sz w:val="16"/>
        </w:rPr>
        <w:t>Dell’Acqua,</w:t>
      </w:r>
      <w:r>
        <w:rPr>
          <w:spacing w:val="15"/>
          <w:sz w:val="16"/>
        </w:rPr>
        <w:t xml:space="preserve"> </w:t>
      </w:r>
      <w:r>
        <w:rPr>
          <w:sz w:val="16"/>
        </w:rPr>
        <w:t>S.</w:t>
      </w:r>
      <w:r>
        <w:rPr>
          <w:spacing w:val="14"/>
          <w:sz w:val="16"/>
        </w:rPr>
        <w:t xml:space="preserve"> </w:t>
      </w:r>
      <w:r>
        <w:rPr>
          <w:sz w:val="16"/>
        </w:rPr>
        <w:t>Messerotti</w:t>
      </w:r>
      <w:r>
        <w:rPr>
          <w:spacing w:val="15"/>
          <w:sz w:val="16"/>
        </w:rPr>
        <w:t xml:space="preserve"> </w:t>
      </w:r>
      <w:r>
        <w:rPr>
          <w:sz w:val="16"/>
        </w:rPr>
        <w:t>Benvenuti,</w:t>
      </w:r>
      <w:r>
        <w:rPr>
          <w:spacing w:val="15"/>
          <w:sz w:val="16"/>
        </w:rPr>
        <w:t xml:space="preserve"> </w:t>
      </w:r>
      <w:r>
        <w:rPr>
          <w:sz w:val="16"/>
        </w:rPr>
        <w:t>E.</w:t>
      </w:r>
      <w:r>
        <w:rPr>
          <w:spacing w:val="14"/>
          <w:sz w:val="16"/>
        </w:rPr>
        <w:t xml:space="preserve"> </w:t>
      </w:r>
      <w:r>
        <w:rPr>
          <w:sz w:val="16"/>
        </w:rPr>
        <w:t>P.</w:t>
      </w:r>
      <w:r>
        <w:rPr>
          <w:spacing w:val="15"/>
          <w:sz w:val="16"/>
        </w:rPr>
        <w:t xml:space="preserve"> </w:t>
      </w:r>
      <w:r>
        <w:rPr>
          <w:spacing w:val="-2"/>
          <w:sz w:val="16"/>
        </w:rPr>
        <w:t>Scilingo,</w:t>
      </w:r>
    </w:p>
    <w:p w14:paraId="37DB594A" w14:textId="77777777" w:rsidR="004E7388" w:rsidRDefault="00000000">
      <w:pPr>
        <w:spacing w:before="15" w:line="259" w:lineRule="auto"/>
        <w:ind w:left="399"/>
        <w:jc w:val="both"/>
        <w:rPr>
          <w:sz w:val="16"/>
        </w:rPr>
      </w:pPr>
      <w:r>
        <w:rPr>
          <w:sz w:val="16"/>
        </w:rPr>
        <w:t>C.</w:t>
      </w:r>
      <w:r>
        <w:rPr>
          <w:spacing w:val="-3"/>
          <w:sz w:val="16"/>
        </w:rPr>
        <w:t xml:space="preserve"> </w:t>
      </w:r>
      <w:r>
        <w:rPr>
          <w:sz w:val="16"/>
        </w:rPr>
        <w:t>Gentili,</w:t>
      </w:r>
      <w:r>
        <w:rPr>
          <w:spacing w:val="-3"/>
          <w:sz w:val="16"/>
        </w:rPr>
        <w:t xml:space="preserve"> </w:t>
      </w:r>
      <w:r>
        <w:rPr>
          <w:sz w:val="16"/>
        </w:rPr>
        <w:t>G.</w:t>
      </w:r>
      <w:r>
        <w:rPr>
          <w:spacing w:val="-2"/>
          <w:sz w:val="16"/>
        </w:rPr>
        <w:t xml:space="preserve"> </w:t>
      </w:r>
      <w:r>
        <w:rPr>
          <w:sz w:val="16"/>
        </w:rPr>
        <w:t>Valenza,</w:t>
      </w:r>
      <w:r>
        <w:rPr>
          <w:spacing w:val="-3"/>
          <w:sz w:val="16"/>
        </w:rPr>
        <w:t xml:space="preserve"> </w:t>
      </w:r>
      <w:r>
        <w:rPr>
          <w:sz w:val="16"/>
        </w:rPr>
        <w:t>A.</w:t>
      </w:r>
      <w:r>
        <w:rPr>
          <w:spacing w:val="-3"/>
          <w:sz w:val="16"/>
        </w:rPr>
        <w:t xml:space="preserve"> </w:t>
      </w:r>
      <w:r>
        <w:rPr>
          <w:sz w:val="16"/>
        </w:rPr>
        <w:t>Greco,</w:t>
      </w:r>
      <w:r>
        <w:rPr>
          <w:spacing w:val="-3"/>
          <w:sz w:val="16"/>
        </w:rPr>
        <w:t xml:space="preserve"> </w:t>
      </w:r>
      <w:r>
        <w:rPr>
          <w:sz w:val="16"/>
        </w:rPr>
        <w:t>Classifying</w:t>
      </w:r>
      <w:r>
        <w:rPr>
          <w:spacing w:val="-2"/>
          <w:sz w:val="16"/>
        </w:rPr>
        <w:t xml:space="preserve"> </w:t>
      </w:r>
      <w:r>
        <w:rPr>
          <w:sz w:val="16"/>
        </w:rPr>
        <w:t>subclinical</w:t>
      </w:r>
      <w:r>
        <w:rPr>
          <w:spacing w:val="-3"/>
          <w:sz w:val="16"/>
        </w:rPr>
        <w:t xml:space="preserve"> </w:t>
      </w:r>
      <w:r>
        <w:rPr>
          <w:sz w:val="16"/>
        </w:rPr>
        <w:t>depression</w:t>
      </w:r>
      <w:r>
        <w:rPr>
          <w:spacing w:val="40"/>
          <w:sz w:val="16"/>
        </w:rPr>
        <w:t xml:space="preserve"> </w:t>
      </w:r>
      <w:r>
        <w:rPr>
          <w:sz w:val="16"/>
        </w:rPr>
        <w:t>using</w:t>
      </w:r>
      <w:r>
        <w:rPr>
          <w:spacing w:val="-10"/>
          <w:sz w:val="16"/>
        </w:rPr>
        <w:t xml:space="preserve"> </w:t>
      </w:r>
      <w:r>
        <w:rPr>
          <w:sz w:val="16"/>
        </w:rPr>
        <w:t>EEG</w:t>
      </w:r>
      <w:r>
        <w:rPr>
          <w:spacing w:val="-10"/>
          <w:sz w:val="16"/>
        </w:rPr>
        <w:t xml:space="preserve"> </w:t>
      </w:r>
      <w:r>
        <w:rPr>
          <w:sz w:val="16"/>
        </w:rPr>
        <w:t>spectral</w:t>
      </w:r>
      <w:r>
        <w:rPr>
          <w:spacing w:val="-10"/>
          <w:sz w:val="16"/>
        </w:rPr>
        <w:t xml:space="preserve"> </w:t>
      </w:r>
      <w:r>
        <w:rPr>
          <w:sz w:val="16"/>
        </w:rPr>
        <w:t>and</w:t>
      </w:r>
      <w:r>
        <w:rPr>
          <w:spacing w:val="-10"/>
          <w:sz w:val="16"/>
        </w:rPr>
        <w:t xml:space="preserve"> </w:t>
      </w:r>
      <w:r>
        <w:rPr>
          <w:sz w:val="16"/>
        </w:rPr>
        <w:t>connectivity</w:t>
      </w:r>
      <w:r>
        <w:rPr>
          <w:spacing w:val="-10"/>
          <w:sz w:val="16"/>
        </w:rPr>
        <w:t xml:space="preserve"> </w:t>
      </w:r>
      <w:r>
        <w:rPr>
          <w:sz w:val="16"/>
        </w:rPr>
        <w:t>measures,</w:t>
      </w:r>
      <w:r>
        <w:rPr>
          <w:spacing w:val="-10"/>
          <w:sz w:val="16"/>
        </w:rPr>
        <w:t xml:space="preserve"> </w:t>
      </w:r>
      <w:r>
        <w:rPr>
          <w:sz w:val="16"/>
        </w:rPr>
        <w:t>in:</w:t>
      </w:r>
      <w:r>
        <w:rPr>
          <w:spacing w:val="-10"/>
          <w:sz w:val="16"/>
        </w:rPr>
        <w:t xml:space="preserve"> </w:t>
      </w:r>
      <w:r>
        <w:rPr>
          <w:sz w:val="16"/>
        </w:rPr>
        <w:t>2021</w:t>
      </w:r>
      <w:r>
        <w:rPr>
          <w:spacing w:val="-10"/>
          <w:sz w:val="16"/>
        </w:rPr>
        <w:t xml:space="preserve"> </w:t>
      </w:r>
      <w:r>
        <w:rPr>
          <w:sz w:val="16"/>
        </w:rPr>
        <w:t>43rd</w:t>
      </w:r>
      <w:r>
        <w:rPr>
          <w:spacing w:val="-10"/>
          <w:sz w:val="16"/>
        </w:rPr>
        <w:t xml:space="preserve"> </w:t>
      </w:r>
      <w:r>
        <w:rPr>
          <w:sz w:val="16"/>
        </w:rPr>
        <w:t>Annual</w:t>
      </w:r>
      <w:r>
        <w:rPr>
          <w:spacing w:val="40"/>
          <w:sz w:val="16"/>
        </w:rPr>
        <w:t xml:space="preserve"> </w:t>
      </w:r>
      <w:r>
        <w:rPr>
          <w:sz w:val="16"/>
        </w:rPr>
        <w:t>International Conference of the IEEE Engineering in Medicine &amp;</w:t>
      </w:r>
      <w:r>
        <w:rPr>
          <w:spacing w:val="40"/>
          <w:sz w:val="16"/>
        </w:rPr>
        <w:t xml:space="preserve"> </w:t>
      </w:r>
      <w:bookmarkStart w:id="203" w:name="_bookmark44"/>
      <w:bookmarkEnd w:id="203"/>
      <w:r>
        <w:rPr>
          <w:sz w:val="16"/>
        </w:rPr>
        <w:t>Biology Society (EMBC), IEEE, 2021, pp. 2050–2053.</w:t>
      </w:r>
    </w:p>
    <w:p w14:paraId="74FD2E31" w14:textId="77777777" w:rsidR="004E7388" w:rsidRDefault="00000000">
      <w:pPr>
        <w:pStyle w:val="ListParagraph"/>
        <w:numPr>
          <w:ilvl w:val="0"/>
          <w:numId w:val="2"/>
        </w:numPr>
        <w:tabs>
          <w:tab w:val="left" w:pos="397"/>
          <w:tab w:val="left" w:pos="399"/>
        </w:tabs>
        <w:spacing w:line="259" w:lineRule="auto"/>
        <w:ind w:hanging="366"/>
        <w:jc w:val="both"/>
        <w:rPr>
          <w:sz w:val="16"/>
        </w:rPr>
      </w:pPr>
      <w:r>
        <w:rPr>
          <w:spacing w:val="-2"/>
          <w:sz w:val="16"/>
        </w:rPr>
        <w:t>S.</w:t>
      </w:r>
      <w:r>
        <w:rPr>
          <w:spacing w:val="-5"/>
          <w:sz w:val="16"/>
        </w:rPr>
        <w:t xml:space="preserve"> </w:t>
      </w:r>
      <w:r>
        <w:rPr>
          <w:spacing w:val="-2"/>
          <w:sz w:val="16"/>
        </w:rPr>
        <w:t>Zhao,</w:t>
      </w:r>
      <w:r>
        <w:rPr>
          <w:spacing w:val="-5"/>
          <w:sz w:val="16"/>
        </w:rPr>
        <w:t xml:space="preserve"> </w:t>
      </w:r>
      <w:r>
        <w:rPr>
          <w:spacing w:val="-2"/>
          <w:sz w:val="16"/>
        </w:rPr>
        <w:t>S.-C.</w:t>
      </w:r>
      <w:r>
        <w:rPr>
          <w:spacing w:val="-5"/>
          <w:sz w:val="16"/>
        </w:rPr>
        <w:t xml:space="preserve"> </w:t>
      </w:r>
      <w:r>
        <w:rPr>
          <w:spacing w:val="-2"/>
          <w:sz w:val="16"/>
        </w:rPr>
        <w:t>Ng,</w:t>
      </w:r>
      <w:r>
        <w:rPr>
          <w:spacing w:val="-5"/>
          <w:sz w:val="16"/>
        </w:rPr>
        <w:t xml:space="preserve"> </w:t>
      </w:r>
      <w:r>
        <w:rPr>
          <w:spacing w:val="-2"/>
          <w:sz w:val="16"/>
        </w:rPr>
        <w:t>S.</w:t>
      </w:r>
      <w:r>
        <w:rPr>
          <w:spacing w:val="-5"/>
          <w:sz w:val="16"/>
        </w:rPr>
        <w:t xml:space="preserve"> </w:t>
      </w:r>
      <w:r>
        <w:rPr>
          <w:spacing w:val="-2"/>
          <w:sz w:val="16"/>
        </w:rPr>
        <w:t>Khoo,</w:t>
      </w:r>
      <w:r>
        <w:rPr>
          <w:spacing w:val="-5"/>
          <w:sz w:val="16"/>
        </w:rPr>
        <w:t xml:space="preserve"> </w:t>
      </w:r>
      <w:r>
        <w:rPr>
          <w:spacing w:val="-2"/>
          <w:sz w:val="16"/>
        </w:rPr>
        <w:t>A.</w:t>
      </w:r>
      <w:r>
        <w:rPr>
          <w:spacing w:val="-5"/>
          <w:sz w:val="16"/>
        </w:rPr>
        <w:t xml:space="preserve"> </w:t>
      </w:r>
      <w:r>
        <w:rPr>
          <w:spacing w:val="-2"/>
          <w:sz w:val="16"/>
        </w:rPr>
        <w:t>Chi,</w:t>
      </w:r>
      <w:r>
        <w:rPr>
          <w:spacing w:val="-5"/>
          <w:sz w:val="16"/>
        </w:rPr>
        <w:t xml:space="preserve"> </w:t>
      </w:r>
      <w:r>
        <w:rPr>
          <w:spacing w:val="-2"/>
          <w:sz w:val="16"/>
        </w:rPr>
        <w:t>Temporal</w:t>
      </w:r>
      <w:r>
        <w:rPr>
          <w:spacing w:val="-5"/>
          <w:sz w:val="16"/>
        </w:rPr>
        <w:t xml:space="preserve"> </w:t>
      </w:r>
      <w:r>
        <w:rPr>
          <w:spacing w:val="-2"/>
          <w:sz w:val="16"/>
        </w:rPr>
        <w:t>and</w:t>
      </w:r>
      <w:r>
        <w:rPr>
          <w:spacing w:val="-5"/>
          <w:sz w:val="16"/>
        </w:rPr>
        <w:t xml:space="preserve"> </w:t>
      </w:r>
      <w:r>
        <w:rPr>
          <w:spacing w:val="-2"/>
          <w:sz w:val="16"/>
        </w:rPr>
        <w:t>spatial</w:t>
      </w:r>
      <w:r>
        <w:rPr>
          <w:spacing w:val="-5"/>
          <w:sz w:val="16"/>
        </w:rPr>
        <w:t xml:space="preserve"> </w:t>
      </w:r>
      <w:r>
        <w:rPr>
          <w:spacing w:val="-2"/>
          <w:sz w:val="16"/>
        </w:rPr>
        <w:t>dynamics</w:t>
      </w:r>
      <w:r>
        <w:rPr>
          <w:spacing w:val="-5"/>
          <w:sz w:val="16"/>
        </w:rPr>
        <w:t xml:space="preserve"> </w:t>
      </w:r>
      <w:r>
        <w:rPr>
          <w:spacing w:val="-2"/>
          <w:sz w:val="16"/>
        </w:rPr>
        <w:t>of</w:t>
      </w:r>
      <w:r>
        <w:rPr>
          <w:spacing w:val="40"/>
          <w:sz w:val="16"/>
        </w:rPr>
        <w:t xml:space="preserve"> </w:t>
      </w:r>
      <w:r>
        <w:rPr>
          <w:sz w:val="16"/>
        </w:rPr>
        <w:t>EEG</w:t>
      </w:r>
      <w:r>
        <w:rPr>
          <w:spacing w:val="-6"/>
          <w:sz w:val="16"/>
        </w:rPr>
        <w:t xml:space="preserve"> </w:t>
      </w:r>
      <w:r>
        <w:rPr>
          <w:sz w:val="16"/>
        </w:rPr>
        <w:t>features</w:t>
      </w:r>
      <w:r>
        <w:rPr>
          <w:spacing w:val="-6"/>
          <w:sz w:val="16"/>
        </w:rPr>
        <w:t xml:space="preserve"> </w:t>
      </w:r>
      <w:r>
        <w:rPr>
          <w:sz w:val="16"/>
        </w:rPr>
        <w:t>in</w:t>
      </w:r>
      <w:r>
        <w:rPr>
          <w:spacing w:val="-6"/>
          <w:sz w:val="16"/>
        </w:rPr>
        <w:t xml:space="preserve"> </w:t>
      </w:r>
      <w:r>
        <w:rPr>
          <w:sz w:val="16"/>
        </w:rPr>
        <w:t>female</w:t>
      </w:r>
      <w:r>
        <w:rPr>
          <w:spacing w:val="-6"/>
          <w:sz w:val="16"/>
        </w:rPr>
        <w:t xml:space="preserve"> </w:t>
      </w:r>
      <w:r>
        <w:rPr>
          <w:sz w:val="16"/>
        </w:rPr>
        <w:t>college</w:t>
      </w:r>
      <w:r>
        <w:rPr>
          <w:spacing w:val="-6"/>
          <w:sz w:val="16"/>
        </w:rPr>
        <w:t xml:space="preserve"> </w:t>
      </w:r>
      <w:r>
        <w:rPr>
          <w:sz w:val="16"/>
        </w:rPr>
        <w:t>students</w:t>
      </w:r>
      <w:r>
        <w:rPr>
          <w:spacing w:val="-6"/>
          <w:sz w:val="16"/>
        </w:rPr>
        <w:t xml:space="preserve"> </w:t>
      </w:r>
      <w:r>
        <w:rPr>
          <w:sz w:val="16"/>
        </w:rPr>
        <w:t>with</w:t>
      </w:r>
      <w:r>
        <w:rPr>
          <w:spacing w:val="-6"/>
          <w:sz w:val="16"/>
        </w:rPr>
        <w:t xml:space="preserve"> </w:t>
      </w:r>
      <w:r>
        <w:rPr>
          <w:sz w:val="16"/>
        </w:rPr>
        <w:t>subclinical</w:t>
      </w:r>
      <w:r>
        <w:rPr>
          <w:spacing w:val="-6"/>
          <w:sz w:val="16"/>
        </w:rPr>
        <w:t xml:space="preserve"> </w:t>
      </w:r>
      <w:r>
        <w:rPr>
          <w:sz w:val="16"/>
        </w:rPr>
        <w:t>depression,</w:t>
      </w:r>
      <w:r>
        <w:rPr>
          <w:spacing w:val="40"/>
          <w:sz w:val="16"/>
        </w:rPr>
        <w:t xml:space="preserve"> </w:t>
      </w:r>
      <w:bookmarkStart w:id="204" w:name="_bookmark45"/>
      <w:bookmarkEnd w:id="204"/>
      <w:r>
        <w:rPr>
          <w:sz w:val="16"/>
        </w:rPr>
        <w:t>Int. J. Environ. Res. Public Health 19 (3) (Feb. 2022).</w:t>
      </w:r>
    </w:p>
    <w:p w14:paraId="2FE2047D" w14:textId="77777777" w:rsidR="004E7388" w:rsidRDefault="00000000">
      <w:pPr>
        <w:pStyle w:val="ListParagraph"/>
        <w:numPr>
          <w:ilvl w:val="0"/>
          <w:numId w:val="2"/>
        </w:numPr>
        <w:tabs>
          <w:tab w:val="left" w:pos="397"/>
          <w:tab w:val="left" w:pos="399"/>
        </w:tabs>
        <w:spacing w:line="259" w:lineRule="auto"/>
        <w:ind w:hanging="366"/>
        <w:jc w:val="both"/>
        <w:rPr>
          <w:sz w:val="16"/>
        </w:rPr>
      </w:pPr>
      <w:r>
        <w:rPr>
          <w:sz w:val="16"/>
        </w:rPr>
        <w:t>M.</w:t>
      </w:r>
      <w:r>
        <w:rPr>
          <w:spacing w:val="39"/>
          <w:sz w:val="16"/>
        </w:rPr>
        <w:t xml:space="preserve"> </w:t>
      </w:r>
      <w:r>
        <w:rPr>
          <w:sz w:val="16"/>
        </w:rPr>
        <w:t>Shim,</w:t>
      </w:r>
      <w:r>
        <w:rPr>
          <w:spacing w:val="39"/>
          <w:sz w:val="16"/>
        </w:rPr>
        <w:t xml:space="preserve"> </w:t>
      </w:r>
      <w:r>
        <w:rPr>
          <w:sz w:val="16"/>
        </w:rPr>
        <w:t>S.-H.</w:t>
      </w:r>
      <w:r>
        <w:rPr>
          <w:spacing w:val="39"/>
          <w:sz w:val="16"/>
        </w:rPr>
        <w:t xml:space="preserve"> </w:t>
      </w:r>
      <w:r>
        <w:rPr>
          <w:sz w:val="16"/>
        </w:rPr>
        <w:t>Lee,</w:t>
      </w:r>
      <w:r>
        <w:rPr>
          <w:spacing w:val="39"/>
          <w:sz w:val="16"/>
        </w:rPr>
        <w:t xml:space="preserve"> </w:t>
      </w:r>
      <w:r>
        <w:rPr>
          <w:sz w:val="16"/>
        </w:rPr>
        <w:t>H.-J.</w:t>
      </w:r>
      <w:r>
        <w:rPr>
          <w:spacing w:val="39"/>
          <w:sz w:val="16"/>
        </w:rPr>
        <w:t xml:space="preserve"> </w:t>
      </w:r>
      <w:r>
        <w:rPr>
          <w:sz w:val="16"/>
        </w:rPr>
        <w:t>Hwang,</w:t>
      </w:r>
      <w:r>
        <w:rPr>
          <w:spacing w:val="39"/>
          <w:sz w:val="16"/>
        </w:rPr>
        <w:t xml:space="preserve"> </w:t>
      </w:r>
      <w:r>
        <w:rPr>
          <w:sz w:val="16"/>
        </w:rPr>
        <w:t>Inflated</w:t>
      </w:r>
      <w:r>
        <w:rPr>
          <w:spacing w:val="39"/>
          <w:sz w:val="16"/>
        </w:rPr>
        <w:t xml:space="preserve"> </w:t>
      </w:r>
      <w:r>
        <w:rPr>
          <w:sz w:val="16"/>
        </w:rPr>
        <w:t>prediction</w:t>
      </w:r>
      <w:r>
        <w:rPr>
          <w:spacing w:val="39"/>
          <w:sz w:val="16"/>
        </w:rPr>
        <w:t xml:space="preserve"> </w:t>
      </w:r>
      <w:r>
        <w:rPr>
          <w:sz w:val="16"/>
        </w:rPr>
        <w:t>accuracy</w:t>
      </w:r>
      <w:r>
        <w:rPr>
          <w:spacing w:val="40"/>
          <w:sz w:val="16"/>
        </w:rPr>
        <w:t xml:space="preserve"> </w:t>
      </w:r>
      <w:r>
        <w:rPr>
          <w:sz w:val="16"/>
        </w:rPr>
        <w:t>of neuropsychiatric biomarkers caused by data leakage in feature</w:t>
      </w:r>
      <w:r>
        <w:rPr>
          <w:spacing w:val="40"/>
          <w:sz w:val="16"/>
        </w:rPr>
        <w:t xml:space="preserve"> </w:t>
      </w:r>
      <w:r>
        <w:rPr>
          <w:sz w:val="16"/>
        </w:rPr>
        <w:t>selection,</w:t>
      </w:r>
      <w:r>
        <w:rPr>
          <w:spacing w:val="40"/>
          <w:sz w:val="16"/>
        </w:rPr>
        <w:t xml:space="preserve"> </w:t>
      </w:r>
      <w:r>
        <w:rPr>
          <w:sz w:val="16"/>
        </w:rPr>
        <w:t>Scientific</w:t>
      </w:r>
      <w:r>
        <w:rPr>
          <w:spacing w:val="40"/>
          <w:sz w:val="16"/>
        </w:rPr>
        <w:t xml:space="preserve"> </w:t>
      </w:r>
      <w:r>
        <w:rPr>
          <w:sz w:val="16"/>
        </w:rPr>
        <w:t>Reports</w:t>
      </w:r>
      <w:r>
        <w:rPr>
          <w:spacing w:val="40"/>
          <w:sz w:val="16"/>
        </w:rPr>
        <w:t xml:space="preserve"> </w:t>
      </w:r>
      <w:r>
        <w:rPr>
          <w:sz w:val="16"/>
        </w:rPr>
        <w:t>11</w:t>
      </w:r>
      <w:r>
        <w:rPr>
          <w:spacing w:val="40"/>
          <w:sz w:val="16"/>
        </w:rPr>
        <w:t xml:space="preserve"> </w:t>
      </w:r>
      <w:r>
        <w:rPr>
          <w:sz w:val="16"/>
        </w:rPr>
        <w:t>(1)</w:t>
      </w:r>
      <w:r>
        <w:rPr>
          <w:spacing w:val="40"/>
          <w:sz w:val="16"/>
        </w:rPr>
        <w:t xml:space="preserve"> </w:t>
      </w:r>
      <w:r>
        <w:rPr>
          <w:sz w:val="16"/>
        </w:rPr>
        <w:t>(apr</w:t>
      </w:r>
      <w:r>
        <w:rPr>
          <w:spacing w:val="40"/>
          <w:sz w:val="16"/>
        </w:rPr>
        <w:t xml:space="preserve"> </w:t>
      </w:r>
      <w:r>
        <w:rPr>
          <w:sz w:val="16"/>
        </w:rPr>
        <w:t>2021).</w:t>
      </w:r>
      <w:r>
        <w:rPr>
          <w:spacing w:val="80"/>
          <w:sz w:val="16"/>
        </w:rPr>
        <w:t xml:space="preserve"> </w:t>
      </w:r>
      <w:hyperlink r:id="rId81">
        <w:r w:rsidR="004E7388">
          <w:rPr>
            <w:rFonts w:ascii="BIZ UDGothic"/>
            <w:color w:val="2F4F4F"/>
            <w:sz w:val="13"/>
          </w:rPr>
          <w:t>doi:10.1038/</w:t>
        </w:r>
      </w:hyperlink>
      <w:r>
        <w:rPr>
          <w:rFonts w:ascii="BIZ UDGothic"/>
          <w:color w:val="2F4F4F"/>
          <w:sz w:val="13"/>
        </w:rPr>
        <w:t xml:space="preserve"> </w:t>
      </w:r>
      <w:bookmarkStart w:id="205" w:name="_bookmark46"/>
      <w:bookmarkEnd w:id="205"/>
      <w:r>
        <w:fldChar w:fldCharType="begin"/>
      </w:r>
      <w:r>
        <w:instrText>HYPERLINK "https://doi.org/10.1038/s41598-021-87157-3" \h</w:instrText>
      </w:r>
      <w:r>
        <w:fldChar w:fldCharType="separate"/>
      </w:r>
      <w:r>
        <w:rPr>
          <w:rFonts w:ascii="BIZ UDGothic"/>
          <w:color w:val="2F4F4F"/>
          <w:spacing w:val="-2"/>
          <w:sz w:val="13"/>
        </w:rPr>
        <w:t>s41598-021-87157-3</w:t>
      </w:r>
      <w:r>
        <w:fldChar w:fldCharType="end"/>
      </w:r>
      <w:r>
        <w:rPr>
          <w:spacing w:val="-2"/>
          <w:sz w:val="16"/>
        </w:rPr>
        <w:t>.</w:t>
      </w:r>
    </w:p>
    <w:p w14:paraId="0CD2FE77" w14:textId="77777777" w:rsidR="004E7388" w:rsidRDefault="00000000">
      <w:pPr>
        <w:pStyle w:val="ListParagraph"/>
        <w:numPr>
          <w:ilvl w:val="0"/>
          <w:numId w:val="2"/>
        </w:numPr>
        <w:tabs>
          <w:tab w:val="left" w:pos="397"/>
          <w:tab w:val="left" w:pos="399"/>
        </w:tabs>
        <w:spacing w:line="259" w:lineRule="auto"/>
        <w:ind w:hanging="366"/>
        <w:jc w:val="both"/>
        <w:rPr>
          <w:sz w:val="16"/>
        </w:rPr>
      </w:pPr>
      <w:r>
        <w:rPr>
          <w:spacing w:val="-2"/>
          <w:sz w:val="16"/>
        </w:rPr>
        <w:t>A.</w:t>
      </w:r>
      <w:r>
        <w:rPr>
          <w:spacing w:val="-5"/>
          <w:sz w:val="16"/>
        </w:rPr>
        <w:t xml:space="preserve"> </w:t>
      </w:r>
      <w:r>
        <w:rPr>
          <w:spacing w:val="-2"/>
          <w:sz w:val="16"/>
        </w:rPr>
        <w:t>Shen,</w:t>
      </w:r>
      <w:r>
        <w:rPr>
          <w:spacing w:val="-5"/>
          <w:sz w:val="16"/>
        </w:rPr>
        <w:t xml:space="preserve"> </w:t>
      </w:r>
      <w:r>
        <w:rPr>
          <w:spacing w:val="-2"/>
          <w:sz w:val="16"/>
        </w:rPr>
        <w:t>J.</w:t>
      </w:r>
      <w:r>
        <w:rPr>
          <w:spacing w:val="-5"/>
          <w:sz w:val="16"/>
        </w:rPr>
        <w:t xml:space="preserve"> </w:t>
      </w:r>
      <w:r>
        <w:rPr>
          <w:spacing w:val="-2"/>
          <w:sz w:val="16"/>
        </w:rPr>
        <w:t>Sun,</w:t>
      </w:r>
      <w:r>
        <w:rPr>
          <w:spacing w:val="-5"/>
          <w:sz w:val="16"/>
        </w:rPr>
        <w:t xml:space="preserve"> </w:t>
      </w:r>
      <w:r>
        <w:rPr>
          <w:spacing w:val="-2"/>
          <w:sz w:val="16"/>
        </w:rPr>
        <w:t>X.</w:t>
      </w:r>
      <w:r>
        <w:rPr>
          <w:spacing w:val="-5"/>
          <w:sz w:val="16"/>
        </w:rPr>
        <w:t xml:space="preserve"> </w:t>
      </w:r>
      <w:r>
        <w:rPr>
          <w:spacing w:val="-2"/>
          <w:sz w:val="16"/>
        </w:rPr>
        <w:t>Chen,</w:t>
      </w:r>
      <w:r>
        <w:rPr>
          <w:spacing w:val="-5"/>
          <w:sz w:val="16"/>
        </w:rPr>
        <w:t xml:space="preserve"> </w:t>
      </w:r>
      <w:r>
        <w:rPr>
          <w:spacing w:val="-2"/>
          <w:sz w:val="16"/>
        </w:rPr>
        <w:t>X.</w:t>
      </w:r>
      <w:r>
        <w:rPr>
          <w:spacing w:val="-5"/>
          <w:sz w:val="16"/>
        </w:rPr>
        <w:t xml:space="preserve"> </w:t>
      </w:r>
      <w:r>
        <w:rPr>
          <w:spacing w:val="-2"/>
          <w:sz w:val="16"/>
        </w:rPr>
        <w:t>Gao,</w:t>
      </w:r>
      <w:r>
        <w:rPr>
          <w:spacing w:val="-5"/>
          <w:sz w:val="16"/>
        </w:rPr>
        <w:t xml:space="preserve"> </w:t>
      </w:r>
      <w:r>
        <w:rPr>
          <w:spacing w:val="-2"/>
          <w:sz w:val="16"/>
        </w:rPr>
        <w:t>A</w:t>
      </w:r>
      <w:r>
        <w:rPr>
          <w:spacing w:val="-5"/>
          <w:sz w:val="16"/>
        </w:rPr>
        <w:t xml:space="preserve"> </w:t>
      </w:r>
      <w:r>
        <w:rPr>
          <w:spacing w:val="-2"/>
          <w:sz w:val="16"/>
        </w:rPr>
        <w:t>data-centric</w:t>
      </w:r>
      <w:r>
        <w:rPr>
          <w:spacing w:val="-5"/>
          <w:sz w:val="16"/>
        </w:rPr>
        <w:t xml:space="preserve"> </w:t>
      </w:r>
      <w:r>
        <w:rPr>
          <w:spacing w:val="-2"/>
          <w:sz w:val="16"/>
        </w:rPr>
        <w:t>and</w:t>
      </w:r>
      <w:r>
        <w:rPr>
          <w:spacing w:val="-5"/>
          <w:sz w:val="16"/>
        </w:rPr>
        <w:t xml:space="preserve"> </w:t>
      </w:r>
      <w:r>
        <w:rPr>
          <w:spacing w:val="-2"/>
          <w:sz w:val="16"/>
        </w:rPr>
        <w:t>interpretable</w:t>
      </w:r>
      <w:r>
        <w:rPr>
          <w:spacing w:val="-5"/>
          <w:sz w:val="16"/>
        </w:rPr>
        <w:t xml:space="preserve"> </w:t>
      </w:r>
      <w:r>
        <w:rPr>
          <w:spacing w:val="-2"/>
          <w:sz w:val="16"/>
        </w:rPr>
        <w:t>eeg</w:t>
      </w:r>
      <w:r>
        <w:rPr>
          <w:spacing w:val="40"/>
          <w:sz w:val="16"/>
        </w:rPr>
        <w:t xml:space="preserve"> </w:t>
      </w:r>
      <w:r>
        <w:rPr>
          <w:spacing w:val="-2"/>
          <w:sz w:val="16"/>
        </w:rPr>
        <w:t>framework for depression severity grading using shap-based insights,</w:t>
      </w:r>
      <w:r>
        <w:rPr>
          <w:spacing w:val="40"/>
          <w:sz w:val="16"/>
        </w:rPr>
        <w:t xml:space="preserve"> </w:t>
      </w:r>
      <w:r>
        <w:rPr>
          <w:sz w:val="16"/>
        </w:rPr>
        <w:t>Journal of NeuroEngineering and Rehabilitation 22 (1) (may 2025).</w:t>
      </w:r>
      <w:r>
        <w:rPr>
          <w:spacing w:val="40"/>
          <w:sz w:val="16"/>
        </w:rPr>
        <w:t xml:space="preserve"> </w:t>
      </w:r>
      <w:bookmarkStart w:id="206" w:name="_bookmark47"/>
      <w:bookmarkEnd w:id="206"/>
      <w:r>
        <w:fldChar w:fldCharType="begin"/>
      </w:r>
      <w:r>
        <w:instrText>HYPERLINK "https://doi.org/10.1186/s12984-025-01645-5" \h</w:instrText>
      </w:r>
      <w:r>
        <w:fldChar w:fldCharType="separate"/>
      </w:r>
      <w:r>
        <w:rPr>
          <w:rFonts w:ascii="BIZ UDGothic"/>
          <w:color w:val="2F4F4F"/>
          <w:spacing w:val="-2"/>
          <w:sz w:val="13"/>
        </w:rPr>
        <w:t>doi:10.1186/s12984-025-01645-5</w:t>
      </w:r>
      <w:r>
        <w:fldChar w:fldCharType="end"/>
      </w:r>
      <w:r>
        <w:rPr>
          <w:spacing w:val="-2"/>
          <w:sz w:val="16"/>
        </w:rPr>
        <w:t>.</w:t>
      </w:r>
    </w:p>
    <w:p w14:paraId="1578C08C" w14:textId="77777777" w:rsidR="004E7388" w:rsidRDefault="00000000">
      <w:pPr>
        <w:pStyle w:val="ListParagraph"/>
        <w:numPr>
          <w:ilvl w:val="0"/>
          <w:numId w:val="2"/>
        </w:numPr>
        <w:tabs>
          <w:tab w:val="left" w:pos="397"/>
          <w:tab w:val="left" w:pos="399"/>
        </w:tabs>
        <w:spacing w:line="259" w:lineRule="auto"/>
        <w:ind w:hanging="366"/>
        <w:jc w:val="both"/>
        <w:rPr>
          <w:sz w:val="16"/>
        </w:rPr>
      </w:pPr>
      <w:r>
        <w:rPr>
          <w:sz w:val="16"/>
        </w:rPr>
        <w:t xml:space="preserve">A. P. Funk, M. S. George, </w:t>
      </w:r>
      <w:hyperlink r:id="rId82">
        <w:r w:rsidR="004E7388">
          <w:rPr>
            <w:color w:val="2F4F4F"/>
            <w:sz w:val="16"/>
          </w:rPr>
          <w:t>Prefrontal eeg asymmetry as a potential</w:t>
        </w:r>
      </w:hyperlink>
      <w:r>
        <w:rPr>
          <w:color w:val="2F4F4F"/>
          <w:spacing w:val="40"/>
          <w:sz w:val="16"/>
        </w:rPr>
        <w:t xml:space="preserve"> </w:t>
      </w:r>
      <w:hyperlink r:id="rId83">
        <w:r w:rsidR="004E7388">
          <w:rPr>
            <w:color w:val="2F4F4F"/>
            <w:sz w:val="16"/>
          </w:rPr>
          <w:t>biomarker of antidepressant treatment response with transcranial</w:t>
        </w:r>
      </w:hyperlink>
      <w:r>
        <w:rPr>
          <w:color w:val="2F4F4F"/>
          <w:spacing w:val="40"/>
          <w:sz w:val="16"/>
        </w:rPr>
        <w:t xml:space="preserve"> </w:t>
      </w:r>
      <w:hyperlink r:id="rId84">
        <w:r w:rsidR="004E7388">
          <w:rPr>
            <w:color w:val="2F4F4F"/>
            <w:sz w:val="16"/>
          </w:rPr>
          <w:t>magnetic stimulation (tms): A case series</w:t>
        </w:r>
      </w:hyperlink>
      <w:r>
        <w:rPr>
          <w:sz w:val="16"/>
        </w:rPr>
        <w:t>, Clinical EEG and</w:t>
      </w:r>
      <w:r>
        <w:rPr>
          <w:spacing w:val="40"/>
          <w:sz w:val="16"/>
        </w:rPr>
        <w:t xml:space="preserve"> </w:t>
      </w:r>
      <w:r>
        <w:rPr>
          <w:sz w:val="16"/>
        </w:rPr>
        <w:t xml:space="preserve">Neuroscience (2008). </w:t>
      </w:r>
      <w:hyperlink r:id="rId85">
        <w:r w:rsidR="004E7388">
          <w:rPr>
            <w:rFonts w:ascii="BIZ UDGothic"/>
            <w:color w:val="2F4F4F"/>
            <w:sz w:val="13"/>
          </w:rPr>
          <w:t>doi:10.1177/155005940803900306</w:t>
        </w:r>
      </w:hyperlink>
      <w:r>
        <w:rPr>
          <w:sz w:val="16"/>
        </w:rPr>
        <w:t>.</w:t>
      </w:r>
    </w:p>
    <w:p w14:paraId="547F7FDE" w14:textId="77777777" w:rsidR="004E7388" w:rsidRDefault="00000000">
      <w:pPr>
        <w:spacing w:before="2"/>
        <w:ind w:left="399"/>
        <w:rPr>
          <w:rFonts w:ascii="BIZ UDGothic"/>
          <w:sz w:val="13"/>
        </w:rPr>
      </w:pPr>
      <w:bookmarkStart w:id="207" w:name="_bookmark48"/>
      <w:bookmarkEnd w:id="207"/>
      <w:r>
        <w:rPr>
          <w:sz w:val="16"/>
        </w:rPr>
        <w:t>URL</w:t>
      </w:r>
      <w:r>
        <w:rPr>
          <w:spacing w:val="6"/>
          <w:sz w:val="16"/>
        </w:rPr>
        <w:t xml:space="preserve"> </w:t>
      </w:r>
      <w:hyperlink r:id="rId86">
        <w:r w:rsidR="004E7388">
          <w:rPr>
            <w:rFonts w:ascii="BIZ UDGothic"/>
            <w:color w:val="2F4F4F"/>
            <w:spacing w:val="-2"/>
            <w:sz w:val="13"/>
          </w:rPr>
          <w:t>https://doi.org/10.1177/155005940803900306</w:t>
        </w:r>
      </w:hyperlink>
    </w:p>
    <w:p w14:paraId="3A594CA7" w14:textId="77777777" w:rsidR="004E7388" w:rsidRDefault="00000000">
      <w:pPr>
        <w:pStyle w:val="ListParagraph"/>
        <w:numPr>
          <w:ilvl w:val="0"/>
          <w:numId w:val="2"/>
        </w:numPr>
        <w:tabs>
          <w:tab w:val="left" w:pos="398"/>
        </w:tabs>
        <w:spacing w:before="16"/>
        <w:ind w:left="398" w:hanging="364"/>
        <w:jc w:val="both"/>
        <w:rPr>
          <w:sz w:val="16"/>
        </w:rPr>
      </w:pPr>
      <w:r>
        <w:rPr>
          <w:spacing w:val="-2"/>
          <w:sz w:val="16"/>
        </w:rPr>
        <w:t>N.</w:t>
      </w:r>
      <w:r>
        <w:rPr>
          <w:spacing w:val="-9"/>
          <w:sz w:val="16"/>
        </w:rPr>
        <w:t xml:space="preserve"> </w:t>
      </w:r>
      <w:r>
        <w:rPr>
          <w:spacing w:val="-2"/>
          <w:sz w:val="16"/>
        </w:rPr>
        <w:t>Bailey,</w:t>
      </w:r>
      <w:r>
        <w:rPr>
          <w:spacing w:val="-9"/>
          <w:sz w:val="16"/>
        </w:rPr>
        <w:t xml:space="preserve"> </w:t>
      </w:r>
      <w:r>
        <w:rPr>
          <w:spacing w:val="-2"/>
          <w:sz w:val="16"/>
        </w:rPr>
        <w:t>K.</w:t>
      </w:r>
      <w:r>
        <w:rPr>
          <w:spacing w:val="-8"/>
          <w:sz w:val="16"/>
        </w:rPr>
        <w:t xml:space="preserve"> </w:t>
      </w:r>
      <w:r>
        <w:rPr>
          <w:spacing w:val="-2"/>
          <w:sz w:val="16"/>
        </w:rPr>
        <w:t>Hoy,</w:t>
      </w:r>
      <w:r>
        <w:rPr>
          <w:spacing w:val="-9"/>
          <w:sz w:val="16"/>
        </w:rPr>
        <w:t xml:space="preserve"> </w:t>
      </w:r>
      <w:r>
        <w:rPr>
          <w:spacing w:val="-2"/>
          <w:sz w:val="16"/>
        </w:rPr>
        <w:t>C.</w:t>
      </w:r>
      <w:r>
        <w:rPr>
          <w:spacing w:val="-8"/>
          <w:sz w:val="16"/>
        </w:rPr>
        <w:t xml:space="preserve"> </w:t>
      </w:r>
      <w:r>
        <w:rPr>
          <w:spacing w:val="-2"/>
          <w:sz w:val="16"/>
        </w:rPr>
        <w:t>Sullivan,</w:t>
      </w:r>
      <w:r>
        <w:rPr>
          <w:spacing w:val="-9"/>
          <w:sz w:val="16"/>
        </w:rPr>
        <w:t xml:space="preserve"> </w:t>
      </w:r>
      <w:r>
        <w:rPr>
          <w:spacing w:val="-2"/>
          <w:sz w:val="16"/>
        </w:rPr>
        <w:t>B.</w:t>
      </w:r>
      <w:r>
        <w:rPr>
          <w:spacing w:val="-9"/>
          <w:sz w:val="16"/>
        </w:rPr>
        <w:t xml:space="preserve"> </w:t>
      </w:r>
      <w:r>
        <w:rPr>
          <w:spacing w:val="-2"/>
          <w:sz w:val="16"/>
        </w:rPr>
        <w:t>Allman,</w:t>
      </w:r>
      <w:r>
        <w:rPr>
          <w:spacing w:val="-8"/>
          <w:sz w:val="16"/>
        </w:rPr>
        <w:t xml:space="preserve"> </w:t>
      </w:r>
      <w:r>
        <w:rPr>
          <w:spacing w:val="-2"/>
          <w:sz w:val="16"/>
        </w:rPr>
        <w:t>N.</w:t>
      </w:r>
      <w:r>
        <w:rPr>
          <w:spacing w:val="-9"/>
          <w:sz w:val="16"/>
        </w:rPr>
        <w:t xml:space="preserve"> </w:t>
      </w:r>
      <w:r>
        <w:rPr>
          <w:spacing w:val="-2"/>
          <w:sz w:val="16"/>
        </w:rPr>
        <w:t>Rogasch,</w:t>
      </w:r>
      <w:r>
        <w:rPr>
          <w:spacing w:val="-8"/>
          <w:sz w:val="16"/>
        </w:rPr>
        <w:t xml:space="preserve"> </w:t>
      </w:r>
      <w:r>
        <w:rPr>
          <w:spacing w:val="-2"/>
          <w:sz w:val="16"/>
        </w:rPr>
        <w:t>Z.</w:t>
      </w:r>
      <w:r>
        <w:rPr>
          <w:spacing w:val="-9"/>
          <w:sz w:val="16"/>
        </w:rPr>
        <w:t xml:space="preserve"> </w:t>
      </w:r>
      <w:r>
        <w:rPr>
          <w:spacing w:val="-2"/>
          <w:sz w:val="16"/>
        </w:rPr>
        <w:t>Daskalakis,</w:t>
      </w:r>
    </w:p>
    <w:p w14:paraId="0EDE76D1" w14:textId="77777777" w:rsidR="004E7388" w:rsidRDefault="00000000">
      <w:pPr>
        <w:spacing w:before="15" w:line="259" w:lineRule="auto"/>
        <w:ind w:left="399"/>
        <w:jc w:val="both"/>
        <w:rPr>
          <w:sz w:val="16"/>
        </w:rPr>
      </w:pPr>
      <w:r>
        <w:rPr>
          <w:sz w:val="16"/>
        </w:rPr>
        <w:t xml:space="preserve">P. Fitzgerald, </w:t>
      </w:r>
      <w:hyperlink r:id="rId87">
        <w:r w:rsidR="004E7388">
          <w:rPr>
            <w:color w:val="2F4F4F"/>
            <w:sz w:val="16"/>
          </w:rPr>
          <w:t>Concurrent transcranial magnetic stimulation and</w:t>
        </w:r>
      </w:hyperlink>
      <w:r>
        <w:rPr>
          <w:color w:val="2F4F4F"/>
          <w:spacing w:val="40"/>
          <w:sz w:val="16"/>
        </w:rPr>
        <w:t xml:space="preserve"> </w:t>
      </w:r>
      <w:hyperlink r:id="rId88">
        <w:r w:rsidR="004E7388">
          <w:rPr>
            <w:color w:val="2F4F4F"/>
            <w:sz w:val="16"/>
          </w:rPr>
          <w:t>electroencephalography</w:t>
        </w:r>
        <w:r w:rsidR="004E7388">
          <w:rPr>
            <w:color w:val="2F4F4F"/>
            <w:spacing w:val="-7"/>
            <w:sz w:val="16"/>
          </w:rPr>
          <w:t xml:space="preserve"> </w:t>
        </w:r>
        <w:r w:rsidR="004E7388">
          <w:rPr>
            <w:color w:val="2F4F4F"/>
            <w:sz w:val="16"/>
          </w:rPr>
          <w:t>measures</w:t>
        </w:r>
        <w:r w:rsidR="004E7388">
          <w:rPr>
            <w:color w:val="2F4F4F"/>
            <w:spacing w:val="-7"/>
            <w:sz w:val="16"/>
          </w:rPr>
          <w:t xml:space="preserve"> </w:t>
        </w:r>
        <w:r w:rsidR="004E7388">
          <w:rPr>
            <w:color w:val="2F4F4F"/>
            <w:sz w:val="16"/>
          </w:rPr>
          <w:t>are</w:t>
        </w:r>
        <w:r w:rsidR="004E7388">
          <w:rPr>
            <w:color w:val="2F4F4F"/>
            <w:spacing w:val="-7"/>
            <w:sz w:val="16"/>
          </w:rPr>
          <w:t xml:space="preserve"> </w:t>
        </w:r>
        <w:r w:rsidR="004E7388">
          <w:rPr>
            <w:color w:val="2F4F4F"/>
            <w:sz w:val="16"/>
          </w:rPr>
          <w:t>associated</w:t>
        </w:r>
        <w:r w:rsidR="004E7388">
          <w:rPr>
            <w:color w:val="2F4F4F"/>
            <w:spacing w:val="-7"/>
            <w:sz w:val="16"/>
          </w:rPr>
          <w:t xml:space="preserve"> </w:t>
        </w:r>
        <w:r w:rsidR="004E7388">
          <w:rPr>
            <w:color w:val="2F4F4F"/>
            <w:sz w:val="16"/>
          </w:rPr>
          <w:t>with</w:t>
        </w:r>
        <w:r w:rsidR="004E7388">
          <w:rPr>
            <w:color w:val="2F4F4F"/>
            <w:spacing w:val="-7"/>
            <w:sz w:val="16"/>
          </w:rPr>
          <w:t xml:space="preserve"> </w:t>
        </w:r>
        <w:r w:rsidR="004E7388">
          <w:rPr>
            <w:color w:val="2F4F4F"/>
            <w:sz w:val="16"/>
          </w:rPr>
          <w:t>antidepressant</w:t>
        </w:r>
      </w:hyperlink>
      <w:r>
        <w:rPr>
          <w:color w:val="2F4F4F"/>
          <w:spacing w:val="40"/>
          <w:sz w:val="16"/>
        </w:rPr>
        <w:t xml:space="preserve"> </w:t>
      </w:r>
      <w:hyperlink r:id="rId89">
        <w:r w:rsidR="004E7388">
          <w:rPr>
            <w:color w:val="2F4F4F"/>
            <w:sz w:val="16"/>
          </w:rPr>
          <w:t>response from rtms treatment for depression</w:t>
        </w:r>
      </w:hyperlink>
      <w:r>
        <w:rPr>
          <w:sz w:val="16"/>
        </w:rPr>
        <w:t>, medRxiv (2023).</w:t>
      </w:r>
      <w:r>
        <w:rPr>
          <w:spacing w:val="40"/>
          <w:sz w:val="16"/>
        </w:rPr>
        <w:t xml:space="preserve"> </w:t>
      </w:r>
      <w:hyperlink r:id="rId90">
        <w:r w:rsidR="004E7388">
          <w:rPr>
            <w:rFonts w:ascii="BIZ UDGothic"/>
            <w:color w:val="2F4F4F"/>
            <w:spacing w:val="-2"/>
            <w:sz w:val="13"/>
          </w:rPr>
          <w:t>doi:10.1101/2023.02.10.23285794</w:t>
        </w:r>
      </w:hyperlink>
      <w:r>
        <w:rPr>
          <w:spacing w:val="-2"/>
          <w:sz w:val="16"/>
        </w:rPr>
        <w:t>.</w:t>
      </w:r>
    </w:p>
    <w:p w14:paraId="0780E2BB" w14:textId="77777777" w:rsidR="004E7388" w:rsidRDefault="00000000">
      <w:pPr>
        <w:tabs>
          <w:tab w:val="left" w:pos="2206"/>
        </w:tabs>
        <w:spacing w:before="2" w:line="276" w:lineRule="auto"/>
        <w:ind w:left="399"/>
        <w:rPr>
          <w:rFonts w:ascii="BIZ UDGothic"/>
          <w:sz w:val="13"/>
        </w:rPr>
      </w:pPr>
      <w:r>
        <w:rPr>
          <w:spacing w:val="-4"/>
          <w:sz w:val="16"/>
        </w:rPr>
        <w:t>URL</w:t>
      </w:r>
      <w:r>
        <w:rPr>
          <w:sz w:val="16"/>
        </w:rPr>
        <w:tab/>
      </w:r>
      <w:hyperlink r:id="rId91">
        <w:r w:rsidR="004E7388">
          <w:rPr>
            <w:rFonts w:ascii="BIZ UDGothic"/>
            <w:color w:val="2F4F4F"/>
            <w:spacing w:val="-2"/>
            <w:sz w:val="13"/>
          </w:rPr>
          <w:t>https://www.semanticscholar.org/paper/</w:t>
        </w:r>
      </w:hyperlink>
      <w:r>
        <w:rPr>
          <w:rFonts w:ascii="BIZ UDGothic"/>
          <w:color w:val="2F4F4F"/>
          <w:spacing w:val="-2"/>
          <w:sz w:val="13"/>
        </w:rPr>
        <w:t xml:space="preserve"> </w:t>
      </w:r>
      <w:hyperlink r:id="rId92">
        <w:r w:rsidR="004E7388">
          <w:rPr>
            <w:rFonts w:ascii="BIZ UDGothic"/>
            <w:color w:val="2F4F4F"/>
            <w:spacing w:val="-2"/>
            <w:sz w:val="13"/>
          </w:rPr>
          <w:t>8278c0b8d2b48ae5ed473c09d6c3f9ba34f53391</w:t>
        </w:r>
      </w:hyperlink>
    </w:p>
    <w:p w14:paraId="7686D940" w14:textId="77777777" w:rsidR="004E7388" w:rsidRDefault="00000000">
      <w:pPr>
        <w:pStyle w:val="ListParagraph"/>
        <w:numPr>
          <w:ilvl w:val="0"/>
          <w:numId w:val="2"/>
        </w:numPr>
        <w:tabs>
          <w:tab w:val="left" w:pos="398"/>
        </w:tabs>
        <w:spacing w:before="74"/>
        <w:ind w:left="398" w:hanging="364"/>
        <w:jc w:val="both"/>
        <w:rPr>
          <w:sz w:val="16"/>
        </w:rPr>
      </w:pPr>
      <w:r>
        <w:br w:type="column"/>
      </w:r>
      <w:bookmarkStart w:id="208" w:name="_bookmark49"/>
      <w:bookmarkEnd w:id="208"/>
      <w:r>
        <w:rPr>
          <w:sz w:val="16"/>
        </w:rPr>
        <w:t>N.</w:t>
      </w:r>
      <w:r>
        <w:rPr>
          <w:spacing w:val="24"/>
          <w:sz w:val="16"/>
        </w:rPr>
        <w:t xml:space="preserve"> </w:t>
      </w:r>
      <w:r>
        <w:rPr>
          <w:sz w:val="16"/>
        </w:rPr>
        <w:t>Murphy,</w:t>
      </w:r>
      <w:r>
        <w:rPr>
          <w:spacing w:val="24"/>
          <w:sz w:val="16"/>
        </w:rPr>
        <w:t xml:space="preserve"> </w:t>
      </w:r>
      <w:r>
        <w:rPr>
          <w:sz w:val="16"/>
        </w:rPr>
        <w:t>A.</w:t>
      </w:r>
      <w:r>
        <w:rPr>
          <w:spacing w:val="25"/>
          <w:sz w:val="16"/>
        </w:rPr>
        <w:t xml:space="preserve"> </w:t>
      </w:r>
      <w:r>
        <w:rPr>
          <w:sz w:val="16"/>
        </w:rPr>
        <w:t>J.</w:t>
      </w:r>
      <w:r>
        <w:rPr>
          <w:spacing w:val="24"/>
          <w:sz w:val="16"/>
        </w:rPr>
        <w:t xml:space="preserve"> </w:t>
      </w:r>
      <w:r>
        <w:rPr>
          <w:sz w:val="16"/>
        </w:rPr>
        <w:t>F.</w:t>
      </w:r>
      <w:r>
        <w:rPr>
          <w:spacing w:val="25"/>
          <w:sz w:val="16"/>
        </w:rPr>
        <w:t xml:space="preserve"> </w:t>
      </w:r>
      <w:r>
        <w:rPr>
          <w:sz w:val="16"/>
        </w:rPr>
        <w:t>Tamman,</w:t>
      </w:r>
      <w:r>
        <w:rPr>
          <w:spacing w:val="24"/>
          <w:sz w:val="16"/>
        </w:rPr>
        <w:t xml:space="preserve"> </w:t>
      </w:r>
      <w:r>
        <w:rPr>
          <w:sz w:val="16"/>
        </w:rPr>
        <w:t>M.</w:t>
      </w:r>
      <w:r>
        <w:rPr>
          <w:spacing w:val="25"/>
          <w:sz w:val="16"/>
        </w:rPr>
        <w:t xml:space="preserve"> </w:t>
      </w:r>
      <w:r>
        <w:rPr>
          <w:sz w:val="16"/>
        </w:rPr>
        <w:t>Lijffijt,</w:t>
      </w:r>
      <w:r>
        <w:rPr>
          <w:spacing w:val="24"/>
          <w:sz w:val="16"/>
        </w:rPr>
        <w:t xml:space="preserve"> </w:t>
      </w:r>
      <w:r>
        <w:rPr>
          <w:sz w:val="16"/>
        </w:rPr>
        <w:t>D.</w:t>
      </w:r>
      <w:r>
        <w:rPr>
          <w:spacing w:val="25"/>
          <w:sz w:val="16"/>
        </w:rPr>
        <w:t xml:space="preserve"> </w:t>
      </w:r>
      <w:r>
        <w:rPr>
          <w:sz w:val="16"/>
        </w:rPr>
        <w:t>Amarneh,</w:t>
      </w:r>
      <w:r>
        <w:rPr>
          <w:spacing w:val="24"/>
          <w:sz w:val="16"/>
        </w:rPr>
        <w:t xml:space="preserve"> </w:t>
      </w:r>
      <w:r>
        <w:rPr>
          <w:sz w:val="16"/>
        </w:rPr>
        <w:t>S.</w:t>
      </w:r>
      <w:r>
        <w:rPr>
          <w:spacing w:val="24"/>
          <w:sz w:val="16"/>
        </w:rPr>
        <w:t xml:space="preserve"> </w:t>
      </w:r>
      <w:r>
        <w:rPr>
          <w:spacing w:val="-2"/>
          <w:sz w:val="16"/>
        </w:rPr>
        <w:t>Iqbal,</w:t>
      </w:r>
    </w:p>
    <w:p w14:paraId="2E496ABB" w14:textId="77777777" w:rsidR="004E7388" w:rsidRDefault="00000000">
      <w:pPr>
        <w:spacing w:before="15" w:line="259" w:lineRule="auto"/>
        <w:ind w:left="399" w:right="32"/>
        <w:jc w:val="both"/>
        <w:rPr>
          <w:sz w:val="16"/>
        </w:rPr>
      </w:pPr>
      <w:r>
        <w:rPr>
          <w:sz w:val="16"/>
        </w:rPr>
        <w:t xml:space="preserve">A. C. Swann, L. A. Averill, B. OBrien, S. J. Mathew, </w:t>
      </w:r>
      <w:hyperlink r:id="rId93">
        <w:r w:rsidR="004E7388">
          <w:rPr>
            <w:color w:val="2F4F4F"/>
            <w:sz w:val="16"/>
          </w:rPr>
          <w:t>Neural</w:t>
        </w:r>
      </w:hyperlink>
      <w:r>
        <w:rPr>
          <w:color w:val="2F4F4F"/>
          <w:spacing w:val="40"/>
          <w:sz w:val="16"/>
        </w:rPr>
        <w:t xml:space="preserve"> </w:t>
      </w:r>
      <w:hyperlink r:id="rId94">
        <w:r w:rsidR="004E7388">
          <w:rPr>
            <w:color w:val="2F4F4F"/>
            <w:sz w:val="16"/>
          </w:rPr>
          <w:t>complexity</w:t>
        </w:r>
        <w:r w:rsidR="004E7388">
          <w:rPr>
            <w:color w:val="2F4F4F"/>
            <w:spacing w:val="40"/>
            <w:sz w:val="16"/>
          </w:rPr>
          <w:t xml:space="preserve"> </w:t>
        </w:r>
        <w:r w:rsidR="004E7388">
          <w:rPr>
            <w:color w:val="2F4F4F"/>
            <w:sz w:val="16"/>
          </w:rPr>
          <w:t>eeg</w:t>
        </w:r>
        <w:r w:rsidR="004E7388">
          <w:rPr>
            <w:color w:val="2F4F4F"/>
            <w:spacing w:val="40"/>
            <w:sz w:val="16"/>
          </w:rPr>
          <w:t xml:space="preserve"> </w:t>
        </w:r>
        <w:r w:rsidR="004E7388">
          <w:rPr>
            <w:color w:val="2F4F4F"/>
            <w:sz w:val="16"/>
          </w:rPr>
          <w:t>biomarkers</w:t>
        </w:r>
        <w:r w:rsidR="004E7388">
          <w:rPr>
            <w:color w:val="2F4F4F"/>
            <w:spacing w:val="40"/>
            <w:sz w:val="16"/>
          </w:rPr>
          <w:t xml:space="preserve"> </w:t>
        </w:r>
        <w:r w:rsidR="004E7388">
          <w:rPr>
            <w:color w:val="2F4F4F"/>
            <w:sz w:val="16"/>
          </w:rPr>
          <w:t>of</w:t>
        </w:r>
        <w:r w:rsidR="004E7388">
          <w:rPr>
            <w:color w:val="2F4F4F"/>
            <w:spacing w:val="40"/>
            <w:sz w:val="16"/>
          </w:rPr>
          <w:t xml:space="preserve"> </w:t>
        </w:r>
        <w:r w:rsidR="004E7388">
          <w:rPr>
            <w:color w:val="2F4F4F"/>
            <w:sz w:val="16"/>
          </w:rPr>
          <w:t>rapid</w:t>
        </w:r>
        <w:r w:rsidR="004E7388">
          <w:rPr>
            <w:color w:val="2F4F4F"/>
            <w:spacing w:val="40"/>
            <w:sz w:val="16"/>
          </w:rPr>
          <w:t xml:space="preserve"> </w:t>
        </w:r>
        <w:r w:rsidR="004E7388">
          <w:rPr>
            <w:color w:val="2F4F4F"/>
            <w:sz w:val="16"/>
          </w:rPr>
          <w:t>and</w:t>
        </w:r>
        <w:r w:rsidR="004E7388">
          <w:rPr>
            <w:color w:val="2F4F4F"/>
            <w:spacing w:val="40"/>
            <w:sz w:val="16"/>
          </w:rPr>
          <w:t xml:space="preserve"> </w:t>
        </w:r>
        <w:r w:rsidR="004E7388">
          <w:rPr>
            <w:color w:val="2F4F4F"/>
            <w:sz w:val="16"/>
          </w:rPr>
          <w:t>post-rapid</w:t>
        </w:r>
        <w:r w:rsidR="004E7388">
          <w:rPr>
            <w:color w:val="2F4F4F"/>
            <w:spacing w:val="40"/>
            <w:sz w:val="16"/>
          </w:rPr>
          <w:t xml:space="preserve"> </w:t>
        </w:r>
        <w:r w:rsidR="004E7388">
          <w:rPr>
            <w:color w:val="2F4F4F"/>
            <w:sz w:val="16"/>
          </w:rPr>
          <w:t>ketamine</w:t>
        </w:r>
      </w:hyperlink>
      <w:r>
        <w:rPr>
          <w:color w:val="2F4F4F"/>
          <w:spacing w:val="40"/>
          <w:sz w:val="16"/>
        </w:rPr>
        <w:t xml:space="preserve"> </w:t>
      </w:r>
      <w:hyperlink r:id="rId95">
        <w:r w:rsidR="004E7388">
          <w:rPr>
            <w:color w:val="2F4F4F"/>
            <w:sz w:val="16"/>
          </w:rPr>
          <w:t>effects in late-life treatment-resistant depression: a randomized</w:t>
        </w:r>
      </w:hyperlink>
      <w:r>
        <w:rPr>
          <w:color w:val="2F4F4F"/>
          <w:spacing w:val="40"/>
          <w:sz w:val="16"/>
        </w:rPr>
        <w:t xml:space="preserve"> </w:t>
      </w:r>
      <w:hyperlink r:id="rId96">
        <w:r w:rsidR="004E7388">
          <w:rPr>
            <w:color w:val="2F4F4F"/>
            <w:sz w:val="16"/>
          </w:rPr>
          <w:t>control trial</w:t>
        </w:r>
      </w:hyperlink>
      <w:r>
        <w:rPr>
          <w:sz w:val="16"/>
        </w:rPr>
        <w:t>, Neuropsychopharmacology (2023).</w:t>
      </w:r>
      <w:r>
        <w:rPr>
          <w:spacing w:val="241"/>
          <w:sz w:val="16"/>
        </w:rPr>
        <w:t xml:space="preserve"> </w:t>
      </w:r>
      <w:hyperlink r:id="rId97">
        <w:r w:rsidR="004E7388">
          <w:rPr>
            <w:rFonts w:ascii="BIZ UDGothic"/>
            <w:color w:val="2F4F4F"/>
            <w:sz w:val="13"/>
          </w:rPr>
          <w:t>doi:10.1038/</w:t>
        </w:r>
      </w:hyperlink>
      <w:r>
        <w:rPr>
          <w:rFonts w:ascii="BIZ UDGothic"/>
          <w:color w:val="2F4F4F"/>
          <w:sz w:val="13"/>
        </w:rPr>
        <w:t xml:space="preserve"> </w:t>
      </w:r>
      <w:hyperlink r:id="rId98">
        <w:r w:rsidR="004E7388">
          <w:rPr>
            <w:rFonts w:ascii="BIZ UDGothic"/>
            <w:color w:val="2F4F4F"/>
            <w:spacing w:val="-2"/>
            <w:sz w:val="13"/>
          </w:rPr>
          <w:t>s41386-023-01586-4</w:t>
        </w:r>
      </w:hyperlink>
      <w:r>
        <w:rPr>
          <w:spacing w:val="-2"/>
          <w:sz w:val="16"/>
        </w:rPr>
        <w:t>.</w:t>
      </w:r>
    </w:p>
    <w:p w14:paraId="519052C9" w14:textId="77777777" w:rsidR="004E7388" w:rsidRDefault="00000000">
      <w:pPr>
        <w:spacing w:before="3"/>
        <w:ind w:left="399"/>
        <w:rPr>
          <w:rFonts w:ascii="BIZ UDGothic"/>
          <w:sz w:val="13"/>
        </w:rPr>
      </w:pPr>
      <w:bookmarkStart w:id="209" w:name="_bookmark50"/>
      <w:bookmarkEnd w:id="209"/>
      <w:r>
        <w:rPr>
          <w:sz w:val="16"/>
        </w:rPr>
        <w:t>URL</w:t>
      </w:r>
      <w:r>
        <w:rPr>
          <w:spacing w:val="45"/>
          <w:sz w:val="16"/>
        </w:rPr>
        <w:t xml:space="preserve">  </w:t>
      </w:r>
      <w:hyperlink r:id="rId99">
        <w:r w:rsidR="004E7388">
          <w:rPr>
            <w:rFonts w:ascii="BIZ UDGothic"/>
            <w:color w:val="2F4F4F"/>
            <w:sz w:val="13"/>
          </w:rPr>
          <w:t>https://doi.org/10.1038/s41386-023-01586-</w:t>
        </w:r>
        <w:r w:rsidR="004E7388">
          <w:rPr>
            <w:rFonts w:ascii="BIZ UDGothic"/>
            <w:color w:val="2F4F4F"/>
            <w:spacing w:val="-10"/>
            <w:sz w:val="13"/>
          </w:rPr>
          <w:t>4</w:t>
        </w:r>
      </w:hyperlink>
    </w:p>
    <w:p w14:paraId="28C4D478" w14:textId="77777777" w:rsidR="004E7388" w:rsidRDefault="00000000">
      <w:pPr>
        <w:pStyle w:val="ListParagraph"/>
        <w:numPr>
          <w:ilvl w:val="0"/>
          <w:numId w:val="2"/>
        </w:numPr>
        <w:tabs>
          <w:tab w:val="left" w:pos="397"/>
          <w:tab w:val="left" w:pos="399"/>
        </w:tabs>
        <w:spacing w:before="15" w:line="259" w:lineRule="auto"/>
        <w:ind w:right="32" w:hanging="366"/>
        <w:jc w:val="both"/>
        <w:rPr>
          <w:sz w:val="16"/>
        </w:rPr>
      </w:pPr>
      <w:r>
        <w:rPr>
          <w:sz w:val="16"/>
        </w:rPr>
        <w:t>L. Guo, Z. Zhang, X. Tan, K. Phua, C. Wang, P. Tor, K. Ang,</w:t>
      </w:r>
      <w:r>
        <w:rPr>
          <w:spacing w:val="40"/>
          <w:sz w:val="16"/>
        </w:rPr>
        <w:t xml:space="preserve"> </w:t>
      </w:r>
      <w:hyperlink r:id="rId100">
        <w:r w:rsidR="004E7388">
          <w:rPr>
            <w:color w:val="2F4F4F"/>
            <w:sz w:val="16"/>
          </w:rPr>
          <w:t>Resting-state eeg biomarkers of accelerated intermittent theta burst</w:t>
        </w:r>
      </w:hyperlink>
      <w:r>
        <w:rPr>
          <w:color w:val="2F4F4F"/>
          <w:spacing w:val="40"/>
          <w:sz w:val="16"/>
        </w:rPr>
        <w:t xml:space="preserve"> </w:t>
      </w:r>
      <w:hyperlink r:id="rId101">
        <w:r w:rsidR="004E7388">
          <w:rPr>
            <w:color w:val="2F4F4F"/>
            <w:sz w:val="16"/>
          </w:rPr>
          <w:t>stimulation treatment for depression: a pilot study</w:t>
        </w:r>
      </w:hyperlink>
      <w:r>
        <w:rPr>
          <w:sz w:val="16"/>
        </w:rPr>
        <w:t>, in: Annual</w:t>
      </w:r>
      <w:r>
        <w:rPr>
          <w:spacing w:val="40"/>
          <w:sz w:val="16"/>
        </w:rPr>
        <w:t xml:space="preserve"> </w:t>
      </w:r>
      <w:r>
        <w:rPr>
          <w:sz w:val="16"/>
        </w:rPr>
        <w:t>International Conference of the IEEE Engineering in Medicine and</w:t>
      </w:r>
      <w:r>
        <w:rPr>
          <w:spacing w:val="40"/>
          <w:sz w:val="16"/>
        </w:rPr>
        <w:t xml:space="preserve"> </w:t>
      </w:r>
      <w:r>
        <w:rPr>
          <w:sz w:val="16"/>
        </w:rPr>
        <w:t>Biology Society, 2024.</w:t>
      </w:r>
      <w:r>
        <w:rPr>
          <w:spacing w:val="40"/>
          <w:sz w:val="16"/>
        </w:rPr>
        <w:t xml:space="preserve"> </w:t>
      </w:r>
      <w:hyperlink r:id="rId102">
        <w:r w:rsidR="004E7388">
          <w:rPr>
            <w:rFonts w:ascii="BIZ UDGothic"/>
            <w:color w:val="2F4F4F"/>
            <w:sz w:val="13"/>
          </w:rPr>
          <w:t>doi:10.1109/EMBC53108.2024.10782112</w:t>
        </w:r>
      </w:hyperlink>
      <w:r>
        <w:rPr>
          <w:sz w:val="16"/>
        </w:rPr>
        <w:t>.</w:t>
      </w:r>
    </w:p>
    <w:p w14:paraId="2217C534" w14:textId="77777777" w:rsidR="004E7388" w:rsidRDefault="00000000">
      <w:pPr>
        <w:tabs>
          <w:tab w:val="left" w:pos="2206"/>
        </w:tabs>
        <w:spacing w:before="3" w:line="276" w:lineRule="auto"/>
        <w:ind w:left="399" w:right="32"/>
        <w:rPr>
          <w:rFonts w:ascii="BIZ UDGothic"/>
          <w:sz w:val="13"/>
        </w:rPr>
      </w:pPr>
      <w:r>
        <w:rPr>
          <w:spacing w:val="-4"/>
          <w:sz w:val="16"/>
        </w:rPr>
        <w:t>URL</w:t>
      </w:r>
      <w:r>
        <w:rPr>
          <w:sz w:val="16"/>
        </w:rPr>
        <w:tab/>
      </w:r>
      <w:hyperlink r:id="rId103">
        <w:r w:rsidR="004E7388">
          <w:rPr>
            <w:rFonts w:ascii="BIZ UDGothic"/>
            <w:color w:val="2F4F4F"/>
            <w:spacing w:val="-2"/>
            <w:sz w:val="13"/>
          </w:rPr>
          <w:t>https://www.semanticscholar.org/paper/</w:t>
        </w:r>
      </w:hyperlink>
      <w:r>
        <w:rPr>
          <w:rFonts w:ascii="BIZ UDGothic"/>
          <w:color w:val="2F4F4F"/>
          <w:spacing w:val="-2"/>
          <w:sz w:val="13"/>
        </w:rPr>
        <w:t xml:space="preserve"> </w:t>
      </w:r>
      <w:hyperlink r:id="rId104">
        <w:r w:rsidR="004E7388">
          <w:rPr>
            <w:rFonts w:ascii="BIZ UDGothic"/>
            <w:color w:val="2F4F4F"/>
            <w:spacing w:val="-2"/>
            <w:sz w:val="13"/>
          </w:rPr>
          <w:t>9d00f9320f2f75435719d9cccc4133e989f8737e</w:t>
        </w:r>
      </w:hyperlink>
    </w:p>
    <w:p w14:paraId="04F52BEB" w14:textId="77777777" w:rsidR="004E7388" w:rsidRDefault="00000000">
      <w:pPr>
        <w:pStyle w:val="ListParagraph"/>
        <w:numPr>
          <w:ilvl w:val="0"/>
          <w:numId w:val="2"/>
        </w:numPr>
        <w:tabs>
          <w:tab w:val="left" w:pos="397"/>
          <w:tab w:val="left" w:pos="399"/>
        </w:tabs>
        <w:spacing w:before="0" w:line="259" w:lineRule="auto"/>
        <w:ind w:right="32" w:hanging="366"/>
        <w:jc w:val="both"/>
        <w:rPr>
          <w:sz w:val="16"/>
        </w:rPr>
      </w:pPr>
      <w:r>
        <w:rPr>
          <w:spacing w:val="-2"/>
          <w:sz w:val="16"/>
        </w:rPr>
        <w:t>Y.-C.</w:t>
      </w:r>
      <w:r>
        <w:rPr>
          <w:spacing w:val="-3"/>
          <w:sz w:val="16"/>
        </w:rPr>
        <w:t xml:space="preserve"> </w:t>
      </w:r>
      <w:r>
        <w:rPr>
          <w:spacing w:val="-2"/>
          <w:sz w:val="16"/>
        </w:rPr>
        <w:t>Tsai,</w:t>
      </w:r>
      <w:r>
        <w:rPr>
          <w:spacing w:val="-3"/>
          <w:sz w:val="16"/>
        </w:rPr>
        <w:t xml:space="preserve"> </w:t>
      </w:r>
      <w:r>
        <w:rPr>
          <w:spacing w:val="-2"/>
          <w:sz w:val="16"/>
        </w:rPr>
        <w:t>C.-T.</w:t>
      </w:r>
      <w:r>
        <w:rPr>
          <w:spacing w:val="-3"/>
          <w:sz w:val="16"/>
        </w:rPr>
        <w:t xml:space="preserve"> </w:t>
      </w:r>
      <w:r>
        <w:rPr>
          <w:spacing w:val="-2"/>
          <w:sz w:val="16"/>
        </w:rPr>
        <w:t>Li,</w:t>
      </w:r>
      <w:r>
        <w:rPr>
          <w:spacing w:val="-3"/>
          <w:sz w:val="16"/>
        </w:rPr>
        <w:t xml:space="preserve"> </w:t>
      </w:r>
      <w:r>
        <w:rPr>
          <w:spacing w:val="-2"/>
          <w:sz w:val="16"/>
        </w:rPr>
        <w:t>C.-H.</w:t>
      </w:r>
      <w:r>
        <w:rPr>
          <w:spacing w:val="-3"/>
          <w:sz w:val="16"/>
        </w:rPr>
        <w:t xml:space="preserve"> </w:t>
      </w:r>
      <w:r>
        <w:rPr>
          <w:spacing w:val="-2"/>
          <w:sz w:val="16"/>
        </w:rPr>
        <w:t>Juan,</w:t>
      </w:r>
      <w:r>
        <w:rPr>
          <w:spacing w:val="-3"/>
          <w:sz w:val="16"/>
        </w:rPr>
        <w:t xml:space="preserve"> </w:t>
      </w:r>
      <w:hyperlink r:id="rId105">
        <w:r w:rsidR="004E7388">
          <w:rPr>
            <w:color w:val="2F4F4F"/>
            <w:spacing w:val="-2"/>
            <w:sz w:val="16"/>
          </w:rPr>
          <w:t>A</w:t>
        </w:r>
        <w:r w:rsidR="004E7388">
          <w:rPr>
            <w:color w:val="2F4F4F"/>
            <w:spacing w:val="-3"/>
            <w:sz w:val="16"/>
          </w:rPr>
          <w:t xml:space="preserve"> </w:t>
        </w:r>
        <w:r w:rsidR="004E7388">
          <w:rPr>
            <w:color w:val="2F4F4F"/>
            <w:spacing w:val="-2"/>
            <w:sz w:val="16"/>
          </w:rPr>
          <w:t>review</w:t>
        </w:r>
        <w:r w:rsidR="004E7388">
          <w:rPr>
            <w:color w:val="2F4F4F"/>
            <w:spacing w:val="-3"/>
            <w:sz w:val="16"/>
          </w:rPr>
          <w:t xml:space="preserve"> </w:t>
        </w:r>
        <w:r w:rsidR="004E7388">
          <w:rPr>
            <w:color w:val="2F4F4F"/>
            <w:spacing w:val="-2"/>
            <w:sz w:val="16"/>
          </w:rPr>
          <w:t>of</w:t>
        </w:r>
        <w:r w:rsidR="004E7388">
          <w:rPr>
            <w:color w:val="2F4F4F"/>
            <w:spacing w:val="-3"/>
            <w:sz w:val="16"/>
          </w:rPr>
          <w:t xml:space="preserve"> </w:t>
        </w:r>
        <w:r w:rsidR="004E7388">
          <w:rPr>
            <w:color w:val="2F4F4F"/>
            <w:spacing w:val="-2"/>
            <w:sz w:val="16"/>
          </w:rPr>
          <w:t>critical</w:t>
        </w:r>
        <w:r w:rsidR="004E7388">
          <w:rPr>
            <w:color w:val="2F4F4F"/>
            <w:spacing w:val="-3"/>
            <w:sz w:val="16"/>
          </w:rPr>
          <w:t xml:space="preserve"> </w:t>
        </w:r>
        <w:r w:rsidR="004E7388">
          <w:rPr>
            <w:color w:val="2F4F4F"/>
            <w:spacing w:val="-2"/>
            <w:sz w:val="16"/>
          </w:rPr>
          <w:t>brain</w:t>
        </w:r>
        <w:r w:rsidR="004E7388">
          <w:rPr>
            <w:color w:val="2F4F4F"/>
            <w:spacing w:val="-3"/>
            <w:sz w:val="16"/>
          </w:rPr>
          <w:t xml:space="preserve"> </w:t>
        </w:r>
        <w:r w:rsidR="004E7388">
          <w:rPr>
            <w:color w:val="2F4F4F"/>
            <w:spacing w:val="-2"/>
            <w:sz w:val="16"/>
          </w:rPr>
          <w:t>oscillations</w:t>
        </w:r>
      </w:hyperlink>
      <w:r>
        <w:rPr>
          <w:color w:val="2F4F4F"/>
          <w:spacing w:val="40"/>
          <w:sz w:val="16"/>
        </w:rPr>
        <w:t xml:space="preserve"> </w:t>
      </w:r>
      <w:hyperlink r:id="rId106">
        <w:r w:rsidR="004E7388">
          <w:rPr>
            <w:color w:val="2F4F4F"/>
            <w:sz w:val="16"/>
          </w:rPr>
          <w:t>in depression and the efficacy of transcranial magnetic stimulation</w:t>
        </w:r>
      </w:hyperlink>
      <w:r>
        <w:rPr>
          <w:color w:val="2F4F4F"/>
          <w:spacing w:val="40"/>
          <w:sz w:val="16"/>
        </w:rPr>
        <w:t xml:space="preserve"> </w:t>
      </w:r>
      <w:hyperlink r:id="rId107">
        <w:r w:rsidR="004E7388">
          <w:rPr>
            <w:color w:val="2F4F4F"/>
            <w:sz w:val="16"/>
          </w:rPr>
          <w:t>treatment</w:t>
        </w:r>
      </w:hyperlink>
      <w:r>
        <w:rPr>
          <w:sz w:val="16"/>
        </w:rPr>
        <w:t>, Frontiers in Psychiatry (2023).</w:t>
      </w:r>
      <w:r>
        <w:rPr>
          <w:spacing w:val="40"/>
          <w:sz w:val="16"/>
        </w:rPr>
        <w:t xml:space="preserve"> </w:t>
      </w:r>
      <w:hyperlink r:id="rId108">
        <w:r w:rsidR="004E7388">
          <w:rPr>
            <w:rFonts w:ascii="BIZ UDGothic"/>
            <w:color w:val="2F4F4F"/>
            <w:sz w:val="13"/>
          </w:rPr>
          <w:t>doi:10.3389/fpsyt.2023.</w:t>
        </w:r>
      </w:hyperlink>
      <w:r>
        <w:rPr>
          <w:rFonts w:ascii="BIZ UDGothic"/>
          <w:color w:val="2F4F4F"/>
          <w:sz w:val="13"/>
        </w:rPr>
        <w:t xml:space="preserve"> </w:t>
      </w:r>
      <w:hyperlink r:id="rId109">
        <w:r w:rsidR="004E7388">
          <w:rPr>
            <w:rFonts w:ascii="BIZ UDGothic"/>
            <w:color w:val="2F4F4F"/>
            <w:spacing w:val="-2"/>
            <w:sz w:val="13"/>
          </w:rPr>
          <w:t>1073984</w:t>
        </w:r>
      </w:hyperlink>
      <w:r>
        <w:rPr>
          <w:spacing w:val="-2"/>
          <w:sz w:val="16"/>
        </w:rPr>
        <w:t>.</w:t>
      </w:r>
    </w:p>
    <w:p w14:paraId="4CA2898C" w14:textId="77777777" w:rsidR="004E7388" w:rsidRDefault="00000000">
      <w:pPr>
        <w:ind w:left="399"/>
        <w:rPr>
          <w:rFonts w:ascii="BIZ UDGothic"/>
          <w:sz w:val="13"/>
        </w:rPr>
      </w:pPr>
      <w:bookmarkStart w:id="210" w:name="_bookmark51"/>
      <w:bookmarkEnd w:id="210"/>
      <w:r>
        <w:rPr>
          <w:sz w:val="16"/>
        </w:rPr>
        <w:t>URL</w:t>
      </w:r>
      <w:r>
        <w:rPr>
          <w:spacing w:val="6"/>
          <w:sz w:val="16"/>
        </w:rPr>
        <w:t xml:space="preserve"> </w:t>
      </w:r>
      <w:hyperlink r:id="rId110">
        <w:r w:rsidR="004E7388">
          <w:rPr>
            <w:rFonts w:ascii="BIZ UDGothic"/>
            <w:color w:val="2F4F4F"/>
            <w:spacing w:val="-2"/>
            <w:sz w:val="13"/>
          </w:rPr>
          <w:t>https://doi.org/10.3389/fpsyt.2023.1073984</w:t>
        </w:r>
      </w:hyperlink>
    </w:p>
    <w:p w14:paraId="12839C06" w14:textId="77777777" w:rsidR="004E7388" w:rsidRDefault="00000000">
      <w:pPr>
        <w:pStyle w:val="ListParagraph"/>
        <w:numPr>
          <w:ilvl w:val="0"/>
          <w:numId w:val="2"/>
        </w:numPr>
        <w:tabs>
          <w:tab w:val="left" w:pos="364"/>
        </w:tabs>
        <w:spacing w:before="10"/>
        <w:ind w:left="364" w:right="32" w:hanging="364"/>
        <w:rPr>
          <w:sz w:val="16"/>
        </w:rPr>
      </w:pPr>
      <w:r>
        <w:rPr>
          <w:sz w:val="16"/>
        </w:rPr>
        <w:t xml:space="preserve">P. C. Dagnino, C. Braboszcz, E. Kroupi, M. Splittgerber, H. </w:t>
      </w:r>
      <w:r>
        <w:rPr>
          <w:spacing w:val="-2"/>
          <w:sz w:val="16"/>
        </w:rPr>
        <w:t>Brauer,</w:t>
      </w:r>
    </w:p>
    <w:p w14:paraId="5E0555B0" w14:textId="77777777" w:rsidR="004E7388" w:rsidRDefault="00000000">
      <w:pPr>
        <w:spacing w:before="15"/>
        <w:ind w:left="34" w:right="32"/>
        <w:jc w:val="right"/>
        <w:rPr>
          <w:sz w:val="16"/>
        </w:rPr>
      </w:pPr>
      <w:r>
        <w:rPr>
          <w:sz w:val="16"/>
        </w:rPr>
        <w:t>A.</w:t>
      </w:r>
      <w:r>
        <w:rPr>
          <w:spacing w:val="15"/>
          <w:sz w:val="16"/>
        </w:rPr>
        <w:t xml:space="preserve"> </w:t>
      </w:r>
      <w:r>
        <w:rPr>
          <w:sz w:val="16"/>
        </w:rPr>
        <w:t>Dempfle,</w:t>
      </w:r>
      <w:r>
        <w:rPr>
          <w:spacing w:val="15"/>
          <w:sz w:val="16"/>
        </w:rPr>
        <w:t xml:space="preserve"> </w:t>
      </w:r>
      <w:r>
        <w:rPr>
          <w:sz w:val="16"/>
        </w:rPr>
        <w:t>C.</w:t>
      </w:r>
      <w:r>
        <w:rPr>
          <w:spacing w:val="16"/>
          <w:sz w:val="16"/>
        </w:rPr>
        <w:t xml:space="preserve"> </w:t>
      </w:r>
      <w:r>
        <w:rPr>
          <w:sz w:val="16"/>
        </w:rPr>
        <w:t>Breitling-Ziegler,</w:t>
      </w:r>
      <w:r>
        <w:rPr>
          <w:spacing w:val="15"/>
          <w:sz w:val="16"/>
        </w:rPr>
        <w:t xml:space="preserve"> </w:t>
      </w:r>
      <w:r>
        <w:rPr>
          <w:sz w:val="16"/>
        </w:rPr>
        <w:t>A.</w:t>
      </w:r>
      <w:r>
        <w:rPr>
          <w:spacing w:val="15"/>
          <w:sz w:val="16"/>
        </w:rPr>
        <w:t xml:space="preserve"> </w:t>
      </w:r>
      <w:r>
        <w:rPr>
          <w:sz w:val="16"/>
        </w:rPr>
        <w:t>Prehn-Kristensen,</w:t>
      </w:r>
      <w:r>
        <w:rPr>
          <w:spacing w:val="16"/>
          <w:sz w:val="16"/>
        </w:rPr>
        <w:t xml:space="preserve"> </w:t>
      </w:r>
      <w:r>
        <w:rPr>
          <w:sz w:val="16"/>
        </w:rPr>
        <w:t>K.</w:t>
      </w:r>
      <w:r>
        <w:rPr>
          <w:spacing w:val="15"/>
          <w:sz w:val="16"/>
        </w:rPr>
        <w:t xml:space="preserve"> </w:t>
      </w:r>
      <w:r>
        <w:rPr>
          <w:spacing w:val="-2"/>
          <w:sz w:val="16"/>
        </w:rPr>
        <w:t>Krauel,</w:t>
      </w:r>
    </w:p>
    <w:p w14:paraId="0DB53408" w14:textId="77777777" w:rsidR="004E7388" w:rsidRDefault="00000000">
      <w:pPr>
        <w:spacing w:before="15" w:line="259" w:lineRule="auto"/>
        <w:ind w:left="399" w:right="32"/>
        <w:jc w:val="both"/>
        <w:rPr>
          <w:sz w:val="16"/>
        </w:rPr>
      </w:pPr>
      <w:r>
        <w:rPr>
          <w:sz w:val="16"/>
        </w:rPr>
        <w:t>M.</w:t>
      </w:r>
      <w:r>
        <w:rPr>
          <w:spacing w:val="-3"/>
          <w:sz w:val="16"/>
        </w:rPr>
        <w:t xml:space="preserve"> </w:t>
      </w:r>
      <w:r>
        <w:rPr>
          <w:sz w:val="16"/>
        </w:rPr>
        <w:t>Siniatchkin,</w:t>
      </w:r>
      <w:r>
        <w:rPr>
          <w:spacing w:val="-3"/>
          <w:sz w:val="16"/>
        </w:rPr>
        <w:t xml:space="preserve"> </w:t>
      </w:r>
      <w:r>
        <w:rPr>
          <w:sz w:val="16"/>
        </w:rPr>
        <w:t>et</w:t>
      </w:r>
      <w:r>
        <w:rPr>
          <w:spacing w:val="-3"/>
          <w:sz w:val="16"/>
        </w:rPr>
        <w:t xml:space="preserve"> </w:t>
      </w:r>
      <w:r>
        <w:rPr>
          <w:sz w:val="16"/>
        </w:rPr>
        <w:t>al.,</w:t>
      </w:r>
      <w:r>
        <w:rPr>
          <w:spacing w:val="-3"/>
          <w:sz w:val="16"/>
        </w:rPr>
        <w:t xml:space="preserve"> </w:t>
      </w:r>
      <w:r>
        <w:rPr>
          <w:sz w:val="16"/>
        </w:rPr>
        <w:t>Stratification</w:t>
      </w:r>
      <w:r>
        <w:rPr>
          <w:spacing w:val="-3"/>
          <w:sz w:val="16"/>
        </w:rPr>
        <w:t xml:space="preserve"> </w:t>
      </w:r>
      <w:r>
        <w:rPr>
          <w:sz w:val="16"/>
        </w:rPr>
        <w:t>of</w:t>
      </w:r>
      <w:r>
        <w:rPr>
          <w:spacing w:val="-3"/>
          <w:sz w:val="16"/>
        </w:rPr>
        <w:t xml:space="preserve"> </w:t>
      </w:r>
      <w:r>
        <w:rPr>
          <w:sz w:val="16"/>
        </w:rPr>
        <w:t>responses</w:t>
      </w:r>
      <w:r>
        <w:rPr>
          <w:spacing w:val="-3"/>
          <w:sz w:val="16"/>
        </w:rPr>
        <w:t xml:space="preserve"> </w:t>
      </w:r>
      <w:r>
        <w:rPr>
          <w:sz w:val="16"/>
        </w:rPr>
        <w:t>to</w:t>
      </w:r>
      <w:r>
        <w:rPr>
          <w:spacing w:val="-3"/>
          <w:sz w:val="16"/>
        </w:rPr>
        <w:t xml:space="preserve"> </w:t>
      </w:r>
      <w:r>
        <w:rPr>
          <w:sz w:val="16"/>
        </w:rPr>
        <w:t>tdcs</w:t>
      </w:r>
      <w:r>
        <w:rPr>
          <w:spacing w:val="-3"/>
          <w:sz w:val="16"/>
        </w:rPr>
        <w:t xml:space="preserve"> </w:t>
      </w:r>
      <w:r>
        <w:rPr>
          <w:sz w:val="16"/>
        </w:rPr>
        <w:t>intervention</w:t>
      </w:r>
      <w:r>
        <w:rPr>
          <w:spacing w:val="40"/>
          <w:sz w:val="16"/>
        </w:rPr>
        <w:t xml:space="preserve"> </w:t>
      </w:r>
      <w:r>
        <w:rPr>
          <w:sz w:val="16"/>
        </w:rPr>
        <w:t>in a healthy pediatric population based on resting-state eeg profiles,</w:t>
      </w:r>
      <w:r>
        <w:rPr>
          <w:spacing w:val="40"/>
          <w:sz w:val="16"/>
        </w:rPr>
        <w:t xml:space="preserve"> </w:t>
      </w:r>
      <w:bookmarkStart w:id="211" w:name="_bookmark52"/>
      <w:bookmarkEnd w:id="211"/>
      <w:r>
        <w:rPr>
          <w:sz w:val="16"/>
        </w:rPr>
        <w:t>Scientific Reports 13 (1) (2023) 8438.</w:t>
      </w:r>
    </w:p>
    <w:p w14:paraId="7B99CA61" w14:textId="77777777" w:rsidR="004E7388" w:rsidRDefault="00000000">
      <w:pPr>
        <w:pStyle w:val="ListParagraph"/>
        <w:numPr>
          <w:ilvl w:val="0"/>
          <w:numId w:val="2"/>
        </w:numPr>
        <w:tabs>
          <w:tab w:val="left" w:pos="364"/>
        </w:tabs>
        <w:ind w:left="364" w:right="32" w:hanging="364"/>
        <w:rPr>
          <w:sz w:val="16"/>
        </w:rPr>
      </w:pPr>
      <w:r>
        <w:rPr>
          <w:sz w:val="16"/>
        </w:rPr>
        <w:t>J.</w:t>
      </w:r>
      <w:r>
        <w:rPr>
          <w:spacing w:val="20"/>
          <w:sz w:val="16"/>
        </w:rPr>
        <w:t xml:space="preserve"> </w:t>
      </w:r>
      <w:r>
        <w:rPr>
          <w:sz w:val="16"/>
        </w:rPr>
        <w:t>Sheen,</w:t>
      </w:r>
      <w:r>
        <w:rPr>
          <w:spacing w:val="21"/>
          <w:sz w:val="16"/>
        </w:rPr>
        <w:t xml:space="preserve"> </w:t>
      </w:r>
      <w:r>
        <w:rPr>
          <w:sz w:val="16"/>
        </w:rPr>
        <w:t>F.</w:t>
      </w:r>
      <w:r>
        <w:rPr>
          <w:spacing w:val="21"/>
          <w:sz w:val="16"/>
        </w:rPr>
        <w:t xml:space="preserve"> </w:t>
      </w:r>
      <w:r>
        <w:rPr>
          <w:sz w:val="16"/>
        </w:rPr>
        <w:t>Mazza,</w:t>
      </w:r>
      <w:r>
        <w:rPr>
          <w:spacing w:val="20"/>
          <w:sz w:val="16"/>
        </w:rPr>
        <w:t xml:space="preserve"> </w:t>
      </w:r>
      <w:r>
        <w:rPr>
          <w:sz w:val="16"/>
        </w:rPr>
        <w:t>D.</w:t>
      </w:r>
      <w:r>
        <w:rPr>
          <w:spacing w:val="21"/>
          <w:sz w:val="16"/>
        </w:rPr>
        <w:t xml:space="preserve"> </w:t>
      </w:r>
      <w:r>
        <w:rPr>
          <w:sz w:val="16"/>
        </w:rPr>
        <w:t>Momi,</w:t>
      </w:r>
      <w:r>
        <w:rPr>
          <w:spacing w:val="21"/>
          <w:sz w:val="16"/>
        </w:rPr>
        <w:t xml:space="preserve"> </w:t>
      </w:r>
      <w:r>
        <w:rPr>
          <w:sz w:val="16"/>
        </w:rPr>
        <w:t>J.</w:t>
      </w:r>
      <w:r>
        <w:rPr>
          <w:spacing w:val="21"/>
          <w:sz w:val="16"/>
        </w:rPr>
        <w:t xml:space="preserve"> </w:t>
      </w:r>
      <w:r>
        <w:rPr>
          <w:sz w:val="16"/>
        </w:rPr>
        <w:t>Miron,</w:t>
      </w:r>
      <w:r>
        <w:rPr>
          <w:spacing w:val="20"/>
          <w:sz w:val="16"/>
        </w:rPr>
        <w:t xml:space="preserve"> </w:t>
      </w:r>
      <w:r>
        <w:rPr>
          <w:sz w:val="16"/>
        </w:rPr>
        <w:t>F.</w:t>
      </w:r>
      <w:r>
        <w:rPr>
          <w:spacing w:val="21"/>
          <w:sz w:val="16"/>
        </w:rPr>
        <w:t xml:space="preserve"> </w:t>
      </w:r>
      <w:r>
        <w:rPr>
          <w:sz w:val="16"/>
        </w:rPr>
        <w:t>Mansouri,</w:t>
      </w:r>
      <w:r>
        <w:rPr>
          <w:spacing w:val="21"/>
          <w:sz w:val="16"/>
        </w:rPr>
        <w:t xml:space="preserve"> </w:t>
      </w:r>
      <w:r>
        <w:rPr>
          <w:sz w:val="16"/>
        </w:rPr>
        <w:t>T.</w:t>
      </w:r>
      <w:r>
        <w:rPr>
          <w:spacing w:val="21"/>
          <w:sz w:val="16"/>
        </w:rPr>
        <w:t xml:space="preserve"> </w:t>
      </w:r>
      <w:r>
        <w:rPr>
          <w:spacing w:val="-2"/>
          <w:sz w:val="16"/>
        </w:rPr>
        <w:t>Russell,</w:t>
      </w:r>
    </w:p>
    <w:p w14:paraId="55F5E346" w14:textId="77777777" w:rsidR="004E7388" w:rsidRDefault="00000000">
      <w:pPr>
        <w:spacing w:before="15"/>
        <w:ind w:left="34" w:right="32"/>
        <w:jc w:val="right"/>
        <w:rPr>
          <w:sz w:val="16"/>
        </w:rPr>
      </w:pPr>
      <w:r>
        <w:rPr>
          <w:sz w:val="16"/>
        </w:rPr>
        <w:t>R.</w:t>
      </w:r>
      <w:r>
        <w:rPr>
          <w:spacing w:val="12"/>
          <w:sz w:val="16"/>
        </w:rPr>
        <w:t xml:space="preserve"> </w:t>
      </w:r>
      <w:r>
        <w:rPr>
          <w:sz w:val="16"/>
        </w:rPr>
        <w:t>Zhou,</w:t>
      </w:r>
      <w:r>
        <w:rPr>
          <w:spacing w:val="13"/>
          <w:sz w:val="16"/>
        </w:rPr>
        <w:t xml:space="preserve"> </w:t>
      </w:r>
      <w:r>
        <w:rPr>
          <w:sz w:val="16"/>
        </w:rPr>
        <w:t>M.</w:t>
      </w:r>
      <w:r>
        <w:rPr>
          <w:spacing w:val="13"/>
          <w:sz w:val="16"/>
        </w:rPr>
        <w:t xml:space="preserve"> </w:t>
      </w:r>
      <w:r>
        <w:rPr>
          <w:sz w:val="16"/>
        </w:rPr>
        <w:t>Hyde,</w:t>
      </w:r>
      <w:r>
        <w:rPr>
          <w:spacing w:val="13"/>
          <w:sz w:val="16"/>
        </w:rPr>
        <w:t xml:space="preserve"> </w:t>
      </w:r>
      <w:r>
        <w:rPr>
          <w:sz w:val="16"/>
        </w:rPr>
        <w:t>L.</w:t>
      </w:r>
      <w:r>
        <w:rPr>
          <w:spacing w:val="12"/>
          <w:sz w:val="16"/>
        </w:rPr>
        <w:t xml:space="preserve"> </w:t>
      </w:r>
      <w:r>
        <w:rPr>
          <w:sz w:val="16"/>
        </w:rPr>
        <w:t>Fox,</w:t>
      </w:r>
      <w:r>
        <w:rPr>
          <w:spacing w:val="13"/>
          <w:sz w:val="16"/>
        </w:rPr>
        <w:t xml:space="preserve"> </w:t>
      </w:r>
      <w:r>
        <w:rPr>
          <w:sz w:val="16"/>
        </w:rPr>
        <w:t>H.</w:t>
      </w:r>
      <w:r>
        <w:rPr>
          <w:spacing w:val="13"/>
          <w:sz w:val="16"/>
        </w:rPr>
        <w:t xml:space="preserve"> </w:t>
      </w:r>
      <w:r>
        <w:rPr>
          <w:sz w:val="16"/>
        </w:rPr>
        <w:t>Voetterl,</w:t>
      </w:r>
      <w:r>
        <w:rPr>
          <w:spacing w:val="13"/>
          <w:sz w:val="16"/>
        </w:rPr>
        <w:t xml:space="preserve"> </w:t>
      </w:r>
      <w:r>
        <w:rPr>
          <w:sz w:val="16"/>
        </w:rPr>
        <w:t>E.</w:t>
      </w:r>
      <w:r>
        <w:rPr>
          <w:spacing w:val="12"/>
          <w:sz w:val="16"/>
        </w:rPr>
        <w:t xml:space="preserve"> </w:t>
      </w:r>
      <w:r>
        <w:rPr>
          <w:sz w:val="16"/>
        </w:rPr>
        <w:t>B.</w:t>
      </w:r>
      <w:r>
        <w:rPr>
          <w:spacing w:val="13"/>
          <w:sz w:val="16"/>
        </w:rPr>
        <w:t xml:space="preserve"> </w:t>
      </w:r>
      <w:r>
        <w:rPr>
          <w:sz w:val="16"/>
        </w:rPr>
        <w:t>Assi,</w:t>
      </w:r>
      <w:r>
        <w:rPr>
          <w:spacing w:val="13"/>
          <w:sz w:val="16"/>
        </w:rPr>
        <w:t xml:space="preserve"> </w:t>
      </w:r>
      <w:r>
        <w:rPr>
          <w:sz w:val="16"/>
        </w:rPr>
        <w:t>Z.</w:t>
      </w:r>
      <w:r>
        <w:rPr>
          <w:spacing w:val="13"/>
          <w:sz w:val="16"/>
        </w:rPr>
        <w:t xml:space="preserve"> </w:t>
      </w:r>
      <w:r>
        <w:rPr>
          <w:spacing w:val="-2"/>
          <w:sz w:val="16"/>
        </w:rPr>
        <w:t>Daskalakis,</w:t>
      </w:r>
    </w:p>
    <w:p w14:paraId="551CCDD1" w14:textId="77777777" w:rsidR="004E7388" w:rsidRDefault="00000000">
      <w:pPr>
        <w:spacing w:before="16" w:line="259" w:lineRule="auto"/>
        <w:ind w:left="399" w:right="32"/>
        <w:jc w:val="both"/>
        <w:rPr>
          <w:sz w:val="16"/>
        </w:rPr>
      </w:pPr>
      <w:r>
        <w:rPr>
          <w:sz w:val="16"/>
        </w:rPr>
        <w:t xml:space="preserve">D. Blumberger, J. D. Griffiths, J. Downar, </w:t>
      </w:r>
      <w:hyperlink r:id="rId111">
        <w:r w:rsidR="004E7388">
          <w:rPr>
            <w:color w:val="2F4F4F"/>
            <w:sz w:val="16"/>
          </w:rPr>
          <w:t>N100 as a response</w:t>
        </w:r>
      </w:hyperlink>
      <w:r>
        <w:rPr>
          <w:color w:val="2F4F4F"/>
          <w:spacing w:val="40"/>
          <w:sz w:val="16"/>
        </w:rPr>
        <w:t xml:space="preserve"> </w:t>
      </w:r>
      <w:hyperlink r:id="rId112">
        <w:r w:rsidR="004E7388">
          <w:rPr>
            <w:color w:val="2F4F4F"/>
            <w:sz w:val="16"/>
          </w:rPr>
          <w:t>prediction</w:t>
        </w:r>
        <w:r w:rsidR="004E7388">
          <w:rPr>
            <w:color w:val="2F4F4F"/>
            <w:spacing w:val="80"/>
            <w:sz w:val="16"/>
          </w:rPr>
          <w:t xml:space="preserve"> </w:t>
        </w:r>
        <w:r w:rsidR="004E7388">
          <w:rPr>
            <w:color w:val="2F4F4F"/>
            <w:sz w:val="16"/>
          </w:rPr>
          <w:t>biomarker</w:t>
        </w:r>
        <w:r w:rsidR="004E7388">
          <w:rPr>
            <w:color w:val="2F4F4F"/>
            <w:spacing w:val="80"/>
            <w:sz w:val="16"/>
          </w:rPr>
          <w:t xml:space="preserve"> </w:t>
        </w:r>
        <w:r w:rsidR="004E7388">
          <w:rPr>
            <w:color w:val="2F4F4F"/>
            <w:sz w:val="16"/>
          </w:rPr>
          <w:t>for</w:t>
        </w:r>
        <w:r w:rsidR="004E7388">
          <w:rPr>
            <w:color w:val="2F4F4F"/>
            <w:spacing w:val="80"/>
            <w:sz w:val="16"/>
          </w:rPr>
          <w:t xml:space="preserve"> </w:t>
        </w:r>
        <w:r w:rsidR="004E7388">
          <w:rPr>
            <w:color w:val="2F4F4F"/>
            <w:sz w:val="16"/>
          </w:rPr>
          <w:t>accelerated</w:t>
        </w:r>
        <w:r w:rsidR="004E7388">
          <w:rPr>
            <w:color w:val="2F4F4F"/>
            <w:spacing w:val="80"/>
            <w:sz w:val="16"/>
          </w:rPr>
          <w:t xml:space="preserve"> </w:t>
        </w:r>
        <w:r w:rsidR="004E7388">
          <w:rPr>
            <w:color w:val="2F4F4F"/>
            <w:sz w:val="16"/>
          </w:rPr>
          <w:t>1</w:t>
        </w:r>
        <w:r w:rsidR="004E7388">
          <w:rPr>
            <w:color w:val="2F4F4F"/>
            <w:spacing w:val="80"/>
            <w:sz w:val="16"/>
          </w:rPr>
          <w:t xml:space="preserve"> </w:t>
        </w:r>
        <w:r w:rsidR="004E7388">
          <w:rPr>
            <w:color w:val="2F4F4F"/>
            <w:sz w:val="16"/>
          </w:rPr>
          <w:t>hz</w:t>
        </w:r>
        <w:r w:rsidR="004E7388">
          <w:rPr>
            <w:color w:val="2F4F4F"/>
            <w:spacing w:val="80"/>
            <w:sz w:val="16"/>
          </w:rPr>
          <w:t xml:space="preserve"> </w:t>
        </w:r>
        <w:r w:rsidR="004E7388">
          <w:rPr>
            <w:color w:val="2F4F4F"/>
            <w:sz w:val="16"/>
          </w:rPr>
          <w:t>right</w:t>
        </w:r>
        <w:r w:rsidR="004E7388">
          <w:rPr>
            <w:color w:val="2F4F4F"/>
            <w:spacing w:val="80"/>
            <w:sz w:val="16"/>
          </w:rPr>
          <w:t xml:space="preserve"> </w:t>
        </w:r>
        <w:r w:rsidR="004E7388">
          <w:rPr>
            <w:color w:val="2F4F4F"/>
            <w:sz w:val="16"/>
          </w:rPr>
          <w:t>dlpfc-rtms</w:t>
        </w:r>
      </w:hyperlink>
      <w:r>
        <w:rPr>
          <w:color w:val="2F4F4F"/>
          <w:spacing w:val="40"/>
          <w:sz w:val="16"/>
        </w:rPr>
        <w:t xml:space="preserve"> </w:t>
      </w:r>
      <w:hyperlink r:id="rId113">
        <w:r w:rsidR="004E7388">
          <w:rPr>
            <w:color w:val="2F4F4F"/>
            <w:sz w:val="16"/>
          </w:rPr>
          <w:t>in major depression.</w:t>
        </w:r>
      </w:hyperlink>
      <w:r>
        <w:rPr>
          <w:sz w:val="16"/>
        </w:rPr>
        <w:t>, Journal of Affective Disorders (2024).</w:t>
      </w:r>
      <w:r>
        <w:rPr>
          <w:spacing w:val="40"/>
          <w:sz w:val="16"/>
        </w:rPr>
        <w:t xml:space="preserve"> </w:t>
      </w:r>
      <w:hyperlink r:id="rId114">
        <w:r w:rsidR="004E7388">
          <w:rPr>
            <w:rFonts w:ascii="BIZ UDGothic"/>
            <w:color w:val="2F4F4F"/>
            <w:spacing w:val="-2"/>
            <w:sz w:val="13"/>
          </w:rPr>
          <w:t>doi:10.1016/j.jad.2024.07.131</w:t>
        </w:r>
      </w:hyperlink>
      <w:r>
        <w:rPr>
          <w:spacing w:val="-2"/>
          <w:sz w:val="16"/>
        </w:rPr>
        <w:t>.</w:t>
      </w:r>
    </w:p>
    <w:p w14:paraId="4D10BF84" w14:textId="77777777" w:rsidR="004E7388" w:rsidRDefault="00000000">
      <w:pPr>
        <w:tabs>
          <w:tab w:val="left" w:pos="2206"/>
        </w:tabs>
        <w:spacing w:before="2" w:line="276" w:lineRule="auto"/>
        <w:ind w:left="399" w:right="32"/>
        <w:rPr>
          <w:rFonts w:ascii="BIZ UDGothic"/>
          <w:sz w:val="13"/>
        </w:rPr>
      </w:pPr>
      <w:r>
        <w:rPr>
          <w:spacing w:val="-4"/>
          <w:sz w:val="16"/>
        </w:rPr>
        <w:t>URL</w:t>
      </w:r>
      <w:r>
        <w:rPr>
          <w:sz w:val="16"/>
        </w:rPr>
        <w:tab/>
      </w:r>
      <w:hyperlink r:id="rId115">
        <w:r w:rsidR="004E7388">
          <w:rPr>
            <w:rFonts w:ascii="BIZ UDGothic"/>
            <w:color w:val="2F4F4F"/>
            <w:spacing w:val="-2"/>
            <w:sz w:val="13"/>
          </w:rPr>
          <w:t>https://www.semanticscholar.org/paper/</w:t>
        </w:r>
      </w:hyperlink>
      <w:r>
        <w:rPr>
          <w:rFonts w:ascii="BIZ UDGothic"/>
          <w:color w:val="2F4F4F"/>
          <w:spacing w:val="-2"/>
          <w:sz w:val="13"/>
        </w:rPr>
        <w:t xml:space="preserve"> </w:t>
      </w:r>
      <w:hyperlink r:id="rId116">
        <w:r w:rsidR="004E7388">
          <w:rPr>
            <w:rFonts w:ascii="BIZ UDGothic"/>
            <w:color w:val="2F4F4F"/>
            <w:spacing w:val="-2"/>
            <w:sz w:val="13"/>
          </w:rPr>
          <w:t>c0dabdc70010a5fb8ea6f2546d37fe9e83a13071</w:t>
        </w:r>
      </w:hyperlink>
    </w:p>
    <w:p w14:paraId="168FF6B5" w14:textId="77777777" w:rsidR="004E7388" w:rsidRDefault="00000000">
      <w:pPr>
        <w:pStyle w:val="ListParagraph"/>
        <w:numPr>
          <w:ilvl w:val="0"/>
          <w:numId w:val="2"/>
        </w:numPr>
        <w:tabs>
          <w:tab w:val="left" w:pos="397"/>
          <w:tab w:val="left" w:pos="399"/>
        </w:tabs>
        <w:spacing w:before="0" w:line="259" w:lineRule="auto"/>
        <w:ind w:right="32" w:hanging="366"/>
        <w:jc w:val="both"/>
        <w:rPr>
          <w:sz w:val="16"/>
        </w:rPr>
      </w:pPr>
      <w:r>
        <w:rPr>
          <w:sz w:val="16"/>
        </w:rPr>
        <w:t>A.</w:t>
      </w:r>
      <w:r>
        <w:rPr>
          <w:spacing w:val="-7"/>
          <w:sz w:val="16"/>
        </w:rPr>
        <w:t xml:space="preserve"> </w:t>
      </w:r>
      <w:r>
        <w:rPr>
          <w:sz w:val="16"/>
        </w:rPr>
        <w:t>A.</w:t>
      </w:r>
      <w:r>
        <w:rPr>
          <w:spacing w:val="-7"/>
          <w:sz w:val="16"/>
        </w:rPr>
        <w:t xml:space="preserve"> </w:t>
      </w:r>
      <w:r>
        <w:rPr>
          <w:sz w:val="16"/>
        </w:rPr>
        <w:t>Zeidabadi,</w:t>
      </w:r>
      <w:r>
        <w:rPr>
          <w:spacing w:val="-7"/>
          <w:sz w:val="16"/>
        </w:rPr>
        <w:t xml:space="preserve"> </w:t>
      </w:r>
      <w:r>
        <w:rPr>
          <w:sz w:val="16"/>
        </w:rPr>
        <w:t>S.</w:t>
      </w:r>
      <w:r>
        <w:rPr>
          <w:spacing w:val="-7"/>
          <w:sz w:val="16"/>
        </w:rPr>
        <w:t xml:space="preserve"> </w:t>
      </w:r>
      <w:r>
        <w:rPr>
          <w:sz w:val="16"/>
        </w:rPr>
        <w:t>Rashidi,</w:t>
      </w:r>
      <w:r>
        <w:rPr>
          <w:spacing w:val="-7"/>
          <w:sz w:val="16"/>
        </w:rPr>
        <w:t xml:space="preserve"> </w:t>
      </w:r>
      <w:hyperlink r:id="rId117">
        <w:r w:rsidR="004E7388">
          <w:rPr>
            <w:color w:val="2F4F4F"/>
            <w:sz w:val="16"/>
          </w:rPr>
          <w:t>Prediction</w:t>
        </w:r>
        <w:r w:rsidR="004E7388">
          <w:rPr>
            <w:color w:val="2F4F4F"/>
            <w:spacing w:val="-7"/>
            <w:sz w:val="16"/>
          </w:rPr>
          <w:t xml:space="preserve"> </w:t>
        </w:r>
        <w:r w:rsidR="004E7388">
          <w:rPr>
            <w:color w:val="2F4F4F"/>
            <w:sz w:val="16"/>
          </w:rPr>
          <w:t>of</w:t>
        </w:r>
        <w:r w:rsidR="004E7388">
          <w:rPr>
            <w:color w:val="2F4F4F"/>
            <w:spacing w:val="-7"/>
            <w:sz w:val="16"/>
          </w:rPr>
          <w:t xml:space="preserve"> </w:t>
        </w:r>
        <w:r w:rsidR="004E7388">
          <w:rPr>
            <w:color w:val="2F4F4F"/>
            <w:sz w:val="16"/>
          </w:rPr>
          <w:t>rtms</w:t>
        </w:r>
        <w:r w:rsidR="004E7388">
          <w:rPr>
            <w:color w:val="2F4F4F"/>
            <w:spacing w:val="-7"/>
            <w:sz w:val="16"/>
          </w:rPr>
          <w:t xml:space="preserve"> </w:t>
        </w:r>
        <w:r w:rsidR="004E7388">
          <w:rPr>
            <w:color w:val="2F4F4F"/>
            <w:sz w:val="16"/>
          </w:rPr>
          <w:t>treatment</w:t>
        </w:r>
        <w:r w:rsidR="004E7388">
          <w:rPr>
            <w:color w:val="2F4F4F"/>
            <w:spacing w:val="-7"/>
            <w:sz w:val="16"/>
          </w:rPr>
          <w:t xml:space="preserve"> </w:t>
        </w:r>
        <w:r w:rsidR="004E7388">
          <w:rPr>
            <w:color w:val="2F4F4F"/>
            <w:sz w:val="16"/>
          </w:rPr>
          <w:t>response</w:t>
        </w:r>
        <w:r w:rsidR="004E7388">
          <w:rPr>
            <w:color w:val="2F4F4F"/>
            <w:spacing w:val="-7"/>
            <w:sz w:val="16"/>
          </w:rPr>
          <w:t xml:space="preserve"> </w:t>
        </w:r>
        <w:r w:rsidR="004E7388">
          <w:rPr>
            <w:color w:val="2F4F4F"/>
            <w:sz w:val="16"/>
          </w:rPr>
          <w:t>in</w:t>
        </w:r>
      </w:hyperlink>
      <w:r>
        <w:rPr>
          <w:color w:val="2F4F4F"/>
          <w:spacing w:val="40"/>
          <w:sz w:val="16"/>
        </w:rPr>
        <w:t xml:space="preserve"> </w:t>
      </w:r>
      <w:hyperlink r:id="rId118">
        <w:r w:rsidR="004E7388">
          <w:rPr>
            <w:color w:val="2F4F4F"/>
            <w:sz w:val="16"/>
          </w:rPr>
          <w:t>depression using a frequency-based eeg biomarker</w:t>
        </w:r>
      </w:hyperlink>
      <w:r>
        <w:rPr>
          <w:sz w:val="16"/>
        </w:rPr>
        <w:t>, in: International</w:t>
      </w:r>
      <w:r>
        <w:rPr>
          <w:spacing w:val="40"/>
          <w:sz w:val="16"/>
        </w:rPr>
        <w:t xml:space="preserve"> </w:t>
      </w:r>
      <w:r>
        <w:rPr>
          <w:sz w:val="16"/>
        </w:rPr>
        <w:t>Conference on Computer and Knowledge Engineering, 2025.</w:t>
      </w:r>
      <w:r>
        <w:rPr>
          <w:spacing w:val="40"/>
          <w:sz w:val="16"/>
        </w:rPr>
        <w:t xml:space="preserve"> </w:t>
      </w:r>
      <w:hyperlink r:id="rId119">
        <w:r w:rsidR="004E7388">
          <w:rPr>
            <w:rFonts w:ascii="BIZ UDGothic"/>
            <w:color w:val="2F4F4F"/>
            <w:spacing w:val="-2"/>
            <w:sz w:val="13"/>
          </w:rPr>
          <w:t>doi:10.1109/ICCKE68588.2025.11273345</w:t>
        </w:r>
      </w:hyperlink>
      <w:r>
        <w:rPr>
          <w:spacing w:val="-2"/>
          <w:sz w:val="16"/>
        </w:rPr>
        <w:t>.</w:t>
      </w:r>
    </w:p>
    <w:p w14:paraId="2BF849BC" w14:textId="77777777" w:rsidR="004E7388" w:rsidRDefault="00000000">
      <w:pPr>
        <w:tabs>
          <w:tab w:val="left" w:pos="2206"/>
        </w:tabs>
        <w:spacing w:line="276" w:lineRule="auto"/>
        <w:ind w:left="399" w:right="32"/>
        <w:rPr>
          <w:rFonts w:ascii="BIZ UDGothic"/>
          <w:sz w:val="13"/>
        </w:rPr>
      </w:pPr>
      <w:r>
        <w:rPr>
          <w:spacing w:val="-4"/>
          <w:sz w:val="16"/>
        </w:rPr>
        <w:t>URL</w:t>
      </w:r>
      <w:r>
        <w:rPr>
          <w:sz w:val="16"/>
        </w:rPr>
        <w:tab/>
      </w:r>
      <w:hyperlink r:id="rId120">
        <w:r w:rsidR="004E7388">
          <w:rPr>
            <w:rFonts w:ascii="BIZ UDGothic"/>
            <w:color w:val="2F4F4F"/>
            <w:spacing w:val="-2"/>
            <w:sz w:val="13"/>
          </w:rPr>
          <w:t>https://www.semanticscholar.org/paper/</w:t>
        </w:r>
      </w:hyperlink>
      <w:r>
        <w:rPr>
          <w:rFonts w:ascii="BIZ UDGothic"/>
          <w:color w:val="2F4F4F"/>
          <w:spacing w:val="-2"/>
          <w:sz w:val="13"/>
        </w:rPr>
        <w:t xml:space="preserve"> </w:t>
      </w:r>
      <w:bookmarkStart w:id="212" w:name="_bookmark53"/>
      <w:bookmarkEnd w:id="212"/>
      <w:r>
        <w:fldChar w:fldCharType="begin"/>
      </w:r>
      <w:r>
        <w:instrText>HYPERLINK "https://www.semanticscholar.org/paper/fa7b0c55f517ebfbaa6af5be40ba57129e5d87f2" \h</w:instrText>
      </w:r>
      <w:r>
        <w:fldChar w:fldCharType="separate"/>
      </w:r>
      <w:r>
        <w:rPr>
          <w:rFonts w:ascii="BIZ UDGothic"/>
          <w:color w:val="2F4F4F"/>
          <w:spacing w:val="-2"/>
          <w:sz w:val="13"/>
        </w:rPr>
        <w:t>fa7b0c55f517ebfbaa6af5be40ba57129e5d87f2</w:t>
      </w:r>
      <w:r>
        <w:fldChar w:fldCharType="end"/>
      </w:r>
    </w:p>
    <w:p w14:paraId="6F316BD0" w14:textId="5A0CD23E" w:rsidR="004E7388" w:rsidRDefault="00000000">
      <w:pPr>
        <w:pStyle w:val="ListParagraph"/>
        <w:numPr>
          <w:ilvl w:val="0"/>
          <w:numId w:val="2"/>
        </w:numPr>
        <w:tabs>
          <w:tab w:val="left" w:pos="398"/>
        </w:tabs>
        <w:spacing w:before="0" w:line="177" w:lineRule="exact"/>
        <w:ind w:left="398" w:hanging="364"/>
        <w:jc w:val="both"/>
        <w:rPr>
          <w:sz w:val="16"/>
        </w:rPr>
      </w:pPr>
      <w:r>
        <w:rPr>
          <w:sz w:val="16"/>
        </w:rPr>
        <w:t>A.</w:t>
      </w:r>
      <w:r>
        <w:rPr>
          <w:spacing w:val="42"/>
          <w:sz w:val="16"/>
        </w:rPr>
        <w:t xml:space="preserve">  </w:t>
      </w:r>
      <w:r>
        <w:rPr>
          <w:sz w:val="16"/>
        </w:rPr>
        <w:t>Reissmann,</w:t>
      </w:r>
      <w:r>
        <w:rPr>
          <w:spacing w:val="42"/>
          <w:sz w:val="16"/>
        </w:rPr>
        <w:t xml:space="preserve"> </w:t>
      </w:r>
      <w:r>
        <w:rPr>
          <w:sz w:val="16"/>
        </w:rPr>
        <w:t>M.</w:t>
      </w:r>
      <w:r>
        <w:rPr>
          <w:spacing w:val="42"/>
          <w:sz w:val="16"/>
        </w:rPr>
        <w:t xml:space="preserve">  </w:t>
      </w:r>
      <w:r>
        <w:rPr>
          <w:sz w:val="16"/>
        </w:rPr>
        <w:t>Rupprecht,</w:t>
      </w:r>
      <w:r>
        <w:rPr>
          <w:spacing w:val="42"/>
          <w:sz w:val="16"/>
        </w:rPr>
        <w:t xml:space="preserve"> </w:t>
      </w:r>
      <w:r>
        <w:rPr>
          <w:sz w:val="16"/>
        </w:rPr>
        <w:t>B.</w:t>
      </w:r>
      <w:r>
        <w:rPr>
          <w:spacing w:val="43"/>
          <w:sz w:val="16"/>
        </w:rPr>
        <w:t xml:space="preserve">  </w:t>
      </w:r>
      <w:r>
        <w:rPr>
          <w:sz w:val="16"/>
        </w:rPr>
        <w:t>Langguth,</w:t>
      </w:r>
      <w:r>
        <w:rPr>
          <w:spacing w:val="42"/>
          <w:sz w:val="16"/>
        </w:rPr>
        <w:t xml:space="preserve"> </w:t>
      </w:r>
      <w:r>
        <w:rPr>
          <w:sz w:val="16"/>
        </w:rPr>
        <w:t>J.</w:t>
      </w:r>
      <w:r>
        <w:rPr>
          <w:spacing w:val="42"/>
          <w:sz w:val="16"/>
        </w:rPr>
        <w:t xml:space="preserve">  </w:t>
      </w:r>
      <w:r>
        <w:rPr>
          <w:spacing w:val="-2"/>
          <w:sz w:val="16"/>
        </w:rPr>
        <w:t>Rischer,</w:t>
      </w:r>
    </w:p>
    <w:p w14:paraId="56020572" w14:textId="77777777" w:rsidR="004E7388" w:rsidRDefault="00000000">
      <w:pPr>
        <w:spacing w:before="10" w:line="259" w:lineRule="auto"/>
        <w:ind w:left="399" w:right="32"/>
        <w:jc w:val="both"/>
        <w:rPr>
          <w:sz w:val="16"/>
        </w:rPr>
      </w:pPr>
      <w:r>
        <w:rPr>
          <w:sz w:val="16"/>
        </w:rPr>
        <w:t xml:space="preserve">S. Schoisswohl, </w:t>
      </w:r>
      <w:hyperlink r:id="rId121">
        <w:r w:rsidR="004E7388">
          <w:rPr>
            <w:color w:val="2F4F4F"/>
            <w:sz w:val="16"/>
          </w:rPr>
          <w:t>Theta-cordance as a biomarker of treatment</w:t>
        </w:r>
      </w:hyperlink>
      <w:r>
        <w:rPr>
          <w:color w:val="2F4F4F"/>
          <w:spacing w:val="40"/>
          <w:sz w:val="16"/>
        </w:rPr>
        <w:t xml:space="preserve"> </w:t>
      </w:r>
      <w:hyperlink r:id="rId122">
        <w:r w:rsidR="004E7388">
          <w:rPr>
            <w:color w:val="2F4F4F"/>
            <w:sz w:val="16"/>
          </w:rPr>
          <w:t>response to intermittent theta burst stimulation in patients with</w:t>
        </w:r>
      </w:hyperlink>
      <w:r>
        <w:rPr>
          <w:color w:val="2F4F4F"/>
          <w:spacing w:val="40"/>
          <w:sz w:val="16"/>
        </w:rPr>
        <w:t xml:space="preserve"> </w:t>
      </w:r>
      <w:hyperlink r:id="rId123">
        <w:r w:rsidR="004E7388">
          <w:rPr>
            <w:color w:val="2F4F4F"/>
            <w:sz w:val="16"/>
          </w:rPr>
          <w:t>treatment-resistant depression.</w:t>
        </w:r>
      </w:hyperlink>
      <w:r>
        <w:rPr>
          <w:sz w:val="16"/>
        </w:rPr>
        <w:t>, Clinical Neurophysiology (2026).</w:t>
      </w:r>
      <w:r>
        <w:rPr>
          <w:spacing w:val="40"/>
          <w:sz w:val="16"/>
        </w:rPr>
        <w:t xml:space="preserve"> </w:t>
      </w:r>
      <w:hyperlink r:id="rId124">
        <w:r w:rsidR="004E7388">
          <w:rPr>
            <w:rFonts w:ascii="BIZ UDGothic"/>
            <w:color w:val="2F4F4F"/>
            <w:spacing w:val="-2"/>
            <w:sz w:val="13"/>
          </w:rPr>
          <w:t>doi:10.1016/j.clinph.2026.2111710</w:t>
        </w:r>
      </w:hyperlink>
      <w:r>
        <w:rPr>
          <w:spacing w:val="-2"/>
          <w:sz w:val="16"/>
        </w:rPr>
        <w:t>.</w:t>
      </w:r>
    </w:p>
    <w:p w14:paraId="2697BC0F" w14:textId="77777777" w:rsidR="004E7388" w:rsidRDefault="00000000">
      <w:pPr>
        <w:tabs>
          <w:tab w:val="left" w:pos="2206"/>
        </w:tabs>
        <w:spacing w:before="2" w:line="276" w:lineRule="auto"/>
        <w:ind w:left="399" w:right="32"/>
        <w:rPr>
          <w:rFonts w:ascii="BIZ UDGothic"/>
          <w:sz w:val="13"/>
        </w:rPr>
      </w:pPr>
      <w:r>
        <w:rPr>
          <w:spacing w:val="-4"/>
          <w:sz w:val="16"/>
        </w:rPr>
        <w:t>URL</w:t>
      </w:r>
      <w:r>
        <w:rPr>
          <w:sz w:val="16"/>
        </w:rPr>
        <w:tab/>
      </w:r>
      <w:hyperlink r:id="rId125">
        <w:r w:rsidR="004E7388">
          <w:rPr>
            <w:rFonts w:ascii="BIZ UDGothic"/>
            <w:color w:val="2F4F4F"/>
            <w:spacing w:val="-2"/>
            <w:sz w:val="13"/>
          </w:rPr>
          <w:t>https://www.semanticscholar.org/paper/</w:t>
        </w:r>
      </w:hyperlink>
      <w:r>
        <w:rPr>
          <w:rFonts w:ascii="BIZ UDGothic"/>
          <w:color w:val="2F4F4F"/>
          <w:spacing w:val="-2"/>
          <w:sz w:val="13"/>
        </w:rPr>
        <w:t xml:space="preserve"> </w:t>
      </w:r>
      <w:bookmarkStart w:id="213" w:name="_bookmark54"/>
      <w:bookmarkEnd w:id="213"/>
      <w:r>
        <w:fldChar w:fldCharType="begin"/>
      </w:r>
      <w:r>
        <w:instrText>HYPERLINK "https://www.semanticscholar.org/paper/c2c05fd78b73d7ebd82bcbd5cb8af3516e1f5751" \h</w:instrText>
      </w:r>
      <w:r>
        <w:fldChar w:fldCharType="separate"/>
      </w:r>
      <w:r>
        <w:rPr>
          <w:rFonts w:ascii="BIZ UDGothic"/>
          <w:color w:val="2F4F4F"/>
          <w:spacing w:val="-2"/>
          <w:sz w:val="13"/>
        </w:rPr>
        <w:t>c2c05fd78b73d7ebd82bcbd5cb8af3516e1f5751</w:t>
      </w:r>
      <w:r>
        <w:fldChar w:fldCharType="end"/>
      </w:r>
    </w:p>
    <w:p w14:paraId="26165687" w14:textId="77777777" w:rsidR="004E7388" w:rsidRDefault="00000000">
      <w:pPr>
        <w:pStyle w:val="ListParagraph"/>
        <w:numPr>
          <w:ilvl w:val="0"/>
          <w:numId w:val="2"/>
        </w:numPr>
        <w:tabs>
          <w:tab w:val="left" w:pos="398"/>
        </w:tabs>
        <w:spacing w:before="0" w:line="177" w:lineRule="exact"/>
        <w:ind w:left="398" w:hanging="364"/>
        <w:jc w:val="both"/>
        <w:rPr>
          <w:sz w:val="16"/>
        </w:rPr>
      </w:pPr>
      <w:r>
        <w:rPr>
          <w:sz w:val="16"/>
        </w:rPr>
        <w:t>S.</w:t>
      </w:r>
      <w:r>
        <w:rPr>
          <w:spacing w:val="62"/>
          <w:sz w:val="16"/>
        </w:rPr>
        <w:t xml:space="preserve"> </w:t>
      </w:r>
      <w:r>
        <w:rPr>
          <w:sz w:val="16"/>
        </w:rPr>
        <w:t>Ulrich,</w:t>
      </w:r>
      <w:r>
        <w:rPr>
          <w:spacing w:val="63"/>
          <w:sz w:val="16"/>
        </w:rPr>
        <w:t xml:space="preserve"> </w:t>
      </w:r>
      <w:r>
        <w:rPr>
          <w:sz w:val="16"/>
        </w:rPr>
        <w:t>E.</w:t>
      </w:r>
      <w:r>
        <w:rPr>
          <w:spacing w:val="63"/>
          <w:sz w:val="16"/>
        </w:rPr>
        <w:t xml:space="preserve"> </w:t>
      </w:r>
      <w:r>
        <w:rPr>
          <w:sz w:val="16"/>
        </w:rPr>
        <w:t>Schneider,</w:t>
      </w:r>
      <w:r>
        <w:rPr>
          <w:spacing w:val="63"/>
          <w:sz w:val="16"/>
        </w:rPr>
        <w:t xml:space="preserve"> </w:t>
      </w:r>
      <w:r>
        <w:rPr>
          <w:sz w:val="16"/>
        </w:rPr>
        <w:t>G.</w:t>
      </w:r>
      <w:r>
        <w:rPr>
          <w:spacing w:val="63"/>
          <w:sz w:val="16"/>
        </w:rPr>
        <w:t xml:space="preserve"> </w:t>
      </w:r>
      <w:r>
        <w:rPr>
          <w:sz w:val="16"/>
        </w:rPr>
        <w:t>Deuring,</w:t>
      </w:r>
      <w:r>
        <w:rPr>
          <w:spacing w:val="63"/>
          <w:sz w:val="16"/>
        </w:rPr>
        <w:t xml:space="preserve"> </w:t>
      </w:r>
      <w:r>
        <w:rPr>
          <w:sz w:val="16"/>
        </w:rPr>
        <w:t>S.</w:t>
      </w:r>
      <w:r>
        <w:rPr>
          <w:spacing w:val="63"/>
          <w:sz w:val="16"/>
        </w:rPr>
        <w:t xml:space="preserve"> </w:t>
      </w:r>
      <w:r>
        <w:rPr>
          <w:sz w:val="16"/>
        </w:rPr>
        <w:t>Erni,</w:t>
      </w:r>
      <w:r>
        <w:rPr>
          <w:spacing w:val="63"/>
          <w:sz w:val="16"/>
        </w:rPr>
        <w:t xml:space="preserve"> </w:t>
      </w:r>
      <w:r>
        <w:rPr>
          <w:sz w:val="16"/>
        </w:rPr>
        <w:t>M.</w:t>
      </w:r>
      <w:r>
        <w:rPr>
          <w:spacing w:val="63"/>
          <w:sz w:val="16"/>
        </w:rPr>
        <w:t xml:space="preserve"> </w:t>
      </w:r>
      <w:r>
        <w:rPr>
          <w:sz w:val="16"/>
        </w:rPr>
        <w:t>d.</w:t>
      </w:r>
      <w:r>
        <w:rPr>
          <w:spacing w:val="63"/>
          <w:sz w:val="16"/>
        </w:rPr>
        <w:t xml:space="preserve"> </w:t>
      </w:r>
      <w:r>
        <w:rPr>
          <w:spacing w:val="-2"/>
          <w:sz w:val="16"/>
        </w:rPr>
        <w:t>Ridder,</w:t>
      </w:r>
    </w:p>
    <w:p w14:paraId="42025308" w14:textId="77777777" w:rsidR="004E7388" w:rsidRDefault="00000000">
      <w:pPr>
        <w:spacing w:before="15" w:line="259" w:lineRule="auto"/>
        <w:ind w:left="399" w:right="32"/>
        <w:jc w:val="both"/>
        <w:rPr>
          <w:sz w:val="16"/>
        </w:rPr>
      </w:pPr>
      <w:r>
        <w:rPr>
          <w:sz w:val="16"/>
        </w:rPr>
        <w:t xml:space="preserve">J. Sarlon, A. B. Bruhl, </w:t>
      </w:r>
      <w:hyperlink r:id="rId126">
        <w:r w:rsidR="004E7388">
          <w:rPr>
            <w:color w:val="2F4F4F"/>
            <w:sz w:val="16"/>
          </w:rPr>
          <w:t>Alterations in resting-state eeg functional</w:t>
        </w:r>
      </w:hyperlink>
      <w:r>
        <w:rPr>
          <w:color w:val="2F4F4F"/>
          <w:spacing w:val="40"/>
          <w:sz w:val="16"/>
        </w:rPr>
        <w:t xml:space="preserve"> </w:t>
      </w:r>
      <w:hyperlink r:id="rId127">
        <w:r w:rsidR="004E7388">
          <w:rPr>
            <w:color w:val="2F4F4F"/>
            <w:sz w:val="16"/>
          </w:rPr>
          <w:t>connectivity in patients with major depressive disorder receiving</w:t>
        </w:r>
      </w:hyperlink>
      <w:r>
        <w:rPr>
          <w:color w:val="2F4F4F"/>
          <w:spacing w:val="40"/>
          <w:sz w:val="16"/>
        </w:rPr>
        <w:t xml:space="preserve"> </w:t>
      </w:r>
      <w:hyperlink r:id="rId128">
        <w:r w:rsidR="004E7388">
          <w:rPr>
            <w:color w:val="2F4F4F"/>
            <w:sz w:val="16"/>
          </w:rPr>
          <w:t>electroconvulsive therapy: A systematic review</w:t>
        </w:r>
      </w:hyperlink>
      <w:r>
        <w:rPr>
          <w:sz w:val="16"/>
        </w:rPr>
        <w:t>, Neuroscience &amp;</w:t>
      </w:r>
      <w:r>
        <w:rPr>
          <w:spacing w:val="40"/>
          <w:sz w:val="16"/>
        </w:rPr>
        <w:t xml:space="preserve"> </w:t>
      </w:r>
      <w:r>
        <w:rPr>
          <w:sz w:val="16"/>
        </w:rPr>
        <w:t>Biobehavioral Reviews (2025).</w:t>
      </w:r>
      <w:r>
        <w:rPr>
          <w:spacing w:val="263"/>
          <w:sz w:val="16"/>
        </w:rPr>
        <w:t xml:space="preserve"> </w:t>
      </w:r>
      <w:hyperlink r:id="rId129">
        <w:r w:rsidR="004E7388">
          <w:rPr>
            <w:rFonts w:ascii="BIZ UDGothic"/>
            <w:color w:val="2F4F4F"/>
            <w:sz w:val="13"/>
          </w:rPr>
          <w:t>doi:10.1016/j.neubiorev.2025.</w:t>
        </w:r>
      </w:hyperlink>
      <w:r>
        <w:rPr>
          <w:rFonts w:ascii="BIZ UDGothic"/>
          <w:color w:val="2F4F4F"/>
          <w:sz w:val="13"/>
        </w:rPr>
        <w:t xml:space="preserve"> </w:t>
      </w:r>
      <w:hyperlink r:id="rId130">
        <w:r w:rsidR="004E7388">
          <w:rPr>
            <w:rFonts w:ascii="BIZ UDGothic"/>
            <w:color w:val="2F4F4F"/>
            <w:spacing w:val="-2"/>
            <w:sz w:val="13"/>
          </w:rPr>
          <w:t>106017</w:t>
        </w:r>
      </w:hyperlink>
      <w:r>
        <w:rPr>
          <w:spacing w:val="-2"/>
          <w:sz w:val="16"/>
        </w:rPr>
        <w:t>.</w:t>
      </w:r>
    </w:p>
    <w:p w14:paraId="6E383983" w14:textId="77777777" w:rsidR="004E7388" w:rsidRDefault="00000000">
      <w:pPr>
        <w:spacing w:before="3"/>
        <w:ind w:left="399"/>
        <w:rPr>
          <w:rFonts w:ascii="BIZ UDGothic"/>
          <w:sz w:val="13"/>
        </w:rPr>
      </w:pPr>
      <w:bookmarkStart w:id="214" w:name="_bookmark55"/>
      <w:bookmarkEnd w:id="214"/>
      <w:r>
        <w:rPr>
          <w:sz w:val="16"/>
        </w:rPr>
        <w:t>URL</w:t>
      </w:r>
      <w:r>
        <w:rPr>
          <w:spacing w:val="30"/>
          <w:sz w:val="16"/>
        </w:rPr>
        <w:t xml:space="preserve"> </w:t>
      </w:r>
      <w:hyperlink r:id="rId131">
        <w:r w:rsidR="004E7388">
          <w:rPr>
            <w:rFonts w:ascii="BIZ UDGothic"/>
            <w:color w:val="2F4F4F"/>
            <w:spacing w:val="-2"/>
            <w:sz w:val="13"/>
          </w:rPr>
          <w:t>https://doi.org/10.1016/j.neubiorev.2025.106017</w:t>
        </w:r>
      </w:hyperlink>
    </w:p>
    <w:p w14:paraId="7E034E19" w14:textId="77777777" w:rsidR="004E7388" w:rsidRDefault="00000000">
      <w:pPr>
        <w:pStyle w:val="ListParagraph"/>
        <w:numPr>
          <w:ilvl w:val="0"/>
          <w:numId w:val="2"/>
        </w:numPr>
        <w:tabs>
          <w:tab w:val="left" w:pos="397"/>
          <w:tab w:val="left" w:pos="399"/>
        </w:tabs>
        <w:spacing w:before="15" w:line="259" w:lineRule="auto"/>
        <w:ind w:right="32" w:hanging="366"/>
        <w:jc w:val="both"/>
        <w:rPr>
          <w:rFonts w:ascii="BIZ UDGothic" w:hAnsi="BIZ UDGothic"/>
          <w:sz w:val="13"/>
        </w:rPr>
      </w:pPr>
      <w:r>
        <w:rPr>
          <w:sz w:val="16"/>
        </w:rPr>
        <w:t>J. C. Moncy, Y. Fan, C. H. Fu, Prediction of treatment outcome to</w:t>
      </w:r>
      <w:r>
        <w:rPr>
          <w:spacing w:val="40"/>
          <w:sz w:val="16"/>
        </w:rPr>
        <w:t xml:space="preserve"> </w:t>
      </w:r>
      <w:r>
        <w:rPr>
          <w:sz w:val="16"/>
        </w:rPr>
        <w:t>transcranial direct current stimulation in major depression based on</w:t>
      </w:r>
      <w:r>
        <w:rPr>
          <w:spacing w:val="40"/>
          <w:sz w:val="16"/>
        </w:rPr>
        <w:t xml:space="preserve"> </w:t>
      </w:r>
      <w:r>
        <w:rPr>
          <w:sz w:val="16"/>
        </w:rPr>
        <w:t>deep learning of eeg data, in: 2024 IEEE Conference on Artificial</w:t>
      </w:r>
      <w:r>
        <w:rPr>
          <w:spacing w:val="40"/>
          <w:sz w:val="16"/>
        </w:rPr>
        <w:t xml:space="preserve"> </w:t>
      </w:r>
      <w:r>
        <w:rPr>
          <w:sz w:val="16"/>
        </w:rPr>
        <w:t>Intelligence</w:t>
      </w:r>
      <w:r>
        <w:rPr>
          <w:spacing w:val="35"/>
          <w:sz w:val="16"/>
        </w:rPr>
        <w:t xml:space="preserve"> </w:t>
      </w:r>
      <w:r>
        <w:rPr>
          <w:sz w:val="16"/>
        </w:rPr>
        <w:t>(CAI),</w:t>
      </w:r>
      <w:r>
        <w:rPr>
          <w:spacing w:val="35"/>
          <w:sz w:val="16"/>
        </w:rPr>
        <w:t xml:space="preserve"> </w:t>
      </w:r>
      <w:r>
        <w:rPr>
          <w:sz w:val="16"/>
        </w:rPr>
        <w:t>2024,</w:t>
      </w:r>
      <w:r>
        <w:rPr>
          <w:spacing w:val="35"/>
          <w:sz w:val="16"/>
        </w:rPr>
        <w:t xml:space="preserve"> </w:t>
      </w:r>
      <w:r>
        <w:rPr>
          <w:sz w:val="16"/>
        </w:rPr>
        <w:t>pp.</w:t>
      </w:r>
      <w:r>
        <w:rPr>
          <w:spacing w:val="35"/>
          <w:sz w:val="16"/>
        </w:rPr>
        <w:t xml:space="preserve"> </w:t>
      </w:r>
      <w:r>
        <w:rPr>
          <w:sz w:val="16"/>
        </w:rPr>
        <w:t>1123–1128.</w:t>
      </w:r>
      <w:r>
        <w:rPr>
          <w:spacing w:val="80"/>
          <w:sz w:val="16"/>
        </w:rPr>
        <w:t xml:space="preserve"> </w:t>
      </w:r>
      <w:hyperlink r:id="rId132">
        <w:r w:rsidR="004E7388">
          <w:rPr>
            <w:rFonts w:ascii="BIZ UDGothic" w:hAnsi="BIZ UDGothic"/>
            <w:color w:val="2F4F4F"/>
            <w:sz w:val="13"/>
          </w:rPr>
          <w:t>doi:10.1109/CAI59869.</w:t>
        </w:r>
      </w:hyperlink>
    </w:p>
    <w:bookmarkStart w:id="215" w:name="_bookmark56"/>
    <w:bookmarkEnd w:id="215"/>
    <w:p w14:paraId="5FD80A7E" w14:textId="77777777" w:rsidR="004E7388" w:rsidRDefault="00000000">
      <w:pPr>
        <w:spacing w:before="3"/>
        <w:ind w:left="399"/>
        <w:rPr>
          <w:sz w:val="16"/>
        </w:rPr>
      </w:pPr>
      <w:r>
        <w:fldChar w:fldCharType="begin"/>
      </w:r>
      <w:r>
        <w:instrText>HYPERLINK "https://doi.org/10.1109/CAI59869.2024.00201" \h</w:instrText>
      </w:r>
      <w:r>
        <w:fldChar w:fldCharType="separate"/>
      </w:r>
      <w:r>
        <w:rPr>
          <w:rFonts w:ascii="BIZ UDGothic"/>
          <w:color w:val="2F4F4F"/>
          <w:spacing w:val="-2"/>
          <w:w w:val="105"/>
          <w:sz w:val="13"/>
        </w:rPr>
        <w:t>2024.00201</w:t>
      </w:r>
      <w:r>
        <w:fldChar w:fldCharType="end"/>
      </w:r>
      <w:r>
        <w:rPr>
          <w:spacing w:val="-2"/>
          <w:w w:val="105"/>
          <w:sz w:val="16"/>
        </w:rPr>
        <w:t>.</w:t>
      </w:r>
    </w:p>
    <w:p w14:paraId="7E1775E3" w14:textId="77777777" w:rsidR="004E7388" w:rsidRDefault="00000000">
      <w:pPr>
        <w:pStyle w:val="ListParagraph"/>
        <w:numPr>
          <w:ilvl w:val="0"/>
          <w:numId w:val="2"/>
        </w:numPr>
        <w:tabs>
          <w:tab w:val="left" w:pos="364"/>
        </w:tabs>
        <w:spacing w:before="15"/>
        <w:ind w:left="364" w:right="32" w:hanging="364"/>
        <w:rPr>
          <w:sz w:val="16"/>
        </w:rPr>
      </w:pPr>
      <w:r>
        <w:rPr>
          <w:sz w:val="16"/>
        </w:rPr>
        <w:t>W.</w:t>
      </w:r>
      <w:r>
        <w:rPr>
          <w:spacing w:val="32"/>
          <w:sz w:val="16"/>
        </w:rPr>
        <w:t xml:space="preserve"> </w:t>
      </w:r>
      <w:r>
        <w:rPr>
          <w:sz w:val="16"/>
        </w:rPr>
        <w:t>Xiao,</w:t>
      </w:r>
      <w:r>
        <w:rPr>
          <w:spacing w:val="31"/>
          <w:sz w:val="16"/>
        </w:rPr>
        <w:t xml:space="preserve"> </w:t>
      </w:r>
      <w:r>
        <w:rPr>
          <w:sz w:val="16"/>
        </w:rPr>
        <w:t>J.</w:t>
      </w:r>
      <w:r>
        <w:rPr>
          <w:spacing w:val="33"/>
          <w:sz w:val="16"/>
        </w:rPr>
        <w:t xml:space="preserve"> </w:t>
      </w:r>
      <w:r>
        <w:rPr>
          <w:sz w:val="16"/>
        </w:rPr>
        <w:t>C.</w:t>
      </w:r>
      <w:r>
        <w:rPr>
          <w:spacing w:val="31"/>
          <w:sz w:val="16"/>
        </w:rPr>
        <w:t xml:space="preserve"> </w:t>
      </w:r>
      <w:r>
        <w:rPr>
          <w:sz w:val="16"/>
        </w:rPr>
        <w:t>Moncy,</w:t>
      </w:r>
      <w:r>
        <w:rPr>
          <w:spacing w:val="33"/>
          <w:sz w:val="16"/>
        </w:rPr>
        <w:t xml:space="preserve"> </w:t>
      </w:r>
      <w:r>
        <w:rPr>
          <w:sz w:val="16"/>
        </w:rPr>
        <w:t>R.</w:t>
      </w:r>
      <w:r>
        <w:rPr>
          <w:spacing w:val="32"/>
          <w:sz w:val="16"/>
        </w:rPr>
        <w:t xml:space="preserve"> </w:t>
      </w:r>
      <w:r>
        <w:rPr>
          <w:sz w:val="16"/>
        </w:rPr>
        <w:t>D.</w:t>
      </w:r>
      <w:r>
        <w:rPr>
          <w:spacing w:val="31"/>
          <w:sz w:val="16"/>
        </w:rPr>
        <w:t xml:space="preserve"> </w:t>
      </w:r>
      <w:r>
        <w:rPr>
          <w:sz w:val="16"/>
        </w:rPr>
        <w:t>Woodham,</w:t>
      </w:r>
      <w:r>
        <w:rPr>
          <w:spacing w:val="33"/>
          <w:sz w:val="16"/>
        </w:rPr>
        <w:t xml:space="preserve"> </w:t>
      </w:r>
      <w:r>
        <w:rPr>
          <w:sz w:val="16"/>
        </w:rPr>
        <w:t>S.</w:t>
      </w:r>
      <w:r>
        <w:rPr>
          <w:spacing w:val="32"/>
          <w:sz w:val="16"/>
        </w:rPr>
        <w:t xml:space="preserve"> </w:t>
      </w:r>
      <w:r>
        <w:rPr>
          <w:sz w:val="16"/>
        </w:rPr>
        <w:t>Selvaraj,</w:t>
      </w:r>
      <w:r>
        <w:rPr>
          <w:spacing w:val="32"/>
          <w:sz w:val="16"/>
        </w:rPr>
        <w:t xml:space="preserve"> </w:t>
      </w:r>
      <w:r>
        <w:rPr>
          <w:sz w:val="16"/>
        </w:rPr>
        <w:t>N.</w:t>
      </w:r>
      <w:r>
        <w:rPr>
          <w:spacing w:val="32"/>
          <w:sz w:val="16"/>
        </w:rPr>
        <w:t xml:space="preserve"> </w:t>
      </w:r>
      <w:r>
        <w:rPr>
          <w:spacing w:val="-2"/>
          <w:sz w:val="16"/>
        </w:rPr>
        <w:t>Lajmi,</w:t>
      </w:r>
    </w:p>
    <w:p w14:paraId="651277CE" w14:textId="77777777" w:rsidR="004E7388" w:rsidRDefault="00000000">
      <w:pPr>
        <w:spacing w:before="15"/>
        <w:ind w:left="34" w:right="32"/>
        <w:jc w:val="right"/>
        <w:rPr>
          <w:sz w:val="16"/>
        </w:rPr>
      </w:pPr>
      <w:r>
        <w:rPr>
          <w:sz w:val="16"/>
        </w:rPr>
        <w:t>H.</w:t>
      </w:r>
      <w:r>
        <w:rPr>
          <w:spacing w:val="59"/>
          <w:sz w:val="16"/>
        </w:rPr>
        <w:t xml:space="preserve"> </w:t>
      </w:r>
      <w:r>
        <w:rPr>
          <w:sz w:val="16"/>
        </w:rPr>
        <w:t>Hobday,</w:t>
      </w:r>
      <w:r>
        <w:rPr>
          <w:spacing w:val="59"/>
          <w:sz w:val="16"/>
        </w:rPr>
        <w:t xml:space="preserve"> </w:t>
      </w:r>
      <w:r>
        <w:rPr>
          <w:sz w:val="16"/>
        </w:rPr>
        <w:t>G.</w:t>
      </w:r>
      <w:r>
        <w:rPr>
          <w:spacing w:val="60"/>
          <w:sz w:val="16"/>
        </w:rPr>
        <w:t xml:space="preserve"> </w:t>
      </w:r>
      <w:r>
        <w:rPr>
          <w:sz w:val="16"/>
        </w:rPr>
        <w:t>Sheehan,</w:t>
      </w:r>
      <w:r>
        <w:rPr>
          <w:spacing w:val="59"/>
          <w:sz w:val="16"/>
        </w:rPr>
        <w:t xml:space="preserve"> </w:t>
      </w:r>
      <w:r>
        <w:rPr>
          <w:sz w:val="16"/>
        </w:rPr>
        <w:t>A.-R.</w:t>
      </w:r>
      <w:r>
        <w:rPr>
          <w:spacing w:val="60"/>
          <w:sz w:val="16"/>
        </w:rPr>
        <w:t xml:space="preserve"> </w:t>
      </w:r>
      <w:r>
        <w:rPr>
          <w:sz w:val="16"/>
        </w:rPr>
        <w:t>Ghazi-Noori,</w:t>
      </w:r>
      <w:r>
        <w:rPr>
          <w:spacing w:val="59"/>
          <w:sz w:val="16"/>
        </w:rPr>
        <w:t xml:space="preserve"> </w:t>
      </w:r>
      <w:r>
        <w:rPr>
          <w:sz w:val="16"/>
        </w:rPr>
        <w:t>P.</w:t>
      </w:r>
      <w:r>
        <w:rPr>
          <w:spacing w:val="59"/>
          <w:sz w:val="16"/>
        </w:rPr>
        <w:t xml:space="preserve"> </w:t>
      </w:r>
      <w:r>
        <w:rPr>
          <w:sz w:val="16"/>
        </w:rPr>
        <w:t>J.</w:t>
      </w:r>
      <w:r>
        <w:rPr>
          <w:spacing w:val="60"/>
          <w:sz w:val="16"/>
        </w:rPr>
        <w:t xml:space="preserve"> </w:t>
      </w:r>
      <w:r>
        <w:rPr>
          <w:spacing w:val="-2"/>
          <w:sz w:val="16"/>
        </w:rPr>
        <w:t>Lagerberg,</w:t>
      </w:r>
    </w:p>
    <w:p w14:paraId="108AFAB9" w14:textId="77777777" w:rsidR="004E7388" w:rsidRDefault="00000000">
      <w:pPr>
        <w:spacing w:before="15" w:line="259" w:lineRule="auto"/>
        <w:ind w:left="399" w:right="32"/>
        <w:jc w:val="both"/>
        <w:rPr>
          <w:sz w:val="16"/>
        </w:rPr>
      </w:pPr>
      <w:r>
        <w:rPr>
          <w:sz w:val="16"/>
        </w:rPr>
        <w:t>R. Machado-Vieira, et al., Home-based transcranial direct current</w:t>
      </w:r>
      <w:r>
        <w:rPr>
          <w:spacing w:val="40"/>
          <w:sz w:val="16"/>
        </w:rPr>
        <w:t xml:space="preserve"> </w:t>
      </w:r>
      <w:r>
        <w:rPr>
          <w:sz w:val="16"/>
        </w:rPr>
        <w:t>stimulation (tdcs) in major depressive disorder: enhanced network</w:t>
      </w:r>
      <w:r>
        <w:rPr>
          <w:spacing w:val="40"/>
          <w:sz w:val="16"/>
        </w:rPr>
        <w:t xml:space="preserve"> </w:t>
      </w:r>
      <w:r>
        <w:rPr>
          <w:sz w:val="16"/>
        </w:rPr>
        <w:t>synchronization</w:t>
      </w:r>
      <w:r>
        <w:rPr>
          <w:spacing w:val="-10"/>
          <w:sz w:val="16"/>
        </w:rPr>
        <w:t xml:space="preserve"> </w:t>
      </w:r>
      <w:r>
        <w:rPr>
          <w:sz w:val="16"/>
        </w:rPr>
        <w:t>with</w:t>
      </w:r>
      <w:r>
        <w:rPr>
          <w:spacing w:val="-10"/>
          <w:sz w:val="16"/>
        </w:rPr>
        <w:t xml:space="preserve"> </w:t>
      </w:r>
      <w:r>
        <w:rPr>
          <w:sz w:val="16"/>
        </w:rPr>
        <w:t>active</w:t>
      </w:r>
      <w:r>
        <w:rPr>
          <w:spacing w:val="-10"/>
          <w:sz w:val="16"/>
        </w:rPr>
        <w:t xml:space="preserve"> </w:t>
      </w:r>
      <w:r>
        <w:rPr>
          <w:sz w:val="16"/>
        </w:rPr>
        <w:t>relative</w:t>
      </w:r>
      <w:r>
        <w:rPr>
          <w:spacing w:val="-10"/>
          <w:sz w:val="16"/>
        </w:rPr>
        <w:t xml:space="preserve"> </w:t>
      </w:r>
      <w:r>
        <w:rPr>
          <w:sz w:val="16"/>
        </w:rPr>
        <w:t>to</w:t>
      </w:r>
      <w:r>
        <w:rPr>
          <w:spacing w:val="-10"/>
          <w:sz w:val="16"/>
        </w:rPr>
        <w:t xml:space="preserve"> </w:t>
      </w:r>
      <w:r>
        <w:rPr>
          <w:sz w:val="16"/>
        </w:rPr>
        <w:t>sham</w:t>
      </w:r>
      <w:r>
        <w:rPr>
          <w:spacing w:val="-10"/>
          <w:sz w:val="16"/>
        </w:rPr>
        <w:t xml:space="preserve"> </w:t>
      </w:r>
      <w:r>
        <w:rPr>
          <w:sz w:val="16"/>
        </w:rPr>
        <w:t>and</w:t>
      </w:r>
      <w:r>
        <w:rPr>
          <w:spacing w:val="-10"/>
          <w:sz w:val="16"/>
        </w:rPr>
        <w:t xml:space="preserve"> </w:t>
      </w:r>
      <w:r>
        <w:rPr>
          <w:sz w:val="16"/>
        </w:rPr>
        <w:t>deep</w:t>
      </w:r>
      <w:r>
        <w:rPr>
          <w:spacing w:val="-10"/>
          <w:sz w:val="16"/>
        </w:rPr>
        <w:t xml:space="preserve"> </w:t>
      </w:r>
      <w:r>
        <w:rPr>
          <w:sz w:val="16"/>
        </w:rPr>
        <w:t>learning-based</w:t>
      </w:r>
      <w:r>
        <w:rPr>
          <w:spacing w:val="40"/>
          <w:sz w:val="16"/>
        </w:rPr>
        <w:t xml:space="preserve"> </w:t>
      </w:r>
      <w:r>
        <w:rPr>
          <w:sz w:val="16"/>
        </w:rPr>
        <w:t>predictors of remission, Personalized Medicine in Psychiatry 49</w:t>
      </w:r>
      <w:r>
        <w:rPr>
          <w:spacing w:val="40"/>
          <w:sz w:val="16"/>
        </w:rPr>
        <w:t xml:space="preserve"> </w:t>
      </w:r>
      <w:bookmarkStart w:id="216" w:name="_bookmark57"/>
      <w:bookmarkEnd w:id="216"/>
      <w:r>
        <w:rPr>
          <w:sz w:val="16"/>
        </w:rPr>
        <w:t>(2025)</w:t>
      </w:r>
      <w:r>
        <w:rPr>
          <w:spacing w:val="-3"/>
          <w:sz w:val="16"/>
        </w:rPr>
        <w:t xml:space="preserve"> </w:t>
      </w:r>
      <w:r>
        <w:rPr>
          <w:sz w:val="16"/>
        </w:rPr>
        <w:t>100147.</w:t>
      </w:r>
    </w:p>
    <w:p w14:paraId="3EC1395D" w14:textId="77777777" w:rsidR="004E7388" w:rsidRDefault="00000000">
      <w:pPr>
        <w:pStyle w:val="ListParagraph"/>
        <w:numPr>
          <w:ilvl w:val="0"/>
          <w:numId w:val="2"/>
        </w:numPr>
        <w:tabs>
          <w:tab w:val="left" w:pos="398"/>
        </w:tabs>
        <w:spacing w:before="3"/>
        <w:ind w:left="398" w:hanging="364"/>
        <w:jc w:val="both"/>
        <w:rPr>
          <w:sz w:val="16"/>
        </w:rPr>
      </w:pPr>
      <w:r>
        <w:rPr>
          <w:spacing w:val="-2"/>
          <w:sz w:val="16"/>
        </w:rPr>
        <w:t>M.</w:t>
      </w:r>
      <w:r>
        <w:rPr>
          <w:spacing w:val="-7"/>
          <w:sz w:val="16"/>
        </w:rPr>
        <w:t xml:space="preserve"> </w:t>
      </w:r>
      <w:r>
        <w:rPr>
          <w:spacing w:val="-2"/>
          <w:sz w:val="16"/>
        </w:rPr>
        <w:t>I.</w:t>
      </w:r>
      <w:r>
        <w:rPr>
          <w:spacing w:val="-6"/>
          <w:sz w:val="16"/>
        </w:rPr>
        <w:t xml:space="preserve"> </w:t>
      </w:r>
      <w:r>
        <w:rPr>
          <w:spacing w:val="-2"/>
          <w:sz w:val="16"/>
        </w:rPr>
        <w:t>Maula,</w:t>
      </w:r>
      <w:r>
        <w:rPr>
          <w:spacing w:val="-6"/>
          <w:sz w:val="16"/>
        </w:rPr>
        <w:t xml:space="preserve"> </w:t>
      </w:r>
      <w:r>
        <w:rPr>
          <w:spacing w:val="-2"/>
          <w:sz w:val="16"/>
        </w:rPr>
        <w:t>I.</w:t>
      </w:r>
      <w:r>
        <w:rPr>
          <w:spacing w:val="-7"/>
          <w:sz w:val="16"/>
        </w:rPr>
        <w:t xml:space="preserve"> </w:t>
      </w:r>
      <w:r>
        <w:rPr>
          <w:spacing w:val="-2"/>
          <w:sz w:val="16"/>
        </w:rPr>
        <w:t>Y.</w:t>
      </w:r>
      <w:r>
        <w:rPr>
          <w:spacing w:val="-6"/>
          <w:sz w:val="16"/>
        </w:rPr>
        <w:t xml:space="preserve"> </w:t>
      </w:r>
      <w:r>
        <w:rPr>
          <w:spacing w:val="-2"/>
          <w:sz w:val="16"/>
        </w:rPr>
        <w:t>Afif,</w:t>
      </w:r>
      <w:r>
        <w:rPr>
          <w:spacing w:val="-6"/>
          <w:sz w:val="16"/>
        </w:rPr>
        <w:t xml:space="preserve"> </w:t>
      </w:r>
      <w:r>
        <w:rPr>
          <w:spacing w:val="-2"/>
          <w:sz w:val="16"/>
        </w:rPr>
        <w:t>M.</w:t>
      </w:r>
      <w:r>
        <w:rPr>
          <w:spacing w:val="-7"/>
          <w:sz w:val="16"/>
        </w:rPr>
        <w:t xml:space="preserve"> </w:t>
      </w:r>
      <w:r>
        <w:rPr>
          <w:spacing w:val="-2"/>
          <w:sz w:val="16"/>
        </w:rPr>
        <w:t>I.</w:t>
      </w:r>
      <w:r>
        <w:rPr>
          <w:spacing w:val="-6"/>
          <w:sz w:val="16"/>
        </w:rPr>
        <w:t xml:space="preserve"> </w:t>
      </w:r>
      <w:r>
        <w:rPr>
          <w:spacing w:val="-2"/>
          <w:sz w:val="16"/>
        </w:rPr>
        <w:t>Ammarullah,</w:t>
      </w:r>
      <w:r>
        <w:rPr>
          <w:spacing w:val="-6"/>
          <w:sz w:val="16"/>
        </w:rPr>
        <w:t xml:space="preserve"> </w:t>
      </w:r>
      <w:r>
        <w:rPr>
          <w:spacing w:val="-2"/>
          <w:sz w:val="16"/>
        </w:rPr>
        <w:t>M.</w:t>
      </w:r>
      <w:r>
        <w:rPr>
          <w:spacing w:val="-7"/>
          <w:sz w:val="16"/>
        </w:rPr>
        <w:t xml:space="preserve"> </w:t>
      </w:r>
      <w:r>
        <w:rPr>
          <w:spacing w:val="-2"/>
          <w:sz w:val="16"/>
        </w:rPr>
        <w:t>D.</w:t>
      </w:r>
      <w:r>
        <w:rPr>
          <w:spacing w:val="-6"/>
          <w:sz w:val="16"/>
        </w:rPr>
        <w:t xml:space="preserve"> </w:t>
      </w:r>
      <w:r>
        <w:rPr>
          <w:spacing w:val="-2"/>
          <w:sz w:val="16"/>
        </w:rPr>
        <w:t>P.</w:t>
      </w:r>
      <w:r>
        <w:rPr>
          <w:spacing w:val="-6"/>
          <w:sz w:val="16"/>
        </w:rPr>
        <w:t xml:space="preserve"> </w:t>
      </w:r>
      <w:r>
        <w:rPr>
          <w:spacing w:val="-2"/>
          <w:sz w:val="16"/>
        </w:rPr>
        <w:t>Lamura,</w:t>
      </w:r>
      <w:r>
        <w:rPr>
          <w:spacing w:val="-7"/>
          <w:sz w:val="16"/>
        </w:rPr>
        <w:t xml:space="preserve"> </w:t>
      </w:r>
      <w:r>
        <w:rPr>
          <w:spacing w:val="-2"/>
          <w:sz w:val="16"/>
        </w:rPr>
        <w:t>J.</w:t>
      </w:r>
      <w:r>
        <w:rPr>
          <w:spacing w:val="-6"/>
          <w:sz w:val="16"/>
        </w:rPr>
        <w:t xml:space="preserve"> </w:t>
      </w:r>
      <w:r>
        <w:rPr>
          <w:spacing w:val="-2"/>
          <w:sz w:val="16"/>
        </w:rPr>
        <w:t>Jamari,</w:t>
      </w:r>
    </w:p>
    <w:p w14:paraId="15C27A6E" w14:textId="77777777" w:rsidR="004E7388" w:rsidRDefault="00000000">
      <w:pPr>
        <w:spacing w:before="15" w:line="259" w:lineRule="auto"/>
        <w:ind w:left="399" w:right="32"/>
        <w:jc w:val="both"/>
        <w:rPr>
          <w:sz w:val="16"/>
        </w:rPr>
      </w:pPr>
      <w:r>
        <w:rPr>
          <w:sz w:val="16"/>
        </w:rPr>
        <w:t xml:space="preserve">T. I. Winarni, </w:t>
      </w:r>
      <w:hyperlink r:id="rId133">
        <w:r w:rsidR="004E7388">
          <w:rPr>
            <w:color w:val="2F4F4F"/>
            <w:sz w:val="16"/>
          </w:rPr>
          <w:t>Assessing the calming effects of a self-regulated</w:t>
        </w:r>
      </w:hyperlink>
      <w:r>
        <w:rPr>
          <w:color w:val="2F4F4F"/>
          <w:spacing w:val="40"/>
          <w:sz w:val="16"/>
        </w:rPr>
        <w:t xml:space="preserve"> </w:t>
      </w:r>
      <w:hyperlink r:id="rId134">
        <w:r w:rsidR="004E7388">
          <w:rPr>
            <w:color w:val="2F4F4F"/>
            <w:sz w:val="16"/>
          </w:rPr>
          <w:t>inflatable vest: an evaluation based on visual analogue scale and</w:t>
        </w:r>
      </w:hyperlink>
      <w:r>
        <w:rPr>
          <w:color w:val="2F4F4F"/>
          <w:spacing w:val="40"/>
          <w:sz w:val="16"/>
        </w:rPr>
        <w:t xml:space="preserve"> </w:t>
      </w:r>
      <w:hyperlink r:id="rId135">
        <w:r w:rsidR="004E7388">
          <w:rPr>
            <w:color w:val="2F4F4F"/>
            <w:sz w:val="16"/>
          </w:rPr>
          <w:t>electroencephalogram</w:t>
        </w:r>
      </w:hyperlink>
      <w:r>
        <w:rPr>
          <w:sz w:val="16"/>
        </w:rPr>
        <w:t>,</w:t>
      </w:r>
      <w:r>
        <w:rPr>
          <w:spacing w:val="8"/>
          <w:sz w:val="16"/>
        </w:rPr>
        <w:t xml:space="preserve"> </w:t>
      </w:r>
      <w:r>
        <w:rPr>
          <w:sz w:val="16"/>
        </w:rPr>
        <w:t>Cogent</w:t>
      </w:r>
      <w:r>
        <w:rPr>
          <w:spacing w:val="8"/>
          <w:sz w:val="16"/>
        </w:rPr>
        <w:t xml:space="preserve"> </w:t>
      </w:r>
      <w:r>
        <w:rPr>
          <w:sz w:val="16"/>
        </w:rPr>
        <w:t>Engineering</w:t>
      </w:r>
      <w:r>
        <w:rPr>
          <w:spacing w:val="8"/>
          <w:sz w:val="16"/>
        </w:rPr>
        <w:t xml:space="preserve"> </w:t>
      </w:r>
      <w:r>
        <w:rPr>
          <w:sz w:val="16"/>
        </w:rPr>
        <w:t>11</w:t>
      </w:r>
      <w:r>
        <w:rPr>
          <w:spacing w:val="8"/>
          <w:sz w:val="16"/>
        </w:rPr>
        <w:t xml:space="preserve"> </w:t>
      </w:r>
      <w:r>
        <w:rPr>
          <w:sz w:val="16"/>
        </w:rPr>
        <w:t>(1)</w:t>
      </w:r>
      <w:r>
        <w:rPr>
          <w:spacing w:val="8"/>
          <w:sz w:val="16"/>
        </w:rPr>
        <w:t xml:space="preserve"> </w:t>
      </w:r>
      <w:r>
        <w:rPr>
          <w:sz w:val="16"/>
        </w:rPr>
        <w:t>(2024)</w:t>
      </w:r>
      <w:r>
        <w:rPr>
          <w:spacing w:val="8"/>
          <w:sz w:val="16"/>
        </w:rPr>
        <w:t xml:space="preserve"> </w:t>
      </w:r>
      <w:r>
        <w:rPr>
          <w:spacing w:val="-2"/>
          <w:sz w:val="16"/>
        </w:rPr>
        <w:t>2313891.</w:t>
      </w:r>
    </w:p>
    <w:p w14:paraId="60DF990A" w14:textId="77777777" w:rsidR="004E7388" w:rsidRDefault="004E7388">
      <w:pPr>
        <w:spacing w:line="259" w:lineRule="auto"/>
        <w:jc w:val="both"/>
        <w:rPr>
          <w:sz w:val="16"/>
        </w:rPr>
        <w:sectPr w:rsidR="004E7388">
          <w:type w:val="continuous"/>
          <w:pgSz w:w="11910" w:h="15880"/>
          <w:pgMar w:top="980" w:right="992" w:bottom="700" w:left="992" w:header="702" w:footer="517" w:gutter="0"/>
          <w:cols w:num="2" w:space="720" w:equalWidth="0">
            <w:col w:w="4782" w:space="324"/>
            <w:col w:w="4820"/>
          </w:cols>
        </w:sectPr>
      </w:pPr>
    </w:p>
    <w:p w14:paraId="7CFEEE9E" w14:textId="77777777" w:rsidR="004E7388" w:rsidRDefault="004E7388">
      <w:pPr>
        <w:pStyle w:val="BodyText"/>
        <w:spacing w:before="10"/>
        <w:rPr>
          <w:sz w:val="13"/>
        </w:rPr>
      </w:pPr>
    </w:p>
    <w:p w14:paraId="5B15295E" w14:textId="77777777" w:rsidR="004E7388" w:rsidRDefault="004E7388">
      <w:pPr>
        <w:pStyle w:val="BodyText"/>
        <w:rPr>
          <w:sz w:val="13"/>
        </w:rPr>
        <w:sectPr w:rsidR="004E7388">
          <w:pgSz w:w="11910" w:h="15880"/>
          <w:pgMar w:top="920" w:right="992" w:bottom="700" w:left="992" w:header="702" w:footer="517" w:gutter="0"/>
          <w:cols w:space="720"/>
        </w:sectPr>
      </w:pPr>
    </w:p>
    <w:p w14:paraId="55E0F2A8" w14:textId="77777777" w:rsidR="004E7388" w:rsidRDefault="004E7388">
      <w:pPr>
        <w:spacing w:before="74" w:line="259" w:lineRule="auto"/>
        <w:ind w:left="399"/>
        <w:rPr>
          <w:sz w:val="16"/>
        </w:rPr>
      </w:pPr>
      <w:hyperlink r:id="rId136">
        <w:r>
          <w:rPr>
            <w:rFonts w:ascii="BIZ UDGothic"/>
            <w:color w:val="2F4F4F"/>
            <w:spacing w:val="-2"/>
            <w:w w:val="105"/>
            <w:sz w:val="13"/>
          </w:rPr>
          <w:t>arXiv:https://doi.org/10.1080/23311916.2024.2313891</w:t>
        </w:r>
        <w:r>
          <w:rPr>
            <w:spacing w:val="-2"/>
            <w:w w:val="105"/>
            <w:sz w:val="16"/>
          </w:rPr>
          <w:t>,</w:t>
        </w:r>
      </w:hyperlink>
      <w:r>
        <w:rPr>
          <w:spacing w:val="40"/>
          <w:w w:val="105"/>
          <w:sz w:val="16"/>
        </w:rPr>
        <w:t xml:space="preserve"> </w:t>
      </w:r>
      <w:hyperlink r:id="rId137">
        <w:r>
          <w:rPr>
            <w:rFonts w:ascii="BIZ UDGothic"/>
            <w:color w:val="2F4F4F"/>
            <w:spacing w:val="-2"/>
            <w:w w:val="105"/>
            <w:sz w:val="13"/>
          </w:rPr>
          <w:t>doi:10.1080/</w:t>
        </w:r>
      </w:hyperlink>
      <w:r>
        <w:rPr>
          <w:rFonts w:ascii="BIZ UDGothic"/>
          <w:color w:val="2F4F4F"/>
          <w:spacing w:val="-2"/>
          <w:w w:val="105"/>
          <w:sz w:val="13"/>
        </w:rPr>
        <w:t xml:space="preserve"> </w:t>
      </w:r>
      <w:hyperlink r:id="rId138">
        <w:r>
          <w:rPr>
            <w:rFonts w:ascii="BIZ UDGothic"/>
            <w:color w:val="2F4F4F"/>
            <w:spacing w:val="-2"/>
            <w:w w:val="105"/>
            <w:sz w:val="13"/>
          </w:rPr>
          <w:t>23311916.2024.2313891</w:t>
        </w:r>
      </w:hyperlink>
      <w:r>
        <w:rPr>
          <w:spacing w:val="-2"/>
          <w:w w:val="105"/>
          <w:sz w:val="16"/>
        </w:rPr>
        <w:t>.</w:t>
      </w:r>
    </w:p>
    <w:p w14:paraId="31CA0C5F" w14:textId="77777777" w:rsidR="004E7388" w:rsidRDefault="00000000">
      <w:pPr>
        <w:spacing w:before="1"/>
        <w:ind w:left="399"/>
        <w:rPr>
          <w:rFonts w:ascii="BIZ UDGothic"/>
          <w:sz w:val="13"/>
        </w:rPr>
      </w:pPr>
      <w:bookmarkStart w:id="217" w:name="_bookmark58"/>
      <w:bookmarkEnd w:id="217"/>
      <w:r>
        <w:rPr>
          <w:sz w:val="16"/>
        </w:rPr>
        <w:t>URL</w:t>
      </w:r>
      <w:r>
        <w:rPr>
          <w:spacing w:val="20"/>
          <w:sz w:val="16"/>
        </w:rPr>
        <w:t xml:space="preserve"> </w:t>
      </w:r>
      <w:hyperlink r:id="rId139">
        <w:r w:rsidR="004E7388">
          <w:rPr>
            <w:rFonts w:ascii="BIZ UDGothic"/>
            <w:color w:val="2F4F4F"/>
            <w:spacing w:val="-2"/>
            <w:sz w:val="13"/>
          </w:rPr>
          <w:t>https://doi.org/10.1080/23311916.2024.2313891</w:t>
        </w:r>
      </w:hyperlink>
    </w:p>
    <w:p w14:paraId="2F495D39" w14:textId="77777777" w:rsidR="004E7388" w:rsidRDefault="00000000">
      <w:pPr>
        <w:pStyle w:val="ListParagraph"/>
        <w:numPr>
          <w:ilvl w:val="0"/>
          <w:numId w:val="2"/>
        </w:numPr>
        <w:tabs>
          <w:tab w:val="left" w:pos="397"/>
          <w:tab w:val="left" w:pos="399"/>
        </w:tabs>
        <w:spacing w:before="15" w:line="259" w:lineRule="auto"/>
        <w:ind w:hanging="366"/>
        <w:jc w:val="both"/>
        <w:rPr>
          <w:sz w:val="16"/>
        </w:rPr>
      </w:pPr>
      <w:r>
        <w:rPr>
          <w:sz w:val="16"/>
        </w:rPr>
        <w:t>S. Mahato, N. Goyal, D. Ram, S. Paul, Detection of depression and</w:t>
      </w:r>
      <w:r>
        <w:rPr>
          <w:spacing w:val="40"/>
          <w:sz w:val="16"/>
        </w:rPr>
        <w:t xml:space="preserve"> </w:t>
      </w:r>
      <w:r>
        <w:rPr>
          <w:sz w:val="16"/>
        </w:rPr>
        <w:t>scaling of severity using six channel EEG data, J. Med. Syst. 44 (7)</w:t>
      </w:r>
      <w:r>
        <w:rPr>
          <w:spacing w:val="40"/>
          <w:sz w:val="16"/>
        </w:rPr>
        <w:t xml:space="preserve"> </w:t>
      </w:r>
      <w:bookmarkStart w:id="218" w:name="_bookmark59"/>
      <w:bookmarkEnd w:id="218"/>
      <w:r>
        <w:rPr>
          <w:sz w:val="16"/>
        </w:rPr>
        <w:t>(2020)</w:t>
      </w:r>
      <w:r>
        <w:rPr>
          <w:spacing w:val="-3"/>
          <w:sz w:val="16"/>
        </w:rPr>
        <w:t xml:space="preserve"> </w:t>
      </w:r>
      <w:r>
        <w:rPr>
          <w:sz w:val="16"/>
        </w:rPr>
        <w:t>118.</w:t>
      </w:r>
    </w:p>
    <w:p w14:paraId="2C8A1CD7" w14:textId="77777777" w:rsidR="004E7388" w:rsidRDefault="00000000">
      <w:pPr>
        <w:pStyle w:val="ListParagraph"/>
        <w:numPr>
          <w:ilvl w:val="0"/>
          <w:numId w:val="2"/>
        </w:numPr>
        <w:tabs>
          <w:tab w:val="left" w:pos="398"/>
        </w:tabs>
        <w:ind w:left="398" w:hanging="364"/>
        <w:jc w:val="both"/>
        <w:rPr>
          <w:sz w:val="16"/>
        </w:rPr>
      </w:pPr>
      <w:r>
        <w:rPr>
          <w:sz w:val="16"/>
        </w:rPr>
        <w:t>H.</w:t>
      </w:r>
      <w:r>
        <w:rPr>
          <w:spacing w:val="7"/>
          <w:sz w:val="16"/>
        </w:rPr>
        <w:t xml:space="preserve"> </w:t>
      </w:r>
      <w:r>
        <w:rPr>
          <w:sz w:val="16"/>
        </w:rPr>
        <w:t>Zhang,</w:t>
      </w:r>
      <w:r>
        <w:rPr>
          <w:spacing w:val="7"/>
          <w:sz w:val="16"/>
        </w:rPr>
        <w:t xml:space="preserve"> </w:t>
      </w:r>
      <w:r>
        <w:rPr>
          <w:sz w:val="16"/>
        </w:rPr>
        <w:t>Q.-Q.</w:t>
      </w:r>
      <w:r>
        <w:rPr>
          <w:spacing w:val="8"/>
          <w:sz w:val="16"/>
        </w:rPr>
        <w:t xml:space="preserve"> </w:t>
      </w:r>
      <w:r>
        <w:rPr>
          <w:sz w:val="16"/>
        </w:rPr>
        <w:t>Zhou,</w:t>
      </w:r>
      <w:r>
        <w:rPr>
          <w:spacing w:val="7"/>
          <w:sz w:val="16"/>
        </w:rPr>
        <w:t xml:space="preserve"> </w:t>
      </w:r>
      <w:r>
        <w:rPr>
          <w:sz w:val="16"/>
        </w:rPr>
        <w:t>H.</w:t>
      </w:r>
      <w:r>
        <w:rPr>
          <w:spacing w:val="7"/>
          <w:sz w:val="16"/>
        </w:rPr>
        <w:t xml:space="preserve"> </w:t>
      </w:r>
      <w:r>
        <w:rPr>
          <w:sz w:val="16"/>
        </w:rPr>
        <w:t>Chen,</w:t>
      </w:r>
      <w:r>
        <w:rPr>
          <w:spacing w:val="8"/>
          <w:sz w:val="16"/>
        </w:rPr>
        <w:t xml:space="preserve"> </w:t>
      </w:r>
      <w:r>
        <w:rPr>
          <w:sz w:val="16"/>
        </w:rPr>
        <w:t>X.-Q.</w:t>
      </w:r>
      <w:r>
        <w:rPr>
          <w:spacing w:val="7"/>
          <w:sz w:val="16"/>
        </w:rPr>
        <w:t xml:space="preserve"> </w:t>
      </w:r>
      <w:r>
        <w:rPr>
          <w:sz w:val="16"/>
        </w:rPr>
        <w:t>Hu,</w:t>
      </w:r>
      <w:r>
        <w:rPr>
          <w:spacing w:val="7"/>
          <w:sz w:val="16"/>
        </w:rPr>
        <w:t xml:space="preserve"> </w:t>
      </w:r>
      <w:r>
        <w:rPr>
          <w:sz w:val="16"/>
        </w:rPr>
        <w:t>W.-G.</w:t>
      </w:r>
      <w:r>
        <w:rPr>
          <w:spacing w:val="8"/>
          <w:sz w:val="16"/>
        </w:rPr>
        <w:t xml:space="preserve"> </w:t>
      </w:r>
      <w:r>
        <w:rPr>
          <w:sz w:val="16"/>
        </w:rPr>
        <w:t>Li,</w:t>
      </w:r>
      <w:r>
        <w:rPr>
          <w:spacing w:val="7"/>
          <w:sz w:val="16"/>
        </w:rPr>
        <w:t xml:space="preserve"> </w:t>
      </w:r>
      <w:r>
        <w:rPr>
          <w:sz w:val="16"/>
        </w:rPr>
        <w:t>Y.</w:t>
      </w:r>
      <w:r>
        <w:rPr>
          <w:spacing w:val="7"/>
          <w:sz w:val="16"/>
        </w:rPr>
        <w:t xml:space="preserve"> </w:t>
      </w:r>
      <w:r>
        <w:rPr>
          <w:sz w:val="16"/>
        </w:rPr>
        <w:t>Bai,</w:t>
      </w:r>
      <w:r>
        <w:rPr>
          <w:spacing w:val="8"/>
          <w:sz w:val="16"/>
        </w:rPr>
        <w:t xml:space="preserve"> </w:t>
      </w:r>
      <w:r>
        <w:rPr>
          <w:sz w:val="16"/>
        </w:rPr>
        <w:t>J.-</w:t>
      </w:r>
      <w:r>
        <w:rPr>
          <w:spacing w:val="-5"/>
          <w:sz w:val="16"/>
        </w:rPr>
        <w:t>X.</w:t>
      </w:r>
    </w:p>
    <w:p w14:paraId="4981225F" w14:textId="77777777" w:rsidR="004E7388" w:rsidRDefault="00000000">
      <w:pPr>
        <w:spacing w:before="15" w:line="259" w:lineRule="auto"/>
        <w:ind w:left="399"/>
        <w:jc w:val="both"/>
        <w:rPr>
          <w:sz w:val="16"/>
        </w:rPr>
      </w:pPr>
      <w:r>
        <w:rPr>
          <w:sz w:val="16"/>
        </w:rPr>
        <w:t>Han, Y. Wang, Z.-H. Liang, D. Chen, F.-Y. Cong, J.-Q. Yan, X.-L.</w:t>
      </w:r>
      <w:r>
        <w:rPr>
          <w:spacing w:val="40"/>
          <w:sz w:val="16"/>
        </w:rPr>
        <w:t xml:space="preserve"> </w:t>
      </w:r>
      <w:r>
        <w:rPr>
          <w:sz w:val="16"/>
        </w:rPr>
        <w:t>Li, The applied principles of eeg analysis methods in neuroscience</w:t>
      </w:r>
      <w:r>
        <w:rPr>
          <w:spacing w:val="40"/>
          <w:sz w:val="16"/>
        </w:rPr>
        <w:t xml:space="preserve"> </w:t>
      </w:r>
      <w:r>
        <w:rPr>
          <w:sz w:val="16"/>
        </w:rPr>
        <w:t>and</w:t>
      </w:r>
      <w:r>
        <w:rPr>
          <w:spacing w:val="-9"/>
          <w:sz w:val="16"/>
        </w:rPr>
        <w:t xml:space="preserve"> </w:t>
      </w:r>
      <w:r>
        <w:rPr>
          <w:sz w:val="16"/>
        </w:rPr>
        <w:t>clinical</w:t>
      </w:r>
      <w:r>
        <w:rPr>
          <w:spacing w:val="-9"/>
          <w:sz w:val="16"/>
        </w:rPr>
        <w:t xml:space="preserve"> </w:t>
      </w:r>
      <w:r>
        <w:rPr>
          <w:sz w:val="16"/>
        </w:rPr>
        <w:t>neurology,</w:t>
      </w:r>
      <w:r>
        <w:rPr>
          <w:spacing w:val="-9"/>
          <w:sz w:val="16"/>
        </w:rPr>
        <w:t xml:space="preserve"> </w:t>
      </w:r>
      <w:r>
        <w:rPr>
          <w:sz w:val="16"/>
        </w:rPr>
        <w:t>Military</w:t>
      </w:r>
      <w:r>
        <w:rPr>
          <w:spacing w:val="-9"/>
          <w:sz w:val="16"/>
        </w:rPr>
        <w:t xml:space="preserve"> </w:t>
      </w:r>
      <w:r>
        <w:rPr>
          <w:sz w:val="16"/>
        </w:rPr>
        <w:t>Medical</w:t>
      </w:r>
      <w:r>
        <w:rPr>
          <w:spacing w:val="-9"/>
          <w:sz w:val="16"/>
        </w:rPr>
        <w:t xml:space="preserve"> </w:t>
      </w:r>
      <w:r>
        <w:rPr>
          <w:sz w:val="16"/>
        </w:rPr>
        <w:t>Research</w:t>
      </w:r>
      <w:r>
        <w:rPr>
          <w:spacing w:val="-9"/>
          <w:sz w:val="16"/>
        </w:rPr>
        <w:t xml:space="preserve"> </w:t>
      </w:r>
      <w:r>
        <w:rPr>
          <w:sz w:val="16"/>
        </w:rPr>
        <w:t>10</w:t>
      </w:r>
      <w:r>
        <w:rPr>
          <w:spacing w:val="-9"/>
          <w:sz w:val="16"/>
        </w:rPr>
        <w:t xml:space="preserve"> </w:t>
      </w:r>
      <w:r>
        <w:rPr>
          <w:sz w:val="16"/>
        </w:rPr>
        <w:t>(1)</w:t>
      </w:r>
      <w:r>
        <w:rPr>
          <w:spacing w:val="-9"/>
          <w:sz w:val="16"/>
        </w:rPr>
        <w:t xml:space="preserve"> </w:t>
      </w:r>
      <w:r>
        <w:rPr>
          <w:sz w:val="16"/>
        </w:rPr>
        <w:t>(dec</w:t>
      </w:r>
      <w:r>
        <w:rPr>
          <w:spacing w:val="-9"/>
          <w:sz w:val="16"/>
        </w:rPr>
        <w:t xml:space="preserve"> </w:t>
      </w:r>
      <w:r>
        <w:rPr>
          <w:sz w:val="16"/>
        </w:rPr>
        <w:t>2023).</w:t>
      </w:r>
      <w:r>
        <w:rPr>
          <w:spacing w:val="40"/>
          <w:sz w:val="16"/>
        </w:rPr>
        <w:t xml:space="preserve"> </w:t>
      </w:r>
      <w:bookmarkStart w:id="219" w:name="_bookmark60"/>
      <w:bookmarkEnd w:id="219"/>
      <w:r>
        <w:fldChar w:fldCharType="begin"/>
      </w:r>
      <w:r>
        <w:instrText>HYPERLINK "https://doi.org/10.1186/s40779-023-00502-7" \h</w:instrText>
      </w:r>
      <w:r>
        <w:fldChar w:fldCharType="separate"/>
      </w:r>
      <w:r>
        <w:rPr>
          <w:rFonts w:ascii="BIZ UDGothic"/>
          <w:color w:val="2F4F4F"/>
          <w:spacing w:val="-2"/>
          <w:sz w:val="13"/>
        </w:rPr>
        <w:t>doi:10.1186/s40779-023-00502-7</w:t>
      </w:r>
      <w:r>
        <w:fldChar w:fldCharType="end"/>
      </w:r>
      <w:r>
        <w:rPr>
          <w:spacing w:val="-2"/>
          <w:sz w:val="16"/>
        </w:rPr>
        <w:t>.</w:t>
      </w:r>
    </w:p>
    <w:p w14:paraId="7A106E2D" w14:textId="77777777" w:rsidR="004E7388" w:rsidRDefault="00000000">
      <w:pPr>
        <w:pStyle w:val="ListParagraph"/>
        <w:numPr>
          <w:ilvl w:val="0"/>
          <w:numId w:val="2"/>
        </w:numPr>
        <w:tabs>
          <w:tab w:val="left" w:pos="397"/>
          <w:tab w:val="left" w:pos="399"/>
        </w:tabs>
        <w:spacing w:line="259" w:lineRule="auto"/>
        <w:ind w:hanging="366"/>
        <w:jc w:val="both"/>
        <w:rPr>
          <w:sz w:val="16"/>
        </w:rPr>
      </w:pPr>
      <w:r>
        <w:rPr>
          <w:sz w:val="16"/>
        </w:rPr>
        <w:t>P. Welch, The use of fast fourier transform for the estimation of</w:t>
      </w:r>
      <w:r>
        <w:rPr>
          <w:spacing w:val="40"/>
          <w:sz w:val="16"/>
        </w:rPr>
        <w:t xml:space="preserve"> </w:t>
      </w:r>
      <w:r>
        <w:rPr>
          <w:spacing w:val="-2"/>
          <w:sz w:val="16"/>
        </w:rPr>
        <w:t>power</w:t>
      </w:r>
      <w:r>
        <w:rPr>
          <w:spacing w:val="-8"/>
          <w:sz w:val="16"/>
        </w:rPr>
        <w:t xml:space="preserve"> </w:t>
      </w:r>
      <w:r>
        <w:rPr>
          <w:spacing w:val="-2"/>
          <w:sz w:val="16"/>
        </w:rPr>
        <w:t>spectra:</w:t>
      </w:r>
      <w:r>
        <w:rPr>
          <w:spacing w:val="-8"/>
          <w:sz w:val="16"/>
        </w:rPr>
        <w:t xml:space="preserve"> </w:t>
      </w:r>
      <w:r>
        <w:rPr>
          <w:spacing w:val="-2"/>
          <w:sz w:val="16"/>
        </w:rPr>
        <w:t>A</w:t>
      </w:r>
      <w:r>
        <w:rPr>
          <w:spacing w:val="-8"/>
          <w:sz w:val="16"/>
        </w:rPr>
        <w:t xml:space="preserve"> </w:t>
      </w:r>
      <w:r>
        <w:rPr>
          <w:spacing w:val="-2"/>
          <w:sz w:val="16"/>
        </w:rPr>
        <w:t>method</w:t>
      </w:r>
      <w:r>
        <w:rPr>
          <w:spacing w:val="-8"/>
          <w:sz w:val="16"/>
        </w:rPr>
        <w:t xml:space="preserve"> </w:t>
      </w:r>
      <w:r>
        <w:rPr>
          <w:spacing w:val="-2"/>
          <w:sz w:val="16"/>
        </w:rPr>
        <w:t>based</w:t>
      </w:r>
      <w:r>
        <w:rPr>
          <w:spacing w:val="-8"/>
          <w:sz w:val="16"/>
        </w:rPr>
        <w:t xml:space="preserve"> </w:t>
      </w:r>
      <w:r>
        <w:rPr>
          <w:spacing w:val="-2"/>
          <w:sz w:val="16"/>
        </w:rPr>
        <w:t>on</w:t>
      </w:r>
      <w:r>
        <w:rPr>
          <w:spacing w:val="-8"/>
          <w:sz w:val="16"/>
        </w:rPr>
        <w:t xml:space="preserve"> </w:t>
      </w:r>
      <w:r>
        <w:rPr>
          <w:spacing w:val="-2"/>
          <w:sz w:val="16"/>
        </w:rPr>
        <w:t>time</w:t>
      </w:r>
      <w:r>
        <w:rPr>
          <w:spacing w:val="-8"/>
          <w:sz w:val="16"/>
        </w:rPr>
        <w:t xml:space="preserve"> </w:t>
      </w:r>
      <w:r>
        <w:rPr>
          <w:spacing w:val="-2"/>
          <w:sz w:val="16"/>
        </w:rPr>
        <w:t>averaging</w:t>
      </w:r>
      <w:r>
        <w:rPr>
          <w:spacing w:val="-8"/>
          <w:sz w:val="16"/>
        </w:rPr>
        <w:t xml:space="preserve"> </w:t>
      </w:r>
      <w:r>
        <w:rPr>
          <w:spacing w:val="-2"/>
          <w:sz w:val="16"/>
        </w:rPr>
        <w:t>over</w:t>
      </w:r>
      <w:r>
        <w:rPr>
          <w:spacing w:val="-8"/>
          <w:sz w:val="16"/>
        </w:rPr>
        <w:t xml:space="preserve"> </w:t>
      </w:r>
      <w:r>
        <w:rPr>
          <w:spacing w:val="-2"/>
          <w:sz w:val="16"/>
        </w:rPr>
        <w:t>short,</w:t>
      </w:r>
      <w:r>
        <w:rPr>
          <w:spacing w:val="-8"/>
          <w:sz w:val="16"/>
        </w:rPr>
        <w:t xml:space="preserve"> </w:t>
      </w:r>
      <w:r>
        <w:rPr>
          <w:spacing w:val="-2"/>
          <w:sz w:val="16"/>
        </w:rPr>
        <w:t>modified</w:t>
      </w:r>
      <w:r>
        <w:rPr>
          <w:spacing w:val="40"/>
          <w:sz w:val="16"/>
        </w:rPr>
        <w:t xml:space="preserve"> </w:t>
      </w:r>
      <w:r>
        <w:rPr>
          <w:sz w:val="16"/>
        </w:rPr>
        <w:t>periodograms, IEEE Transactions on Audio and Electroacoustics</w:t>
      </w:r>
      <w:r>
        <w:rPr>
          <w:spacing w:val="80"/>
          <w:sz w:val="16"/>
        </w:rPr>
        <w:t xml:space="preserve"> </w:t>
      </w:r>
      <w:bookmarkStart w:id="220" w:name="_bookmark61"/>
      <w:bookmarkEnd w:id="220"/>
      <w:r>
        <w:rPr>
          <w:sz w:val="16"/>
        </w:rPr>
        <w:t>15 (2) (1967) 70–73.</w:t>
      </w:r>
      <w:r>
        <w:rPr>
          <w:spacing w:val="40"/>
          <w:sz w:val="16"/>
        </w:rPr>
        <w:t xml:space="preserve"> </w:t>
      </w:r>
      <w:hyperlink r:id="rId140">
        <w:r w:rsidR="004E7388">
          <w:rPr>
            <w:rFonts w:ascii="BIZ UDGothic" w:hAnsi="BIZ UDGothic"/>
            <w:color w:val="2F4F4F"/>
            <w:sz w:val="13"/>
          </w:rPr>
          <w:t>doi:10.1109/TAU.1967.1161901</w:t>
        </w:r>
      </w:hyperlink>
      <w:r>
        <w:rPr>
          <w:sz w:val="16"/>
        </w:rPr>
        <w:t>.</w:t>
      </w:r>
    </w:p>
    <w:p w14:paraId="635FA21E" w14:textId="77777777" w:rsidR="004E7388" w:rsidRDefault="00000000">
      <w:pPr>
        <w:pStyle w:val="ListParagraph"/>
        <w:numPr>
          <w:ilvl w:val="0"/>
          <w:numId w:val="2"/>
        </w:numPr>
        <w:tabs>
          <w:tab w:val="left" w:pos="397"/>
          <w:tab w:val="left" w:pos="399"/>
        </w:tabs>
        <w:spacing w:before="3" w:line="259" w:lineRule="auto"/>
        <w:ind w:hanging="366"/>
        <w:jc w:val="both"/>
        <w:rPr>
          <w:sz w:val="16"/>
        </w:rPr>
      </w:pPr>
      <w:r>
        <w:rPr>
          <w:sz w:val="16"/>
        </w:rPr>
        <w:t>W. Mumtaz, L. Xia, M. A. Mohd Yasin, S. S. Azhar Ali, A. S.</w:t>
      </w:r>
      <w:r>
        <w:rPr>
          <w:spacing w:val="40"/>
          <w:sz w:val="16"/>
        </w:rPr>
        <w:t xml:space="preserve"> </w:t>
      </w:r>
      <w:r>
        <w:rPr>
          <w:sz w:val="16"/>
        </w:rPr>
        <w:t>Malik, A wavelet-based technique to predict treatment outcome for</w:t>
      </w:r>
      <w:r>
        <w:rPr>
          <w:spacing w:val="40"/>
          <w:sz w:val="16"/>
        </w:rPr>
        <w:t xml:space="preserve"> </w:t>
      </w:r>
      <w:r>
        <w:rPr>
          <w:sz w:val="16"/>
        </w:rPr>
        <w:t>major</w:t>
      </w:r>
      <w:r>
        <w:rPr>
          <w:spacing w:val="-8"/>
          <w:sz w:val="16"/>
        </w:rPr>
        <w:t xml:space="preserve"> </w:t>
      </w:r>
      <w:r>
        <w:rPr>
          <w:sz w:val="16"/>
        </w:rPr>
        <w:t>depressive</w:t>
      </w:r>
      <w:r>
        <w:rPr>
          <w:spacing w:val="-8"/>
          <w:sz w:val="16"/>
        </w:rPr>
        <w:t xml:space="preserve"> </w:t>
      </w:r>
      <w:r>
        <w:rPr>
          <w:sz w:val="16"/>
        </w:rPr>
        <w:t>disorder,</w:t>
      </w:r>
      <w:r>
        <w:rPr>
          <w:spacing w:val="-8"/>
          <w:sz w:val="16"/>
        </w:rPr>
        <w:t xml:space="preserve"> </w:t>
      </w:r>
      <w:r>
        <w:rPr>
          <w:sz w:val="16"/>
        </w:rPr>
        <w:t>PLOS</w:t>
      </w:r>
      <w:r>
        <w:rPr>
          <w:spacing w:val="-8"/>
          <w:sz w:val="16"/>
        </w:rPr>
        <w:t xml:space="preserve"> </w:t>
      </w:r>
      <w:r>
        <w:rPr>
          <w:sz w:val="16"/>
        </w:rPr>
        <w:t>ONE</w:t>
      </w:r>
      <w:r>
        <w:rPr>
          <w:spacing w:val="-8"/>
          <w:sz w:val="16"/>
        </w:rPr>
        <w:t xml:space="preserve"> </w:t>
      </w:r>
      <w:r>
        <w:rPr>
          <w:sz w:val="16"/>
        </w:rPr>
        <w:t>12</w:t>
      </w:r>
      <w:r>
        <w:rPr>
          <w:spacing w:val="-8"/>
          <w:sz w:val="16"/>
        </w:rPr>
        <w:t xml:space="preserve"> </w:t>
      </w:r>
      <w:r>
        <w:rPr>
          <w:sz w:val="16"/>
        </w:rPr>
        <w:t>(2)</w:t>
      </w:r>
      <w:r>
        <w:rPr>
          <w:spacing w:val="-8"/>
          <w:sz w:val="16"/>
        </w:rPr>
        <w:t xml:space="preserve"> </w:t>
      </w:r>
      <w:r>
        <w:rPr>
          <w:sz w:val="16"/>
        </w:rPr>
        <w:t>(2017)</w:t>
      </w:r>
      <w:r>
        <w:rPr>
          <w:spacing w:val="-8"/>
          <w:sz w:val="16"/>
        </w:rPr>
        <w:t xml:space="preserve"> </w:t>
      </w:r>
      <w:r>
        <w:rPr>
          <w:sz w:val="16"/>
        </w:rPr>
        <w:t>e0171409.</w:t>
      </w:r>
      <w:r>
        <w:rPr>
          <w:spacing w:val="6"/>
          <w:sz w:val="16"/>
        </w:rPr>
        <w:t xml:space="preserve"> </w:t>
      </w:r>
      <w:hyperlink r:id="rId141">
        <w:r w:rsidR="004E7388">
          <w:rPr>
            <w:rFonts w:ascii="BIZ UDGothic"/>
            <w:color w:val="2F4F4F"/>
            <w:sz w:val="13"/>
          </w:rPr>
          <w:t>doi:</w:t>
        </w:r>
      </w:hyperlink>
      <w:r>
        <w:rPr>
          <w:rFonts w:ascii="BIZ UDGothic"/>
          <w:color w:val="2F4F4F"/>
          <w:sz w:val="13"/>
        </w:rPr>
        <w:t xml:space="preserve"> </w:t>
      </w:r>
      <w:bookmarkStart w:id="221" w:name="_bookmark62"/>
      <w:bookmarkEnd w:id="221"/>
      <w:r>
        <w:fldChar w:fldCharType="begin"/>
      </w:r>
      <w:r>
        <w:instrText>HYPERLINK "https://doi.org/10.1371/journal.pone.0171409" \h</w:instrText>
      </w:r>
      <w:r>
        <w:fldChar w:fldCharType="separate"/>
      </w:r>
      <w:r>
        <w:rPr>
          <w:rFonts w:ascii="BIZ UDGothic"/>
          <w:color w:val="2F4F4F"/>
          <w:spacing w:val="-2"/>
          <w:sz w:val="13"/>
        </w:rPr>
        <w:t>10.1371/journal.pone.0171409</w:t>
      </w:r>
      <w:r>
        <w:fldChar w:fldCharType="end"/>
      </w:r>
      <w:r>
        <w:rPr>
          <w:spacing w:val="-2"/>
          <w:sz w:val="16"/>
        </w:rPr>
        <w:t>.</w:t>
      </w:r>
    </w:p>
    <w:p w14:paraId="66DB36C8" w14:textId="77777777" w:rsidR="004E7388" w:rsidRDefault="00000000">
      <w:pPr>
        <w:pStyle w:val="ListParagraph"/>
        <w:numPr>
          <w:ilvl w:val="0"/>
          <w:numId w:val="2"/>
        </w:numPr>
        <w:tabs>
          <w:tab w:val="left" w:pos="397"/>
          <w:tab w:val="left" w:pos="399"/>
        </w:tabs>
        <w:spacing w:line="259" w:lineRule="auto"/>
        <w:ind w:hanging="366"/>
        <w:jc w:val="both"/>
        <w:rPr>
          <w:sz w:val="16"/>
        </w:rPr>
      </w:pPr>
      <w:r>
        <w:rPr>
          <w:spacing w:val="-2"/>
          <w:sz w:val="16"/>
        </w:rPr>
        <w:t>N.</w:t>
      </w:r>
      <w:r>
        <w:rPr>
          <w:spacing w:val="-8"/>
          <w:sz w:val="16"/>
        </w:rPr>
        <w:t xml:space="preserve"> </w:t>
      </w:r>
      <w:r>
        <w:rPr>
          <w:spacing w:val="-2"/>
          <w:sz w:val="16"/>
        </w:rPr>
        <w:t>Jaworska,</w:t>
      </w:r>
      <w:r>
        <w:rPr>
          <w:spacing w:val="-8"/>
          <w:sz w:val="16"/>
        </w:rPr>
        <w:t xml:space="preserve"> </w:t>
      </w:r>
      <w:r>
        <w:rPr>
          <w:spacing w:val="-2"/>
          <w:sz w:val="16"/>
        </w:rPr>
        <w:t>H.</w:t>
      </w:r>
      <w:r>
        <w:rPr>
          <w:spacing w:val="-8"/>
          <w:sz w:val="16"/>
        </w:rPr>
        <w:t xml:space="preserve"> </w:t>
      </w:r>
      <w:r>
        <w:rPr>
          <w:spacing w:val="-2"/>
          <w:sz w:val="16"/>
        </w:rPr>
        <w:t>Wang,</w:t>
      </w:r>
      <w:r>
        <w:rPr>
          <w:spacing w:val="-8"/>
          <w:sz w:val="16"/>
        </w:rPr>
        <w:t xml:space="preserve"> </w:t>
      </w:r>
      <w:r>
        <w:rPr>
          <w:spacing w:val="-2"/>
          <w:sz w:val="16"/>
        </w:rPr>
        <w:t>D.</w:t>
      </w:r>
      <w:r>
        <w:rPr>
          <w:spacing w:val="-8"/>
          <w:sz w:val="16"/>
        </w:rPr>
        <w:t xml:space="preserve"> </w:t>
      </w:r>
      <w:r>
        <w:rPr>
          <w:spacing w:val="-2"/>
          <w:sz w:val="16"/>
        </w:rPr>
        <w:t>M.</w:t>
      </w:r>
      <w:r>
        <w:rPr>
          <w:spacing w:val="-8"/>
          <w:sz w:val="16"/>
        </w:rPr>
        <w:t xml:space="preserve"> </w:t>
      </w:r>
      <w:r>
        <w:rPr>
          <w:spacing w:val="-2"/>
          <w:sz w:val="16"/>
        </w:rPr>
        <w:t>Smith,</w:t>
      </w:r>
      <w:r>
        <w:rPr>
          <w:spacing w:val="-8"/>
          <w:sz w:val="16"/>
        </w:rPr>
        <w:t xml:space="preserve"> </w:t>
      </w:r>
      <w:r>
        <w:rPr>
          <w:spacing w:val="-2"/>
          <w:sz w:val="16"/>
        </w:rPr>
        <w:t>P.</w:t>
      </w:r>
      <w:r>
        <w:rPr>
          <w:spacing w:val="-8"/>
          <w:sz w:val="16"/>
        </w:rPr>
        <w:t xml:space="preserve"> </w:t>
      </w:r>
      <w:r>
        <w:rPr>
          <w:spacing w:val="-2"/>
          <w:sz w:val="16"/>
        </w:rPr>
        <w:t>Blier,</w:t>
      </w:r>
      <w:r>
        <w:rPr>
          <w:spacing w:val="-8"/>
          <w:sz w:val="16"/>
        </w:rPr>
        <w:t xml:space="preserve"> </w:t>
      </w:r>
      <w:r>
        <w:rPr>
          <w:spacing w:val="-2"/>
          <w:sz w:val="16"/>
        </w:rPr>
        <w:t>V.</w:t>
      </w:r>
      <w:r>
        <w:rPr>
          <w:spacing w:val="-8"/>
          <w:sz w:val="16"/>
        </w:rPr>
        <w:t xml:space="preserve"> </w:t>
      </w:r>
      <w:r>
        <w:rPr>
          <w:spacing w:val="-2"/>
          <w:sz w:val="16"/>
        </w:rPr>
        <w:t>Knott,</w:t>
      </w:r>
      <w:r>
        <w:rPr>
          <w:spacing w:val="-8"/>
          <w:sz w:val="16"/>
        </w:rPr>
        <w:t xml:space="preserve"> </w:t>
      </w:r>
      <w:r>
        <w:rPr>
          <w:spacing w:val="-2"/>
          <w:sz w:val="16"/>
        </w:rPr>
        <w:t>A.</w:t>
      </w:r>
      <w:r>
        <w:rPr>
          <w:spacing w:val="-8"/>
          <w:sz w:val="16"/>
        </w:rPr>
        <w:t xml:space="preserve"> </w:t>
      </w:r>
      <w:r>
        <w:rPr>
          <w:spacing w:val="-2"/>
          <w:sz w:val="16"/>
        </w:rPr>
        <w:t>B.</w:t>
      </w:r>
      <w:r>
        <w:rPr>
          <w:spacing w:val="-8"/>
          <w:sz w:val="16"/>
        </w:rPr>
        <w:t xml:space="preserve"> </w:t>
      </w:r>
      <w:r>
        <w:rPr>
          <w:spacing w:val="-2"/>
          <w:sz w:val="16"/>
        </w:rPr>
        <w:t>Protzner,</w:t>
      </w:r>
      <w:r>
        <w:rPr>
          <w:spacing w:val="40"/>
          <w:sz w:val="16"/>
        </w:rPr>
        <w:t xml:space="preserve"> </w:t>
      </w:r>
      <w:r>
        <w:rPr>
          <w:sz w:val="16"/>
        </w:rPr>
        <w:t>Pre-treatment eeg signal variability is associated with treatment</w:t>
      </w:r>
      <w:r>
        <w:rPr>
          <w:spacing w:val="40"/>
          <w:sz w:val="16"/>
        </w:rPr>
        <w:t xml:space="preserve"> </w:t>
      </w:r>
      <w:r>
        <w:rPr>
          <w:sz w:val="16"/>
        </w:rPr>
        <w:t>success</w:t>
      </w:r>
      <w:r>
        <w:rPr>
          <w:spacing w:val="-10"/>
          <w:sz w:val="16"/>
        </w:rPr>
        <w:t xml:space="preserve"> </w:t>
      </w:r>
      <w:r>
        <w:rPr>
          <w:sz w:val="16"/>
        </w:rPr>
        <w:t>in</w:t>
      </w:r>
      <w:r>
        <w:rPr>
          <w:spacing w:val="-10"/>
          <w:sz w:val="16"/>
        </w:rPr>
        <w:t xml:space="preserve"> </w:t>
      </w:r>
      <w:r>
        <w:rPr>
          <w:sz w:val="16"/>
        </w:rPr>
        <w:t>depression,</w:t>
      </w:r>
      <w:r>
        <w:rPr>
          <w:spacing w:val="-10"/>
          <w:sz w:val="16"/>
        </w:rPr>
        <w:t xml:space="preserve"> </w:t>
      </w:r>
      <w:r>
        <w:rPr>
          <w:sz w:val="16"/>
        </w:rPr>
        <w:t>NeuroImage:</w:t>
      </w:r>
      <w:r>
        <w:rPr>
          <w:spacing w:val="-10"/>
          <w:sz w:val="16"/>
        </w:rPr>
        <w:t xml:space="preserve"> </w:t>
      </w:r>
      <w:r>
        <w:rPr>
          <w:sz w:val="16"/>
        </w:rPr>
        <w:t>Clinical</w:t>
      </w:r>
      <w:r>
        <w:rPr>
          <w:spacing w:val="-10"/>
          <w:sz w:val="16"/>
        </w:rPr>
        <w:t xml:space="preserve"> </w:t>
      </w:r>
      <w:r>
        <w:rPr>
          <w:sz w:val="16"/>
        </w:rPr>
        <w:t>17</w:t>
      </w:r>
      <w:r>
        <w:rPr>
          <w:spacing w:val="-10"/>
          <w:sz w:val="16"/>
        </w:rPr>
        <w:t xml:space="preserve"> </w:t>
      </w:r>
      <w:r>
        <w:rPr>
          <w:sz w:val="16"/>
        </w:rPr>
        <w:t>(2018)</w:t>
      </w:r>
      <w:r>
        <w:rPr>
          <w:spacing w:val="-10"/>
          <w:sz w:val="16"/>
        </w:rPr>
        <w:t xml:space="preserve"> </w:t>
      </w:r>
      <w:r>
        <w:rPr>
          <w:sz w:val="16"/>
        </w:rPr>
        <w:t>368–377.</w:t>
      </w:r>
      <w:r>
        <w:rPr>
          <w:spacing w:val="-10"/>
          <w:sz w:val="16"/>
        </w:rPr>
        <w:t xml:space="preserve"> </w:t>
      </w:r>
      <w:hyperlink r:id="rId142">
        <w:r w:rsidR="004E7388">
          <w:rPr>
            <w:rFonts w:ascii="BIZ UDGothic" w:hAnsi="BIZ UDGothic"/>
            <w:color w:val="2F4F4F"/>
            <w:sz w:val="13"/>
          </w:rPr>
          <w:t>doi:</w:t>
        </w:r>
      </w:hyperlink>
      <w:r>
        <w:rPr>
          <w:rFonts w:ascii="BIZ UDGothic" w:hAnsi="BIZ UDGothic"/>
          <w:color w:val="2F4F4F"/>
          <w:sz w:val="13"/>
        </w:rPr>
        <w:t xml:space="preserve"> </w:t>
      </w:r>
      <w:bookmarkStart w:id="222" w:name="_bookmark63"/>
      <w:bookmarkEnd w:id="222"/>
      <w:r>
        <w:fldChar w:fldCharType="begin"/>
      </w:r>
      <w:r>
        <w:instrText>HYPERLINK "https://doi.org/10.1016/j.nicl.2017.10.035" \h</w:instrText>
      </w:r>
      <w:r>
        <w:fldChar w:fldCharType="separate"/>
      </w:r>
      <w:r>
        <w:rPr>
          <w:rFonts w:ascii="BIZ UDGothic" w:hAnsi="BIZ UDGothic"/>
          <w:color w:val="2F4F4F"/>
          <w:spacing w:val="-2"/>
          <w:sz w:val="13"/>
        </w:rPr>
        <w:t>10.1016/j.nicl.2017.10.035</w:t>
      </w:r>
      <w:r>
        <w:fldChar w:fldCharType="end"/>
      </w:r>
      <w:r>
        <w:rPr>
          <w:spacing w:val="-2"/>
          <w:sz w:val="16"/>
        </w:rPr>
        <w:t>.</w:t>
      </w:r>
    </w:p>
    <w:p w14:paraId="02D1875A" w14:textId="77777777" w:rsidR="004E7388" w:rsidRDefault="00000000">
      <w:pPr>
        <w:pStyle w:val="ListParagraph"/>
        <w:numPr>
          <w:ilvl w:val="0"/>
          <w:numId w:val="2"/>
        </w:numPr>
        <w:tabs>
          <w:tab w:val="left" w:pos="397"/>
          <w:tab w:val="left" w:pos="399"/>
        </w:tabs>
        <w:spacing w:line="259" w:lineRule="auto"/>
        <w:ind w:hanging="366"/>
        <w:jc w:val="both"/>
        <w:rPr>
          <w:sz w:val="16"/>
        </w:rPr>
      </w:pPr>
      <w:r>
        <w:rPr>
          <w:sz w:val="16"/>
        </w:rPr>
        <w:t>B. Hjorth, Eeg analysis based on time domain properties,</w:t>
      </w:r>
      <w:r>
        <w:rPr>
          <w:spacing w:val="40"/>
          <w:sz w:val="16"/>
        </w:rPr>
        <w:t xml:space="preserve"> </w:t>
      </w:r>
      <w:r>
        <w:rPr>
          <w:sz w:val="16"/>
        </w:rPr>
        <w:t>Electroencephalography</w:t>
      </w:r>
      <w:r>
        <w:rPr>
          <w:spacing w:val="78"/>
          <w:sz w:val="16"/>
        </w:rPr>
        <w:t xml:space="preserve"> </w:t>
      </w:r>
      <w:r>
        <w:rPr>
          <w:sz w:val="16"/>
        </w:rPr>
        <w:t>and</w:t>
      </w:r>
      <w:r>
        <w:rPr>
          <w:spacing w:val="78"/>
          <w:sz w:val="16"/>
        </w:rPr>
        <w:t xml:space="preserve"> </w:t>
      </w:r>
      <w:r>
        <w:rPr>
          <w:sz w:val="16"/>
        </w:rPr>
        <w:t>Clinical</w:t>
      </w:r>
      <w:r>
        <w:rPr>
          <w:spacing w:val="78"/>
          <w:sz w:val="16"/>
        </w:rPr>
        <w:t xml:space="preserve"> </w:t>
      </w:r>
      <w:r>
        <w:rPr>
          <w:sz w:val="16"/>
        </w:rPr>
        <w:t>Neurophysiology</w:t>
      </w:r>
      <w:r>
        <w:rPr>
          <w:spacing w:val="78"/>
          <w:sz w:val="16"/>
        </w:rPr>
        <w:t xml:space="preserve"> </w:t>
      </w:r>
      <w:r>
        <w:rPr>
          <w:sz w:val="16"/>
        </w:rPr>
        <w:t>29</w:t>
      </w:r>
      <w:r>
        <w:rPr>
          <w:spacing w:val="78"/>
          <w:sz w:val="16"/>
        </w:rPr>
        <w:t xml:space="preserve"> </w:t>
      </w:r>
      <w:r>
        <w:rPr>
          <w:sz w:val="16"/>
        </w:rPr>
        <w:t>(3)</w:t>
      </w:r>
    </w:p>
    <w:p w14:paraId="3B42425D" w14:textId="77777777" w:rsidR="004E7388" w:rsidRDefault="00000000">
      <w:pPr>
        <w:spacing w:before="1"/>
        <w:ind w:left="399"/>
        <w:rPr>
          <w:sz w:val="16"/>
        </w:rPr>
      </w:pPr>
      <w:bookmarkStart w:id="223" w:name="_bookmark64"/>
      <w:bookmarkEnd w:id="223"/>
      <w:r>
        <w:rPr>
          <w:sz w:val="16"/>
        </w:rPr>
        <w:t>(1970)</w:t>
      </w:r>
      <w:r>
        <w:rPr>
          <w:spacing w:val="35"/>
          <w:sz w:val="16"/>
        </w:rPr>
        <w:t xml:space="preserve"> </w:t>
      </w:r>
      <w:r>
        <w:rPr>
          <w:sz w:val="16"/>
        </w:rPr>
        <w:t>306–310.</w:t>
      </w:r>
      <w:r>
        <w:rPr>
          <w:spacing w:val="70"/>
          <w:sz w:val="16"/>
        </w:rPr>
        <w:t xml:space="preserve"> </w:t>
      </w:r>
      <w:hyperlink r:id="rId143">
        <w:r w:rsidR="004E7388">
          <w:rPr>
            <w:rFonts w:ascii="BIZ UDGothic" w:hAnsi="BIZ UDGothic"/>
            <w:color w:val="2F4F4F"/>
            <w:sz w:val="13"/>
          </w:rPr>
          <w:t>doi:10.1016/0013-4694(70)90143-</w:t>
        </w:r>
        <w:r w:rsidR="004E7388">
          <w:rPr>
            <w:rFonts w:ascii="BIZ UDGothic" w:hAnsi="BIZ UDGothic"/>
            <w:color w:val="2F4F4F"/>
            <w:spacing w:val="-5"/>
            <w:sz w:val="13"/>
          </w:rPr>
          <w:t>4</w:t>
        </w:r>
      </w:hyperlink>
      <w:r>
        <w:rPr>
          <w:spacing w:val="-5"/>
          <w:sz w:val="16"/>
        </w:rPr>
        <w:t>.</w:t>
      </w:r>
    </w:p>
    <w:p w14:paraId="77F8CC3D" w14:textId="77777777" w:rsidR="004E7388" w:rsidRDefault="00000000">
      <w:pPr>
        <w:pStyle w:val="ListParagraph"/>
        <w:numPr>
          <w:ilvl w:val="0"/>
          <w:numId w:val="2"/>
        </w:numPr>
        <w:tabs>
          <w:tab w:val="left" w:pos="397"/>
          <w:tab w:val="left" w:pos="399"/>
        </w:tabs>
        <w:spacing w:before="15" w:line="259" w:lineRule="auto"/>
        <w:ind w:hanging="366"/>
        <w:jc w:val="both"/>
        <w:rPr>
          <w:sz w:val="16"/>
        </w:rPr>
      </w:pPr>
      <w:r>
        <w:rPr>
          <w:sz w:val="16"/>
        </w:rPr>
        <w:t>O.</w:t>
      </w:r>
      <w:r>
        <w:rPr>
          <w:spacing w:val="-1"/>
          <w:sz w:val="16"/>
        </w:rPr>
        <w:t xml:space="preserve"> </w:t>
      </w:r>
      <w:r>
        <w:rPr>
          <w:sz w:val="16"/>
        </w:rPr>
        <w:t>Faust, P.</w:t>
      </w:r>
      <w:r>
        <w:rPr>
          <w:spacing w:val="-1"/>
          <w:sz w:val="16"/>
        </w:rPr>
        <w:t xml:space="preserve"> </w:t>
      </w:r>
      <w:r>
        <w:rPr>
          <w:sz w:val="16"/>
        </w:rPr>
        <w:t>C. A.</w:t>
      </w:r>
      <w:r>
        <w:rPr>
          <w:spacing w:val="-1"/>
          <w:sz w:val="16"/>
        </w:rPr>
        <w:t xml:space="preserve"> </w:t>
      </w:r>
      <w:r>
        <w:rPr>
          <w:sz w:val="16"/>
        </w:rPr>
        <w:t>Ang, S.</w:t>
      </w:r>
      <w:r>
        <w:rPr>
          <w:spacing w:val="-1"/>
          <w:sz w:val="16"/>
        </w:rPr>
        <w:t xml:space="preserve"> </w:t>
      </w:r>
      <w:r>
        <w:rPr>
          <w:sz w:val="16"/>
        </w:rPr>
        <w:t>D. Puthankattil,</w:t>
      </w:r>
      <w:r>
        <w:rPr>
          <w:spacing w:val="-1"/>
          <w:sz w:val="16"/>
        </w:rPr>
        <w:t xml:space="preserve"> </w:t>
      </w:r>
      <w:r>
        <w:rPr>
          <w:sz w:val="16"/>
        </w:rPr>
        <w:t>P. K.</w:t>
      </w:r>
      <w:r>
        <w:rPr>
          <w:spacing w:val="-1"/>
          <w:sz w:val="16"/>
        </w:rPr>
        <w:t xml:space="preserve"> </w:t>
      </w:r>
      <w:r>
        <w:rPr>
          <w:sz w:val="16"/>
        </w:rPr>
        <w:t>Joseph, Depression</w:t>
      </w:r>
      <w:r>
        <w:rPr>
          <w:spacing w:val="40"/>
          <w:sz w:val="16"/>
        </w:rPr>
        <w:t xml:space="preserve"> </w:t>
      </w:r>
      <w:r>
        <w:rPr>
          <w:sz w:val="16"/>
        </w:rPr>
        <w:t>diagnosis support system based on eeg signal entropies, Journal of</w:t>
      </w:r>
      <w:r>
        <w:rPr>
          <w:spacing w:val="40"/>
          <w:sz w:val="16"/>
        </w:rPr>
        <w:t xml:space="preserve"> </w:t>
      </w:r>
      <w:r>
        <w:rPr>
          <w:sz w:val="16"/>
        </w:rPr>
        <w:t>Mechanics in Medicine and Biology 14 (3) (2014) 1450035.</w:t>
      </w:r>
      <w:r>
        <w:rPr>
          <w:spacing w:val="40"/>
          <w:sz w:val="16"/>
        </w:rPr>
        <w:t xml:space="preserve"> </w:t>
      </w:r>
      <w:hyperlink r:id="rId144">
        <w:r w:rsidR="004E7388">
          <w:rPr>
            <w:rFonts w:ascii="BIZ UDGothic"/>
            <w:color w:val="2F4F4F"/>
            <w:sz w:val="13"/>
          </w:rPr>
          <w:t>doi:</w:t>
        </w:r>
      </w:hyperlink>
      <w:r>
        <w:rPr>
          <w:rFonts w:ascii="BIZ UDGothic"/>
          <w:color w:val="2F4F4F"/>
          <w:sz w:val="13"/>
        </w:rPr>
        <w:t xml:space="preserve"> </w:t>
      </w:r>
      <w:bookmarkStart w:id="224" w:name="_bookmark65"/>
      <w:bookmarkEnd w:id="224"/>
      <w:r>
        <w:fldChar w:fldCharType="begin"/>
      </w:r>
      <w:r>
        <w:instrText>HYPERLINK "https://doi.org/10.1142/S0219519414500353" \h</w:instrText>
      </w:r>
      <w:r>
        <w:fldChar w:fldCharType="separate"/>
      </w:r>
      <w:r>
        <w:rPr>
          <w:rFonts w:ascii="BIZ UDGothic"/>
          <w:color w:val="2F4F4F"/>
          <w:spacing w:val="-2"/>
          <w:sz w:val="13"/>
        </w:rPr>
        <w:t>10.1142/S0219519414500353</w:t>
      </w:r>
      <w:r>
        <w:fldChar w:fldCharType="end"/>
      </w:r>
      <w:r>
        <w:rPr>
          <w:spacing w:val="-2"/>
          <w:sz w:val="16"/>
        </w:rPr>
        <w:t>.</w:t>
      </w:r>
    </w:p>
    <w:p w14:paraId="1EC04AEE" w14:textId="77777777" w:rsidR="004E7388" w:rsidRDefault="00000000">
      <w:pPr>
        <w:pStyle w:val="ListParagraph"/>
        <w:numPr>
          <w:ilvl w:val="0"/>
          <w:numId w:val="2"/>
        </w:numPr>
        <w:tabs>
          <w:tab w:val="left" w:pos="398"/>
        </w:tabs>
        <w:spacing w:before="3"/>
        <w:ind w:left="398" w:hanging="364"/>
        <w:jc w:val="both"/>
        <w:rPr>
          <w:sz w:val="16"/>
        </w:rPr>
      </w:pPr>
      <w:r>
        <w:rPr>
          <w:sz w:val="16"/>
        </w:rPr>
        <w:t>U.</w:t>
      </w:r>
      <w:r>
        <w:rPr>
          <w:spacing w:val="-8"/>
          <w:sz w:val="16"/>
        </w:rPr>
        <w:t xml:space="preserve"> </w:t>
      </w:r>
      <w:r>
        <w:rPr>
          <w:sz w:val="16"/>
        </w:rPr>
        <w:t>R.</w:t>
      </w:r>
      <w:r>
        <w:rPr>
          <w:spacing w:val="-7"/>
          <w:sz w:val="16"/>
        </w:rPr>
        <w:t xml:space="preserve"> </w:t>
      </w:r>
      <w:r>
        <w:rPr>
          <w:sz w:val="16"/>
        </w:rPr>
        <w:t>Acharya,</w:t>
      </w:r>
      <w:r>
        <w:rPr>
          <w:spacing w:val="-8"/>
          <w:sz w:val="16"/>
        </w:rPr>
        <w:t xml:space="preserve"> </w:t>
      </w:r>
      <w:r>
        <w:rPr>
          <w:sz w:val="16"/>
        </w:rPr>
        <w:t>V.</w:t>
      </w:r>
      <w:r>
        <w:rPr>
          <w:spacing w:val="-7"/>
          <w:sz w:val="16"/>
        </w:rPr>
        <w:t xml:space="preserve"> </w:t>
      </w:r>
      <w:r>
        <w:rPr>
          <w:sz w:val="16"/>
        </w:rPr>
        <w:t>K.</w:t>
      </w:r>
      <w:r>
        <w:rPr>
          <w:spacing w:val="-7"/>
          <w:sz w:val="16"/>
        </w:rPr>
        <w:t xml:space="preserve"> </w:t>
      </w:r>
      <w:r>
        <w:rPr>
          <w:sz w:val="16"/>
        </w:rPr>
        <w:t>Sudarshan,</w:t>
      </w:r>
      <w:r>
        <w:rPr>
          <w:spacing w:val="-8"/>
          <w:sz w:val="16"/>
        </w:rPr>
        <w:t xml:space="preserve"> </w:t>
      </w:r>
      <w:r>
        <w:rPr>
          <w:sz w:val="16"/>
        </w:rPr>
        <w:t>H.</w:t>
      </w:r>
      <w:r>
        <w:rPr>
          <w:spacing w:val="-7"/>
          <w:sz w:val="16"/>
        </w:rPr>
        <w:t xml:space="preserve"> </w:t>
      </w:r>
      <w:r>
        <w:rPr>
          <w:sz w:val="16"/>
        </w:rPr>
        <w:t>Adeli,</w:t>
      </w:r>
      <w:r>
        <w:rPr>
          <w:spacing w:val="-8"/>
          <w:sz w:val="16"/>
        </w:rPr>
        <w:t xml:space="preserve"> </w:t>
      </w:r>
      <w:r>
        <w:rPr>
          <w:sz w:val="16"/>
        </w:rPr>
        <w:t>J.</w:t>
      </w:r>
      <w:r>
        <w:rPr>
          <w:spacing w:val="-7"/>
          <w:sz w:val="16"/>
        </w:rPr>
        <w:t xml:space="preserve"> </w:t>
      </w:r>
      <w:r>
        <w:rPr>
          <w:sz w:val="16"/>
        </w:rPr>
        <w:t>Santhosh,</w:t>
      </w:r>
      <w:r>
        <w:rPr>
          <w:spacing w:val="-8"/>
          <w:sz w:val="16"/>
        </w:rPr>
        <w:t xml:space="preserve"> </w:t>
      </w:r>
      <w:r>
        <w:rPr>
          <w:sz w:val="16"/>
        </w:rPr>
        <w:t>J.</w:t>
      </w:r>
      <w:r>
        <w:rPr>
          <w:spacing w:val="-7"/>
          <w:sz w:val="16"/>
        </w:rPr>
        <w:t xml:space="preserve"> </w:t>
      </w:r>
      <w:r>
        <w:rPr>
          <w:sz w:val="16"/>
        </w:rPr>
        <w:t>E.</w:t>
      </w:r>
      <w:r>
        <w:rPr>
          <w:spacing w:val="-7"/>
          <w:sz w:val="16"/>
        </w:rPr>
        <w:t xml:space="preserve"> </w:t>
      </w:r>
      <w:r>
        <w:rPr>
          <w:sz w:val="16"/>
        </w:rPr>
        <w:t>W.</w:t>
      </w:r>
      <w:r>
        <w:rPr>
          <w:spacing w:val="-8"/>
          <w:sz w:val="16"/>
        </w:rPr>
        <w:t xml:space="preserve"> </w:t>
      </w:r>
      <w:r>
        <w:rPr>
          <w:spacing w:val="-4"/>
          <w:sz w:val="16"/>
        </w:rPr>
        <w:t>Koh,</w:t>
      </w:r>
    </w:p>
    <w:p w14:paraId="52074F39" w14:textId="77777777" w:rsidR="004E7388" w:rsidRDefault="00000000">
      <w:pPr>
        <w:spacing w:before="15" w:line="259" w:lineRule="auto"/>
        <w:ind w:left="399"/>
        <w:jc w:val="both"/>
        <w:rPr>
          <w:sz w:val="16"/>
        </w:rPr>
      </w:pPr>
      <w:r>
        <w:rPr>
          <w:sz w:val="16"/>
        </w:rPr>
        <w:t>S.</w:t>
      </w:r>
      <w:r>
        <w:rPr>
          <w:spacing w:val="-10"/>
          <w:sz w:val="16"/>
        </w:rPr>
        <w:t xml:space="preserve"> </w:t>
      </w:r>
      <w:r>
        <w:rPr>
          <w:sz w:val="16"/>
        </w:rPr>
        <w:t>D.</w:t>
      </w:r>
      <w:r>
        <w:rPr>
          <w:spacing w:val="-10"/>
          <w:sz w:val="16"/>
        </w:rPr>
        <w:t xml:space="preserve"> </w:t>
      </w:r>
      <w:r>
        <w:rPr>
          <w:sz w:val="16"/>
        </w:rPr>
        <w:t>Puthankatti,</w:t>
      </w:r>
      <w:r>
        <w:rPr>
          <w:spacing w:val="-10"/>
          <w:sz w:val="16"/>
        </w:rPr>
        <w:t xml:space="preserve"> </w:t>
      </w:r>
      <w:r>
        <w:rPr>
          <w:sz w:val="16"/>
        </w:rPr>
        <w:t>A.</w:t>
      </w:r>
      <w:r>
        <w:rPr>
          <w:spacing w:val="-10"/>
          <w:sz w:val="16"/>
        </w:rPr>
        <w:t xml:space="preserve"> </w:t>
      </w:r>
      <w:r>
        <w:rPr>
          <w:sz w:val="16"/>
        </w:rPr>
        <w:t>Adeli,</w:t>
      </w:r>
      <w:r>
        <w:rPr>
          <w:spacing w:val="-10"/>
          <w:sz w:val="16"/>
        </w:rPr>
        <w:t xml:space="preserve"> </w:t>
      </w:r>
      <w:r>
        <w:rPr>
          <w:sz w:val="16"/>
        </w:rPr>
        <w:t>A</w:t>
      </w:r>
      <w:r>
        <w:rPr>
          <w:spacing w:val="-10"/>
          <w:sz w:val="16"/>
        </w:rPr>
        <w:t xml:space="preserve"> </w:t>
      </w:r>
      <w:r>
        <w:rPr>
          <w:sz w:val="16"/>
        </w:rPr>
        <w:t>novel</w:t>
      </w:r>
      <w:r>
        <w:rPr>
          <w:spacing w:val="-10"/>
          <w:sz w:val="16"/>
        </w:rPr>
        <w:t xml:space="preserve"> </w:t>
      </w:r>
      <w:r>
        <w:rPr>
          <w:sz w:val="16"/>
        </w:rPr>
        <w:t>depression</w:t>
      </w:r>
      <w:r>
        <w:rPr>
          <w:spacing w:val="-10"/>
          <w:sz w:val="16"/>
        </w:rPr>
        <w:t xml:space="preserve"> </w:t>
      </w:r>
      <w:r>
        <w:rPr>
          <w:sz w:val="16"/>
        </w:rPr>
        <w:t>diagnosis</w:t>
      </w:r>
      <w:r>
        <w:rPr>
          <w:spacing w:val="-10"/>
          <w:sz w:val="16"/>
        </w:rPr>
        <w:t xml:space="preserve"> </w:t>
      </w:r>
      <w:r>
        <w:rPr>
          <w:sz w:val="16"/>
        </w:rPr>
        <w:t>index</w:t>
      </w:r>
      <w:r>
        <w:rPr>
          <w:spacing w:val="-10"/>
          <w:sz w:val="16"/>
        </w:rPr>
        <w:t xml:space="preserve"> </w:t>
      </w:r>
      <w:r>
        <w:rPr>
          <w:sz w:val="16"/>
        </w:rPr>
        <w:t>using</w:t>
      </w:r>
      <w:r>
        <w:rPr>
          <w:spacing w:val="40"/>
          <w:sz w:val="16"/>
        </w:rPr>
        <w:t xml:space="preserve"> </w:t>
      </w:r>
      <w:r>
        <w:rPr>
          <w:spacing w:val="-2"/>
          <w:sz w:val="16"/>
        </w:rPr>
        <w:t>nonlinear</w:t>
      </w:r>
      <w:r>
        <w:rPr>
          <w:spacing w:val="-5"/>
          <w:sz w:val="16"/>
        </w:rPr>
        <w:t xml:space="preserve"> </w:t>
      </w:r>
      <w:r>
        <w:rPr>
          <w:spacing w:val="-2"/>
          <w:sz w:val="16"/>
        </w:rPr>
        <w:t>features</w:t>
      </w:r>
      <w:r>
        <w:rPr>
          <w:spacing w:val="-5"/>
          <w:sz w:val="16"/>
        </w:rPr>
        <w:t xml:space="preserve"> </w:t>
      </w:r>
      <w:r>
        <w:rPr>
          <w:spacing w:val="-2"/>
          <w:sz w:val="16"/>
        </w:rPr>
        <w:t>in</w:t>
      </w:r>
      <w:r>
        <w:rPr>
          <w:spacing w:val="-5"/>
          <w:sz w:val="16"/>
        </w:rPr>
        <w:t xml:space="preserve"> </w:t>
      </w:r>
      <w:r>
        <w:rPr>
          <w:spacing w:val="-2"/>
          <w:sz w:val="16"/>
        </w:rPr>
        <w:t>eeg</w:t>
      </w:r>
      <w:r>
        <w:rPr>
          <w:spacing w:val="-5"/>
          <w:sz w:val="16"/>
        </w:rPr>
        <w:t xml:space="preserve"> </w:t>
      </w:r>
      <w:r>
        <w:rPr>
          <w:spacing w:val="-2"/>
          <w:sz w:val="16"/>
        </w:rPr>
        <w:t>signals,</w:t>
      </w:r>
      <w:r>
        <w:rPr>
          <w:spacing w:val="-5"/>
          <w:sz w:val="16"/>
        </w:rPr>
        <w:t xml:space="preserve"> </w:t>
      </w:r>
      <w:r>
        <w:rPr>
          <w:spacing w:val="-2"/>
          <w:sz w:val="16"/>
        </w:rPr>
        <w:t>European</w:t>
      </w:r>
      <w:r>
        <w:rPr>
          <w:spacing w:val="-5"/>
          <w:sz w:val="16"/>
        </w:rPr>
        <w:t xml:space="preserve"> </w:t>
      </w:r>
      <w:r>
        <w:rPr>
          <w:spacing w:val="-2"/>
          <w:sz w:val="16"/>
        </w:rPr>
        <w:t>Neurology</w:t>
      </w:r>
      <w:r>
        <w:rPr>
          <w:spacing w:val="-5"/>
          <w:sz w:val="16"/>
        </w:rPr>
        <w:t xml:space="preserve"> </w:t>
      </w:r>
      <w:r>
        <w:rPr>
          <w:spacing w:val="-2"/>
          <w:sz w:val="16"/>
        </w:rPr>
        <w:t>74</w:t>
      </w:r>
      <w:r>
        <w:rPr>
          <w:spacing w:val="-5"/>
          <w:sz w:val="16"/>
        </w:rPr>
        <w:t xml:space="preserve"> </w:t>
      </w:r>
      <w:r>
        <w:rPr>
          <w:spacing w:val="-2"/>
          <w:sz w:val="16"/>
        </w:rPr>
        <w:t>(1-2)</w:t>
      </w:r>
      <w:r>
        <w:rPr>
          <w:spacing w:val="-5"/>
          <w:sz w:val="16"/>
        </w:rPr>
        <w:t xml:space="preserve"> </w:t>
      </w:r>
      <w:r>
        <w:rPr>
          <w:spacing w:val="-2"/>
          <w:sz w:val="16"/>
        </w:rPr>
        <w:t>(2015)</w:t>
      </w:r>
      <w:r>
        <w:rPr>
          <w:spacing w:val="40"/>
          <w:sz w:val="16"/>
        </w:rPr>
        <w:t xml:space="preserve"> </w:t>
      </w:r>
      <w:bookmarkStart w:id="225" w:name="_bookmark66"/>
      <w:bookmarkEnd w:id="225"/>
      <w:r>
        <w:rPr>
          <w:sz w:val="16"/>
        </w:rPr>
        <w:t xml:space="preserve">79–83. </w:t>
      </w:r>
      <w:hyperlink r:id="rId145">
        <w:r w:rsidR="004E7388">
          <w:rPr>
            <w:rFonts w:ascii="BIZ UDGothic" w:hAnsi="BIZ UDGothic"/>
            <w:color w:val="2F4F4F"/>
            <w:sz w:val="13"/>
          </w:rPr>
          <w:t>doi:10.1159/000438457</w:t>
        </w:r>
      </w:hyperlink>
      <w:r>
        <w:rPr>
          <w:sz w:val="16"/>
        </w:rPr>
        <w:t>.</w:t>
      </w:r>
    </w:p>
    <w:p w14:paraId="7D771179" w14:textId="77777777" w:rsidR="004E7388" w:rsidRDefault="00000000">
      <w:pPr>
        <w:pStyle w:val="ListParagraph"/>
        <w:numPr>
          <w:ilvl w:val="0"/>
          <w:numId w:val="2"/>
        </w:numPr>
        <w:tabs>
          <w:tab w:val="left" w:pos="397"/>
          <w:tab w:val="left" w:pos="399"/>
        </w:tabs>
        <w:spacing w:before="1" w:line="259" w:lineRule="auto"/>
        <w:ind w:hanging="366"/>
        <w:jc w:val="both"/>
        <w:rPr>
          <w:sz w:val="16"/>
        </w:rPr>
      </w:pPr>
      <w:r>
        <w:rPr>
          <w:sz w:val="16"/>
        </w:rPr>
        <w:t>B. Lord, J. J. B. Allen, Evaluating eeg complexity metrics as</w:t>
      </w:r>
      <w:r>
        <w:rPr>
          <w:spacing w:val="40"/>
          <w:sz w:val="16"/>
        </w:rPr>
        <w:t xml:space="preserve"> </w:t>
      </w:r>
      <w:r>
        <w:rPr>
          <w:sz w:val="16"/>
        </w:rPr>
        <w:t>biomarkers</w:t>
      </w:r>
      <w:r>
        <w:rPr>
          <w:spacing w:val="-10"/>
          <w:sz w:val="16"/>
        </w:rPr>
        <w:t xml:space="preserve"> </w:t>
      </w:r>
      <w:r>
        <w:rPr>
          <w:sz w:val="16"/>
        </w:rPr>
        <w:t>for</w:t>
      </w:r>
      <w:r>
        <w:rPr>
          <w:spacing w:val="-10"/>
          <w:sz w:val="16"/>
        </w:rPr>
        <w:t xml:space="preserve"> </w:t>
      </w:r>
      <w:r>
        <w:rPr>
          <w:sz w:val="16"/>
        </w:rPr>
        <w:t>depression,</w:t>
      </w:r>
      <w:r>
        <w:rPr>
          <w:spacing w:val="-10"/>
          <w:sz w:val="16"/>
        </w:rPr>
        <w:t xml:space="preserve"> </w:t>
      </w:r>
      <w:r>
        <w:rPr>
          <w:sz w:val="16"/>
        </w:rPr>
        <w:t>Psychophysiology</w:t>
      </w:r>
      <w:r>
        <w:rPr>
          <w:spacing w:val="-10"/>
          <w:sz w:val="16"/>
        </w:rPr>
        <w:t xml:space="preserve"> </w:t>
      </w:r>
      <w:r>
        <w:rPr>
          <w:sz w:val="16"/>
        </w:rPr>
        <w:t>60</w:t>
      </w:r>
      <w:r>
        <w:rPr>
          <w:spacing w:val="-10"/>
          <w:sz w:val="16"/>
        </w:rPr>
        <w:t xml:space="preserve"> </w:t>
      </w:r>
      <w:r>
        <w:rPr>
          <w:sz w:val="16"/>
        </w:rPr>
        <w:t>(8)</w:t>
      </w:r>
      <w:r>
        <w:rPr>
          <w:spacing w:val="-10"/>
          <w:sz w:val="16"/>
        </w:rPr>
        <w:t xml:space="preserve"> </w:t>
      </w:r>
      <w:r>
        <w:rPr>
          <w:sz w:val="16"/>
        </w:rPr>
        <w:t>(feb</w:t>
      </w:r>
      <w:r>
        <w:rPr>
          <w:spacing w:val="-10"/>
          <w:sz w:val="16"/>
        </w:rPr>
        <w:t xml:space="preserve"> </w:t>
      </w:r>
      <w:r>
        <w:rPr>
          <w:sz w:val="16"/>
        </w:rPr>
        <w:t>2023).</w:t>
      </w:r>
      <w:r>
        <w:rPr>
          <w:spacing w:val="4"/>
          <w:sz w:val="16"/>
        </w:rPr>
        <w:t xml:space="preserve"> </w:t>
      </w:r>
      <w:hyperlink r:id="rId146">
        <w:r w:rsidR="004E7388">
          <w:rPr>
            <w:rFonts w:ascii="BIZ UDGothic"/>
            <w:color w:val="2F4F4F"/>
            <w:sz w:val="13"/>
          </w:rPr>
          <w:t>doi:</w:t>
        </w:r>
      </w:hyperlink>
      <w:r>
        <w:rPr>
          <w:rFonts w:ascii="BIZ UDGothic"/>
          <w:color w:val="2F4F4F"/>
          <w:sz w:val="13"/>
        </w:rPr>
        <w:t xml:space="preserve"> </w:t>
      </w:r>
      <w:bookmarkStart w:id="226" w:name="_bookmark67"/>
      <w:bookmarkEnd w:id="226"/>
      <w:r>
        <w:fldChar w:fldCharType="begin"/>
      </w:r>
      <w:r>
        <w:instrText>HYPERLINK "https://doi.org/10.1111/psyp.14274" \h</w:instrText>
      </w:r>
      <w:r>
        <w:fldChar w:fldCharType="separate"/>
      </w:r>
      <w:r>
        <w:rPr>
          <w:rFonts w:ascii="BIZ UDGothic"/>
          <w:color w:val="2F4F4F"/>
          <w:spacing w:val="-2"/>
          <w:sz w:val="13"/>
        </w:rPr>
        <w:t>10.1111/psyp.14274</w:t>
      </w:r>
      <w:r>
        <w:fldChar w:fldCharType="end"/>
      </w:r>
      <w:r>
        <w:rPr>
          <w:spacing w:val="-2"/>
          <w:sz w:val="16"/>
        </w:rPr>
        <w:t>.</w:t>
      </w:r>
    </w:p>
    <w:p w14:paraId="5BE65201" w14:textId="77777777" w:rsidR="004E7388" w:rsidRDefault="00000000">
      <w:pPr>
        <w:pStyle w:val="ListParagraph"/>
        <w:numPr>
          <w:ilvl w:val="0"/>
          <w:numId w:val="2"/>
        </w:numPr>
        <w:tabs>
          <w:tab w:val="left" w:pos="397"/>
          <w:tab w:val="left" w:pos="399"/>
        </w:tabs>
        <w:spacing w:line="259" w:lineRule="auto"/>
        <w:ind w:hanging="366"/>
        <w:jc w:val="both"/>
        <w:rPr>
          <w:sz w:val="16"/>
        </w:rPr>
      </w:pPr>
      <w:r>
        <w:rPr>
          <w:sz w:val="16"/>
        </w:rPr>
        <w:t>A. Monni, K. L. Collison, K. E. Hill, B. A. Oumeziane, D. Foti,</w:t>
      </w:r>
      <w:r>
        <w:rPr>
          <w:spacing w:val="80"/>
          <w:sz w:val="16"/>
        </w:rPr>
        <w:t xml:space="preserve"> </w:t>
      </w:r>
      <w:r>
        <w:rPr>
          <w:sz w:val="16"/>
        </w:rPr>
        <w:t>The novel frontal alpha asymmetry factor and its association with</w:t>
      </w:r>
      <w:r>
        <w:rPr>
          <w:spacing w:val="40"/>
          <w:sz w:val="16"/>
        </w:rPr>
        <w:t xml:space="preserve"> </w:t>
      </w:r>
      <w:r>
        <w:rPr>
          <w:sz w:val="16"/>
        </w:rPr>
        <w:t>depression,</w:t>
      </w:r>
      <w:r>
        <w:rPr>
          <w:spacing w:val="-10"/>
          <w:sz w:val="16"/>
        </w:rPr>
        <w:t xml:space="preserve"> </w:t>
      </w:r>
      <w:r>
        <w:rPr>
          <w:sz w:val="16"/>
        </w:rPr>
        <w:t>anxiety,</w:t>
      </w:r>
      <w:r>
        <w:rPr>
          <w:spacing w:val="-10"/>
          <w:sz w:val="16"/>
        </w:rPr>
        <w:t xml:space="preserve"> </w:t>
      </w:r>
      <w:r>
        <w:rPr>
          <w:sz w:val="16"/>
        </w:rPr>
        <w:t>and</w:t>
      </w:r>
      <w:r>
        <w:rPr>
          <w:spacing w:val="-10"/>
          <w:sz w:val="16"/>
        </w:rPr>
        <w:t xml:space="preserve"> </w:t>
      </w:r>
      <w:r>
        <w:rPr>
          <w:sz w:val="16"/>
        </w:rPr>
        <w:t>personality</w:t>
      </w:r>
      <w:r>
        <w:rPr>
          <w:spacing w:val="-10"/>
          <w:sz w:val="16"/>
        </w:rPr>
        <w:t xml:space="preserve"> </w:t>
      </w:r>
      <w:r>
        <w:rPr>
          <w:sz w:val="16"/>
        </w:rPr>
        <w:t>traits,</w:t>
      </w:r>
      <w:r>
        <w:rPr>
          <w:spacing w:val="-10"/>
          <w:sz w:val="16"/>
        </w:rPr>
        <w:t xml:space="preserve"> </w:t>
      </w:r>
      <w:r>
        <w:rPr>
          <w:sz w:val="16"/>
        </w:rPr>
        <w:t>Psychophysiology</w:t>
      </w:r>
      <w:r>
        <w:rPr>
          <w:spacing w:val="-10"/>
          <w:sz w:val="16"/>
        </w:rPr>
        <w:t xml:space="preserve"> </w:t>
      </w:r>
      <w:r>
        <w:rPr>
          <w:sz w:val="16"/>
        </w:rPr>
        <w:t>59</w:t>
      </w:r>
      <w:r>
        <w:rPr>
          <w:spacing w:val="-10"/>
          <w:sz w:val="16"/>
        </w:rPr>
        <w:t xml:space="preserve"> </w:t>
      </w:r>
      <w:r>
        <w:rPr>
          <w:sz w:val="16"/>
        </w:rPr>
        <w:t>(11)</w:t>
      </w:r>
      <w:r>
        <w:rPr>
          <w:spacing w:val="40"/>
          <w:sz w:val="16"/>
        </w:rPr>
        <w:t xml:space="preserve"> </w:t>
      </w:r>
      <w:bookmarkStart w:id="227" w:name="_bookmark68"/>
      <w:bookmarkEnd w:id="227"/>
      <w:r>
        <w:rPr>
          <w:sz w:val="16"/>
        </w:rPr>
        <w:t xml:space="preserve">(2022) e14109. </w:t>
      </w:r>
      <w:hyperlink r:id="rId147">
        <w:r w:rsidR="004E7388">
          <w:rPr>
            <w:rFonts w:ascii="BIZ UDGothic"/>
            <w:color w:val="2F4F4F"/>
            <w:sz w:val="13"/>
          </w:rPr>
          <w:t>doi:10.1111/psyp.14109</w:t>
        </w:r>
      </w:hyperlink>
      <w:r>
        <w:rPr>
          <w:sz w:val="16"/>
        </w:rPr>
        <w:t>.</w:t>
      </w:r>
    </w:p>
    <w:p w14:paraId="2DE4E4BA" w14:textId="77777777" w:rsidR="004E7388" w:rsidRDefault="00000000">
      <w:pPr>
        <w:pStyle w:val="ListParagraph"/>
        <w:numPr>
          <w:ilvl w:val="0"/>
          <w:numId w:val="2"/>
        </w:numPr>
        <w:tabs>
          <w:tab w:val="left" w:pos="397"/>
          <w:tab w:val="left" w:pos="399"/>
        </w:tabs>
        <w:spacing w:line="259" w:lineRule="auto"/>
        <w:ind w:hanging="366"/>
        <w:jc w:val="both"/>
        <w:rPr>
          <w:sz w:val="16"/>
        </w:rPr>
      </w:pPr>
      <w:r>
        <w:rPr>
          <w:sz w:val="16"/>
        </w:rPr>
        <w:t>N.</w:t>
      </w:r>
      <w:r>
        <w:rPr>
          <w:spacing w:val="-6"/>
          <w:sz w:val="16"/>
        </w:rPr>
        <w:t xml:space="preserve"> </w:t>
      </w:r>
      <w:r>
        <w:rPr>
          <w:sz w:val="16"/>
        </w:rPr>
        <w:t>V.</w:t>
      </w:r>
      <w:r>
        <w:rPr>
          <w:spacing w:val="-7"/>
          <w:sz w:val="16"/>
        </w:rPr>
        <w:t xml:space="preserve"> </w:t>
      </w:r>
      <w:r>
        <w:rPr>
          <w:sz w:val="16"/>
        </w:rPr>
        <w:t>Chawla,</w:t>
      </w:r>
      <w:r>
        <w:rPr>
          <w:spacing w:val="-6"/>
          <w:sz w:val="16"/>
        </w:rPr>
        <w:t xml:space="preserve"> </w:t>
      </w:r>
      <w:r>
        <w:rPr>
          <w:sz w:val="16"/>
        </w:rPr>
        <w:t>K.</w:t>
      </w:r>
      <w:r>
        <w:rPr>
          <w:spacing w:val="-7"/>
          <w:sz w:val="16"/>
        </w:rPr>
        <w:t xml:space="preserve"> </w:t>
      </w:r>
      <w:r>
        <w:rPr>
          <w:sz w:val="16"/>
        </w:rPr>
        <w:t>W.</w:t>
      </w:r>
      <w:r>
        <w:rPr>
          <w:spacing w:val="-6"/>
          <w:sz w:val="16"/>
        </w:rPr>
        <w:t xml:space="preserve"> </w:t>
      </w:r>
      <w:r>
        <w:rPr>
          <w:sz w:val="16"/>
        </w:rPr>
        <w:t>Bowyer,</w:t>
      </w:r>
      <w:r>
        <w:rPr>
          <w:spacing w:val="-7"/>
          <w:sz w:val="16"/>
        </w:rPr>
        <w:t xml:space="preserve"> </w:t>
      </w:r>
      <w:r>
        <w:rPr>
          <w:sz w:val="16"/>
        </w:rPr>
        <w:t>L.</w:t>
      </w:r>
      <w:r>
        <w:rPr>
          <w:spacing w:val="-6"/>
          <w:sz w:val="16"/>
        </w:rPr>
        <w:t xml:space="preserve"> </w:t>
      </w:r>
      <w:r>
        <w:rPr>
          <w:sz w:val="16"/>
        </w:rPr>
        <w:t>O.</w:t>
      </w:r>
      <w:r>
        <w:rPr>
          <w:spacing w:val="-7"/>
          <w:sz w:val="16"/>
        </w:rPr>
        <w:t xml:space="preserve"> </w:t>
      </w:r>
      <w:r>
        <w:rPr>
          <w:sz w:val="16"/>
        </w:rPr>
        <w:t>Hall,</w:t>
      </w:r>
      <w:r>
        <w:rPr>
          <w:spacing w:val="-6"/>
          <w:sz w:val="16"/>
        </w:rPr>
        <w:t xml:space="preserve"> </w:t>
      </w:r>
      <w:r>
        <w:rPr>
          <w:sz w:val="16"/>
        </w:rPr>
        <w:t>W.</w:t>
      </w:r>
      <w:r>
        <w:rPr>
          <w:spacing w:val="-7"/>
          <w:sz w:val="16"/>
        </w:rPr>
        <w:t xml:space="preserve"> </w:t>
      </w:r>
      <w:r>
        <w:rPr>
          <w:sz w:val="16"/>
        </w:rPr>
        <w:t>P.</w:t>
      </w:r>
      <w:r>
        <w:rPr>
          <w:spacing w:val="-6"/>
          <w:sz w:val="16"/>
        </w:rPr>
        <w:t xml:space="preserve"> </w:t>
      </w:r>
      <w:r>
        <w:rPr>
          <w:sz w:val="16"/>
        </w:rPr>
        <w:t>Kegelmeyer,</w:t>
      </w:r>
      <w:r>
        <w:rPr>
          <w:spacing w:val="-7"/>
          <w:sz w:val="16"/>
        </w:rPr>
        <w:t xml:space="preserve"> </w:t>
      </w:r>
      <w:r>
        <w:rPr>
          <w:sz w:val="16"/>
        </w:rPr>
        <w:t>Smote:</w:t>
      </w:r>
      <w:r>
        <w:rPr>
          <w:spacing w:val="40"/>
          <w:sz w:val="16"/>
        </w:rPr>
        <w:t xml:space="preserve"> </w:t>
      </w:r>
      <w:r>
        <w:rPr>
          <w:sz w:val="16"/>
        </w:rPr>
        <w:t>Synthetic minority over-sampling technique, Journal of Artificial</w:t>
      </w:r>
      <w:r>
        <w:rPr>
          <w:spacing w:val="40"/>
          <w:sz w:val="16"/>
        </w:rPr>
        <w:t xml:space="preserve"> </w:t>
      </w:r>
      <w:bookmarkStart w:id="228" w:name="_bookmark69"/>
      <w:bookmarkEnd w:id="228"/>
      <w:r>
        <w:rPr>
          <w:sz w:val="16"/>
        </w:rPr>
        <w:t>Intelligence Research 16 (2002) 321–357.</w:t>
      </w:r>
      <w:r>
        <w:rPr>
          <w:spacing w:val="40"/>
          <w:sz w:val="16"/>
        </w:rPr>
        <w:t xml:space="preserve"> </w:t>
      </w:r>
      <w:hyperlink r:id="rId148">
        <w:r w:rsidR="004E7388">
          <w:rPr>
            <w:rFonts w:ascii="BIZ UDGothic" w:hAnsi="BIZ UDGothic"/>
            <w:color w:val="2F4F4F"/>
            <w:sz w:val="13"/>
          </w:rPr>
          <w:t>doi:10.1613/jair.953</w:t>
        </w:r>
      </w:hyperlink>
      <w:r>
        <w:rPr>
          <w:sz w:val="16"/>
        </w:rPr>
        <w:t>.</w:t>
      </w:r>
    </w:p>
    <w:p w14:paraId="412790C8" w14:textId="77777777" w:rsidR="004E7388" w:rsidRDefault="00000000">
      <w:pPr>
        <w:pStyle w:val="ListParagraph"/>
        <w:numPr>
          <w:ilvl w:val="0"/>
          <w:numId w:val="2"/>
        </w:numPr>
        <w:tabs>
          <w:tab w:val="left" w:pos="397"/>
          <w:tab w:val="left" w:pos="399"/>
        </w:tabs>
        <w:spacing w:line="259" w:lineRule="auto"/>
        <w:ind w:hanging="366"/>
        <w:jc w:val="both"/>
        <w:rPr>
          <w:sz w:val="16"/>
        </w:rPr>
      </w:pPr>
      <w:r>
        <w:rPr>
          <w:sz w:val="16"/>
        </w:rPr>
        <w:t>Alonso, Esther, Arnott, S. R., Atluri, Sravya, Blumberger, Daniel,</w:t>
      </w:r>
      <w:r>
        <w:rPr>
          <w:spacing w:val="40"/>
          <w:sz w:val="16"/>
        </w:rPr>
        <w:t xml:space="preserve"> </w:t>
      </w:r>
      <w:r>
        <w:rPr>
          <w:sz w:val="16"/>
        </w:rPr>
        <w:t>Brenner, C. A., Daskalakis, Z. J., Dhami, Prabhjot, Dharsee,</w:t>
      </w:r>
      <w:r>
        <w:rPr>
          <w:spacing w:val="40"/>
          <w:sz w:val="16"/>
        </w:rPr>
        <w:t xml:space="preserve"> </w:t>
      </w:r>
      <w:r>
        <w:rPr>
          <w:sz w:val="16"/>
        </w:rPr>
        <w:t>Moyez,</w:t>
      </w:r>
      <w:r>
        <w:rPr>
          <w:spacing w:val="40"/>
          <w:sz w:val="16"/>
        </w:rPr>
        <w:t xml:space="preserve"> </w:t>
      </w:r>
      <w:r>
        <w:rPr>
          <w:sz w:val="16"/>
        </w:rPr>
        <w:t>Evans,</w:t>
      </w:r>
      <w:r>
        <w:rPr>
          <w:spacing w:val="40"/>
          <w:sz w:val="16"/>
        </w:rPr>
        <w:t xml:space="preserve"> </w:t>
      </w:r>
      <w:r>
        <w:rPr>
          <w:sz w:val="16"/>
        </w:rPr>
        <w:t>K.</w:t>
      </w:r>
      <w:r>
        <w:rPr>
          <w:spacing w:val="40"/>
          <w:sz w:val="16"/>
        </w:rPr>
        <w:t xml:space="preserve"> </w:t>
      </w:r>
      <w:r>
        <w:rPr>
          <w:sz w:val="16"/>
        </w:rPr>
        <w:t>R.,</w:t>
      </w:r>
      <w:r>
        <w:rPr>
          <w:spacing w:val="40"/>
          <w:sz w:val="16"/>
        </w:rPr>
        <w:t xml:space="preserve"> </w:t>
      </w:r>
      <w:r>
        <w:rPr>
          <w:sz w:val="16"/>
        </w:rPr>
        <w:t>Farzan,</w:t>
      </w:r>
      <w:r>
        <w:rPr>
          <w:spacing w:val="40"/>
          <w:sz w:val="16"/>
        </w:rPr>
        <w:t xml:space="preserve"> </w:t>
      </w:r>
      <w:r>
        <w:rPr>
          <w:sz w:val="16"/>
        </w:rPr>
        <w:t>Faranak,</w:t>
      </w:r>
      <w:r>
        <w:rPr>
          <w:spacing w:val="40"/>
          <w:sz w:val="16"/>
        </w:rPr>
        <w:t xml:space="preserve"> </w:t>
      </w:r>
      <w:r>
        <w:rPr>
          <w:sz w:val="16"/>
        </w:rPr>
        <w:t>Frehlich,</w:t>
      </w:r>
      <w:r>
        <w:rPr>
          <w:spacing w:val="40"/>
          <w:sz w:val="16"/>
        </w:rPr>
        <w:t xml:space="preserve"> </w:t>
      </w:r>
      <w:r>
        <w:rPr>
          <w:sz w:val="16"/>
        </w:rPr>
        <w:t>Matthew,</w:t>
      </w:r>
      <w:r>
        <w:rPr>
          <w:spacing w:val="40"/>
          <w:sz w:val="16"/>
        </w:rPr>
        <w:t xml:space="preserve"> </w:t>
      </w:r>
      <w:r>
        <w:rPr>
          <w:sz w:val="16"/>
        </w:rPr>
        <w:t>Frey,</w:t>
      </w:r>
      <w:r>
        <w:rPr>
          <w:spacing w:val="40"/>
          <w:sz w:val="16"/>
        </w:rPr>
        <w:t xml:space="preserve"> </w:t>
      </w:r>
      <w:r>
        <w:rPr>
          <w:sz w:val="16"/>
        </w:rPr>
        <w:t>B.</w:t>
      </w:r>
      <w:r>
        <w:rPr>
          <w:spacing w:val="40"/>
          <w:sz w:val="16"/>
        </w:rPr>
        <w:t xml:space="preserve"> </w:t>
      </w:r>
      <w:r>
        <w:rPr>
          <w:sz w:val="16"/>
        </w:rPr>
        <w:t>N.,</w:t>
      </w:r>
      <w:r>
        <w:rPr>
          <w:spacing w:val="40"/>
          <w:sz w:val="16"/>
        </w:rPr>
        <w:t xml:space="preserve"> </w:t>
      </w:r>
      <w:r>
        <w:rPr>
          <w:sz w:val="16"/>
        </w:rPr>
        <w:t>Kennedy,</w:t>
      </w:r>
      <w:r>
        <w:rPr>
          <w:spacing w:val="40"/>
          <w:sz w:val="16"/>
        </w:rPr>
        <w:t xml:space="preserve"> </w:t>
      </w:r>
      <w:r>
        <w:rPr>
          <w:sz w:val="16"/>
        </w:rPr>
        <w:t>S.</w:t>
      </w:r>
      <w:r>
        <w:rPr>
          <w:spacing w:val="40"/>
          <w:sz w:val="16"/>
        </w:rPr>
        <w:t xml:space="preserve"> </w:t>
      </w:r>
      <w:r>
        <w:rPr>
          <w:sz w:val="16"/>
        </w:rPr>
        <w:t>H.,</w:t>
      </w:r>
      <w:r>
        <w:rPr>
          <w:spacing w:val="40"/>
          <w:sz w:val="16"/>
        </w:rPr>
        <w:t xml:space="preserve"> </w:t>
      </w:r>
      <w:r>
        <w:rPr>
          <w:sz w:val="16"/>
        </w:rPr>
        <w:t>Kleffner,</w:t>
      </w:r>
      <w:r>
        <w:rPr>
          <w:spacing w:val="40"/>
          <w:sz w:val="16"/>
        </w:rPr>
        <w:t xml:space="preserve"> </w:t>
      </w:r>
      <w:r>
        <w:rPr>
          <w:sz w:val="16"/>
        </w:rPr>
        <w:t>Killian,</w:t>
      </w:r>
      <w:r>
        <w:rPr>
          <w:spacing w:val="40"/>
          <w:sz w:val="16"/>
        </w:rPr>
        <w:t xml:space="preserve"> </w:t>
      </w:r>
      <w:r>
        <w:rPr>
          <w:sz w:val="16"/>
        </w:rPr>
        <w:t>Lam,</w:t>
      </w:r>
      <w:r>
        <w:rPr>
          <w:spacing w:val="40"/>
          <w:sz w:val="16"/>
        </w:rPr>
        <w:t xml:space="preserve"> </w:t>
      </w:r>
      <w:r>
        <w:rPr>
          <w:sz w:val="16"/>
        </w:rPr>
        <w:t>R.</w:t>
      </w:r>
      <w:r>
        <w:rPr>
          <w:spacing w:val="40"/>
          <w:sz w:val="16"/>
        </w:rPr>
        <w:t xml:space="preserve"> </w:t>
      </w:r>
      <w:r>
        <w:rPr>
          <w:sz w:val="16"/>
        </w:rPr>
        <w:t>W.,</w:t>
      </w:r>
      <w:r>
        <w:rPr>
          <w:spacing w:val="40"/>
          <w:sz w:val="16"/>
        </w:rPr>
        <w:t xml:space="preserve"> </w:t>
      </w:r>
      <w:r>
        <w:rPr>
          <w:sz w:val="16"/>
        </w:rPr>
        <w:t>Liotti, Mario, Mcandrews, M. Pat, Milev, Roumen, Price, Rae,</w:t>
      </w:r>
      <w:r>
        <w:rPr>
          <w:spacing w:val="40"/>
          <w:sz w:val="16"/>
        </w:rPr>
        <w:t xml:space="preserve"> </w:t>
      </w:r>
      <w:r>
        <w:rPr>
          <w:sz w:val="16"/>
        </w:rPr>
        <w:t>Ravindran, Arun, Rotzinger, Susan, Vila-Rodriguez, Fidel, Wong,</w:t>
      </w:r>
      <w:r>
        <w:rPr>
          <w:spacing w:val="40"/>
          <w:sz w:val="16"/>
        </w:rPr>
        <w:t xml:space="preserve"> </w:t>
      </w:r>
      <w:r>
        <w:rPr>
          <w:sz w:val="16"/>
        </w:rPr>
        <w:t xml:space="preserve">Willy, </w:t>
      </w:r>
      <w:hyperlink r:id="rId149">
        <w:r w:rsidR="004E7388">
          <w:rPr>
            <w:color w:val="2F4F4F"/>
            <w:sz w:val="16"/>
          </w:rPr>
          <w:t>Standardization of electroencephalography for multi-site,</w:t>
        </w:r>
      </w:hyperlink>
      <w:r>
        <w:rPr>
          <w:color w:val="2F4F4F"/>
          <w:spacing w:val="40"/>
          <w:sz w:val="16"/>
        </w:rPr>
        <w:t xml:space="preserve"> </w:t>
      </w:r>
      <w:hyperlink r:id="rId150">
        <w:r w:rsidR="004E7388">
          <w:rPr>
            <w:color w:val="2F4F4F"/>
            <w:sz w:val="16"/>
          </w:rPr>
          <w:t>multi-platform and multi-investigator studies: Insights from the</w:t>
        </w:r>
      </w:hyperlink>
      <w:r>
        <w:rPr>
          <w:color w:val="2F4F4F"/>
          <w:spacing w:val="40"/>
          <w:sz w:val="16"/>
        </w:rPr>
        <w:t xml:space="preserve"> </w:t>
      </w:r>
      <w:hyperlink r:id="rId151">
        <w:r w:rsidR="004E7388">
          <w:rPr>
            <w:color w:val="2F4F4F"/>
            <w:sz w:val="16"/>
          </w:rPr>
          <w:t>canadian biomarker integration network in depression</w:t>
        </w:r>
      </w:hyperlink>
      <w:r>
        <w:rPr>
          <w:sz w:val="16"/>
        </w:rPr>
        <w:t>, Scientific</w:t>
      </w:r>
      <w:r>
        <w:rPr>
          <w:spacing w:val="40"/>
          <w:sz w:val="16"/>
        </w:rPr>
        <w:t xml:space="preserve"> </w:t>
      </w:r>
      <w:r>
        <w:rPr>
          <w:sz w:val="16"/>
        </w:rPr>
        <w:t xml:space="preserve">Reports (2017). </w:t>
      </w:r>
      <w:hyperlink r:id="rId152">
        <w:r w:rsidR="004E7388">
          <w:rPr>
            <w:rFonts w:ascii="BIZ UDGothic"/>
            <w:color w:val="2F4F4F"/>
            <w:sz w:val="13"/>
          </w:rPr>
          <w:t>doi:10.1038/s41598-017-07613-x</w:t>
        </w:r>
      </w:hyperlink>
      <w:r>
        <w:rPr>
          <w:sz w:val="16"/>
        </w:rPr>
        <w:t>.</w:t>
      </w:r>
    </w:p>
    <w:p w14:paraId="25EA2100" w14:textId="77777777" w:rsidR="004E7388" w:rsidRDefault="00000000">
      <w:pPr>
        <w:tabs>
          <w:tab w:val="left" w:pos="987"/>
        </w:tabs>
        <w:spacing w:before="5" w:line="276" w:lineRule="auto"/>
        <w:ind w:left="399"/>
        <w:rPr>
          <w:rFonts w:ascii="BIZ UDGothic"/>
          <w:sz w:val="13"/>
        </w:rPr>
      </w:pPr>
      <w:r>
        <w:rPr>
          <w:spacing w:val="-4"/>
          <w:sz w:val="16"/>
        </w:rPr>
        <w:t>URL</w:t>
      </w:r>
      <w:r>
        <w:rPr>
          <w:sz w:val="16"/>
        </w:rPr>
        <w:tab/>
      </w:r>
      <w:hyperlink r:id="rId153">
        <w:r w:rsidR="004E7388">
          <w:rPr>
            <w:rFonts w:ascii="BIZ UDGothic"/>
            <w:color w:val="2F4F4F"/>
            <w:spacing w:val="-2"/>
            <w:sz w:val="13"/>
          </w:rPr>
          <w:t>https://www.research.unipd.it/bitstream/11577/3260320/1/</w:t>
        </w:r>
      </w:hyperlink>
      <w:r>
        <w:rPr>
          <w:rFonts w:ascii="BIZ UDGothic"/>
          <w:color w:val="2F4F4F"/>
          <w:spacing w:val="40"/>
          <w:w w:val="104"/>
          <w:sz w:val="13"/>
        </w:rPr>
        <w:t xml:space="preserve"> </w:t>
      </w:r>
      <w:bookmarkStart w:id="229" w:name="_bookmark70"/>
      <w:bookmarkEnd w:id="229"/>
      <w:r>
        <w:fldChar w:fldCharType="begin"/>
      </w:r>
      <w:r>
        <w:instrText>HYPERLINK "https://www.research.unipd.it/bitstream/11577/3260320/1/Liotti_SciRep2017.pdf" \h</w:instrText>
      </w:r>
      <w:r>
        <w:fldChar w:fldCharType="separate"/>
      </w:r>
      <w:r>
        <w:rPr>
          <w:rFonts w:ascii="BIZ UDGothic"/>
          <w:color w:val="2F4F4F"/>
          <w:spacing w:val="-2"/>
          <w:sz w:val="13"/>
        </w:rPr>
        <w:t>Liotti_SciRep2017.pdf</w:t>
      </w:r>
      <w:r>
        <w:fldChar w:fldCharType="end"/>
      </w:r>
    </w:p>
    <w:p w14:paraId="2200B666" w14:textId="77777777" w:rsidR="004E7388" w:rsidRDefault="00000000">
      <w:pPr>
        <w:pStyle w:val="ListParagraph"/>
        <w:numPr>
          <w:ilvl w:val="0"/>
          <w:numId w:val="2"/>
        </w:numPr>
        <w:tabs>
          <w:tab w:val="left" w:pos="398"/>
        </w:tabs>
        <w:spacing w:before="0" w:line="177" w:lineRule="exact"/>
        <w:ind w:left="398" w:hanging="364"/>
        <w:jc w:val="both"/>
        <w:rPr>
          <w:sz w:val="16"/>
        </w:rPr>
      </w:pPr>
      <w:r>
        <w:rPr>
          <w:spacing w:val="-2"/>
          <w:sz w:val="16"/>
        </w:rPr>
        <w:t>J.</w:t>
      </w:r>
      <w:r>
        <w:rPr>
          <w:spacing w:val="-11"/>
          <w:sz w:val="16"/>
        </w:rPr>
        <w:t xml:space="preserve"> </w:t>
      </w:r>
      <w:r>
        <w:rPr>
          <w:spacing w:val="-2"/>
          <w:sz w:val="16"/>
        </w:rPr>
        <w:t>C.</w:t>
      </w:r>
      <w:r>
        <w:rPr>
          <w:spacing w:val="-10"/>
          <w:sz w:val="16"/>
        </w:rPr>
        <w:t xml:space="preserve"> </w:t>
      </w:r>
      <w:r>
        <w:rPr>
          <w:spacing w:val="-2"/>
          <w:sz w:val="16"/>
        </w:rPr>
        <w:t>Moncy,</w:t>
      </w:r>
      <w:r>
        <w:rPr>
          <w:spacing w:val="-11"/>
          <w:sz w:val="16"/>
        </w:rPr>
        <w:t xml:space="preserve"> </w:t>
      </w:r>
      <w:r>
        <w:rPr>
          <w:spacing w:val="-2"/>
          <w:sz w:val="16"/>
        </w:rPr>
        <w:t>W.</w:t>
      </w:r>
      <w:r>
        <w:rPr>
          <w:spacing w:val="-10"/>
          <w:sz w:val="16"/>
        </w:rPr>
        <w:t xml:space="preserve"> </w:t>
      </w:r>
      <w:r>
        <w:rPr>
          <w:spacing w:val="-2"/>
          <w:sz w:val="16"/>
        </w:rPr>
        <w:t>Xiao,</w:t>
      </w:r>
      <w:r>
        <w:rPr>
          <w:spacing w:val="-10"/>
          <w:sz w:val="16"/>
        </w:rPr>
        <w:t xml:space="preserve"> </w:t>
      </w:r>
      <w:r>
        <w:rPr>
          <w:spacing w:val="-2"/>
          <w:sz w:val="16"/>
        </w:rPr>
        <w:t>R.</w:t>
      </w:r>
      <w:r>
        <w:rPr>
          <w:spacing w:val="-10"/>
          <w:sz w:val="16"/>
        </w:rPr>
        <w:t xml:space="preserve"> </w:t>
      </w:r>
      <w:r>
        <w:rPr>
          <w:spacing w:val="-2"/>
          <w:sz w:val="16"/>
        </w:rPr>
        <w:t>D.</w:t>
      </w:r>
      <w:r>
        <w:rPr>
          <w:spacing w:val="-10"/>
          <w:sz w:val="16"/>
        </w:rPr>
        <w:t xml:space="preserve"> </w:t>
      </w:r>
      <w:r>
        <w:rPr>
          <w:spacing w:val="-2"/>
          <w:sz w:val="16"/>
        </w:rPr>
        <w:t>Woodham,</w:t>
      </w:r>
      <w:r>
        <w:rPr>
          <w:spacing w:val="-12"/>
          <w:sz w:val="16"/>
        </w:rPr>
        <w:t xml:space="preserve"> </w:t>
      </w:r>
      <w:r>
        <w:rPr>
          <w:spacing w:val="-2"/>
          <w:sz w:val="16"/>
        </w:rPr>
        <w:t>A.-R.</w:t>
      </w:r>
      <w:r>
        <w:rPr>
          <w:spacing w:val="-10"/>
          <w:sz w:val="16"/>
        </w:rPr>
        <w:t xml:space="preserve"> </w:t>
      </w:r>
      <w:r>
        <w:rPr>
          <w:spacing w:val="-2"/>
          <w:sz w:val="16"/>
        </w:rPr>
        <w:t>Ghazi-Noori,</w:t>
      </w:r>
      <w:r>
        <w:rPr>
          <w:spacing w:val="-10"/>
          <w:sz w:val="16"/>
        </w:rPr>
        <w:t xml:space="preserve"> </w:t>
      </w:r>
      <w:r>
        <w:rPr>
          <w:spacing w:val="-2"/>
          <w:sz w:val="16"/>
        </w:rPr>
        <w:t>H.</w:t>
      </w:r>
      <w:r>
        <w:rPr>
          <w:spacing w:val="-10"/>
          <w:sz w:val="16"/>
        </w:rPr>
        <w:t xml:space="preserve"> </w:t>
      </w:r>
      <w:r>
        <w:rPr>
          <w:spacing w:val="-2"/>
          <w:sz w:val="16"/>
        </w:rPr>
        <w:t>Rezaei,</w:t>
      </w:r>
    </w:p>
    <w:p w14:paraId="10621FC7" w14:textId="77777777" w:rsidR="004E7388" w:rsidRDefault="00000000">
      <w:pPr>
        <w:spacing w:before="16" w:line="259" w:lineRule="auto"/>
        <w:ind w:left="399"/>
        <w:jc w:val="both"/>
        <w:rPr>
          <w:sz w:val="16"/>
        </w:rPr>
      </w:pPr>
      <w:r>
        <w:rPr>
          <w:sz w:val="16"/>
        </w:rPr>
        <w:t>E.</w:t>
      </w:r>
      <w:r>
        <w:rPr>
          <w:spacing w:val="-9"/>
          <w:sz w:val="16"/>
        </w:rPr>
        <w:t xml:space="preserve"> </w:t>
      </w:r>
      <w:r>
        <w:rPr>
          <w:sz w:val="16"/>
        </w:rPr>
        <w:t>Bramon,</w:t>
      </w:r>
      <w:r>
        <w:rPr>
          <w:spacing w:val="-9"/>
          <w:sz w:val="16"/>
        </w:rPr>
        <w:t xml:space="preserve"> </w:t>
      </w:r>
      <w:r>
        <w:rPr>
          <w:sz w:val="16"/>
        </w:rPr>
        <w:t>P.</w:t>
      </w:r>
      <w:r>
        <w:rPr>
          <w:spacing w:val="-9"/>
          <w:sz w:val="16"/>
        </w:rPr>
        <w:t xml:space="preserve"> </w:t>
      </w:r>
      <w:r>
        <w:rPr>
          <w:sz w:val="16"/>
        </w:rPr>
        <w:t>Ritter,</w:t>
      </w:r>
      <w:r>
        <w:rPr>
          <w:spacing w:val="-9"/>
          <w:sz w:val="16"/>
        </w:rPr>
        <w:t xml:space="preserve"> </w:t>
      </w:r>
      <w:r>
        <w:rPr>
          <w:sz w:val="16"/>
        </w:rPr>
        <w:t>M.</w:t>
      </w:r>
      <w:r>
        <w:rPr>
          <w:spacing w:val="-9"/>
          <w:sz w:val="16"/>
        </w:rPr>
        <w:t xml:space="preserve"> </w:t>
      </w:r>
      <w:r>
        <w:rPr>
          <w:sz w:val="16"/>
        </w:rPr>
        <w:t>Bauer,</w:t>
      </w:r>
      <w:r>
        <w:rPr>
          <w:spacing w:val="-9"/>
          <w:sz w:val="16"/>
        </w:rPr>
        <w:t xml:space="preserve"> </w:t>
      </w:r>
      <w:r>
        <w:rPr>
          <w:sz w:val="16"/>
        </w:rPr>
        <w:t>A.</w:t>
      </w:r>
      <w:r>
        <w:rPr>
          <w:spacing w:val="-9"/>
          <w:sz w:val="16"/>
        </w:rPr>
        <w:t xml:space="preserve"> </w:t>
      </w:r>
      <w:r>
        <w:rPr>
          <w:sz w:val="16"/>
        </w:rPr>
        <w:t>H.</w:t>
      </w:r>
      <w:r>
        <w:rPr>
          <w:spacing w:val="-9"/>
          <w:sz w:val="16"/>
        </w:rPr>
        <w:t xml:space="preserve"> </w:t>
      </w:r>
      <w:r>
        <w:rPr>
          <w:sz w:val="16"/>
        </w:rPr>
        <w:t>Young,</w:t>
      </w:r>
      <w:r>
        <w:rPr>
          <w:spacing w:val="-9"/>
          <w:sz w:val="16"/>
        </w:rPr>
        <w:t xml:space="preserve"> </w:t>
      </w:r>
      <w:r>
        <w:rPr>
          <w:sz w:val="16"/>
        </w:rPr>
        <w:t>Y.</w:t>
      </w:r>
      <w:r>
        <w:rPr>
          <w:spacing w:val="-9"/>
          <w:sz w:val="16"/>
        </w:rPr>
        <w:t xml:space="preserve"> </w:t>
      </w:r>
      <w:r>
        <w:rPr>
          <w:sz w:val="16"/>
        </w:rPr>
        <w:t>Fan,</w:t>
      </w:r>
      <w:r>
        <w:rPr>
          <w:spacing w:val="-9"/>
          <w:sz w:val="16"/>
        </w:rPr>
        <w:t xml:space="preserve"> </w:t>
      </w:r>
      <w:r>
        <w:rPr>
          <w:sz w:val="16"/>
        </w:rPr>
        <w:t>C.</w:t>
      </w:r>
      <w:r>
        <w:rPr>
          <w:spacing w:val="-9"/>
          <w:sz w:val="16"/>
        </w:rPr>
        <w:t xml:space="preserve"> </w:t>
      </w:r>
      <w:r>
        <w:rPr>
          <w:sz w:val="16"/>
        </w:rPr>
        <w:t>H.</w:t>
      </w:r>
      <w:r>
        <w:rPr>
          <w:spacing w:val="-9"/>
          <w:sz w:val="16"/>
        </w:rPr>
        <w:t xml:space="preserve"> </w:t>
      </w:r>
      <w:r>
        <w:rPr>
          <w:sz w:val="16"/>
        </w:rPr>
        <w:t>Fu,</w:t>
      </w:r>
      <w:r>
        <w:rPr>
          <w:spacing w:val="-9"/>
          <w:sz w:val="16"/>
        </w:rPr>
        <w:t xml:space="preserve"> </w:t>
      </w:r>
      <w:r>
        <w:rPr>
          <w:sz w:val="16"/>
        </w:rPr>
        <w:t>Deep</w:t>
      </w:r>
      <w:r>
        <w:rPr>
          <w:spacing w:val="40"/>
          <w:sz w:val="16"/>
        </w:rPr>
        <w:t xml:space="preserve"> </w:t>
      </w:r>
      <w:r>
        <w:rPr>
          <w:sz w:val="16"/>
        </w:rPr>
        <w:t>learning based treatment remission prediction to transcranial direct</w:t>
      </w:r>
      <w:r>
        <w:rPr>
          <w:spacing w:val="40"/>
          <w:sz w:val="16"/>
        </w:rPr>
        <w:t xml:space="preserve"> </w:t>
      </w:r>
      <w:r>
        <w:rPr>
          <w:sz w:val="16"/>
        </w:rPr>
        <w:t>current stimulation in bipolar depression using eeg power spectral</w:t>
      </w:r>
      <w:r>
        <w:rPr>
          <w:spacing w:val="40"/>
          <w:sz w:val="16"/>
        </w:rPr>
        <w:t xml:space="preserve"> </w:t>
      </w:r>
      <w:bookmarkStart w:id="230" w:name="_bookmark71"/>
      <w:bookmarkEnd w:id="230"/>
      <w:r>
        <w:rPr>
          <w:sz w:val="16"/>
        </w:rPr>
        <w:t>density, medRxiv (2025).</w:t>
      </w:r>
      <w:r>
        <w:rPr>
          <w:spacing w:val="40"/>
          <w:sz w:val="16"/>
        </w:rPr>
        <w:t xml:space="preserve"> </w:t>
      </w:r>
      <w:hyperlink r:id="rId154">
        <w:r w:rsidR="004E7388">
          <w:rPr>
            <w:rFonts w:ascii="BIZ UDGothic"/>
            <w:color w:val="2F4F4F"/>
            <w:sz w:val="13"/>
          </w:rPr>
          <w:t>doi:10.1101/2024.07.16.24310445</w:t>
        </w:r>
      </w:hyperlink>
      <w:r>
        <w:rPr>
          <w:sz w:val="16"/>
        </w:rPr>
        <w:t>.</w:t>
      </w:r>
    </w:p>
    <w:p w14:paraId="1F69DC07" w14:textId="77777777" w:rsidR="004E7388" w:rsidRDefault="00000000">
      <w:pPr>
        <w:pStyle w:val="ListParagraph"/>
        <w:numPr>
          <w:ilvl w:val="0"/>
          <w:numId w:val="2"/>
        </w:numPr>
        <w:tabs>
          <w:tab w:val="left" w:pos="398"/>
        </w:tabs>
        <w:ind w:left="398" w:hanging="364"/>
        <w:jc w:val="both"/>
        <w:rPr>
          <w:sz w:val="16"/>
        </w:rPr>
      </w:pPr>
      <w:r>
        <w:rPr>
          <w:spacing w:val="-2"/>
          <w:sz w:val="16"/>
        </w:rPr>
        <w:t>W.</w:t>
      </w:r>
      <w:r>
        <w:rPr>
          <w:spacing w:val="-11"/>
          <w:sz w:val="16"/>
        </w:rPr>
        <w:t xml:space="preserve"> </w:t>
      </w:r>
      <w:r>
        <w:rPr>
          <w:spacing w:val="-2"/>
          <w:sz w:val="16"/>
        </w:rPr>
        <w:t>Xiao,</w:t>
      </w:r>
      <w:r>
        <w:rPr>
          <w:spacing w:val="-10"/>
          <w:sz w:val="16"/>
        </w:rPr>
        <w:t xml:space="preserve"> </w:t>
      </w:r>
      <w:r>
        <w:rPr>
          <w:spacing w:val="-2"/>
          <w:sz w:val="16"/>
        </w:rPr>
        <w:t>J.</w:t>
      </w:r>
      <w:r>
        <w:rPr>
          <w:spacing w:val="-11"/>
          <w:sz w:val="16"/>
        </w:rPr>
        <w:t xml:space="preserve"> </w:t>
      </w:r>
      <w:r>
        <w:rPr>
          <w:spacing w:val="-2"/>
          <w:sz w:val="16"/>
        </w:rPr>
        <w:t>C.</w:t>
      </w:r>
      <w:r>
        <w:rPr>
          <w:spacing w:val="-10"/>
          <w:sz w:val="16"/>
        </w:rPr>
        <w:t xml:space="preserve"> </w:t>
      </w:r>
      <w:r>
        <w:rPr>
          <w:spacing w:val="-2"/>
          <w:sz w:val="16"/>
        </w:rPr>
        <w:t>Moncy,</w:t>
      </w:r>
      <w:r>
        <w:rPr>
          <w:spacing w:val="-10"/>
          <w:sz w:val="16"/>
        </w:rPr>
        <w:t xml:space="preserve"> </w:t>
      </w:r>
      <w:r>
        <w:rPr>
          <w:spacing w:val="-2"/>
          <w:sz w:val="16"/>
        </w:rPr>
        <w:t>A.-R.</w:t>
      </w:r>
      <w:r>
        <w:rPr>
          <w:spacing w:val="-10"/>
          <w:sz w:val="16"/>
        </w:rPr>
        <w:t xml:space="preserve"> </w:t>
      </w:r>
      <w:r>
        <w:rPr>
          <w:spacing w:val="-2"/>
          <w:sz w:val="16"/>
        </w:rPr>
        <w:t>Ghazi-Noori,</w:t>
      </w:r>
      <w:r>
        <w:rPr>
          <w:spacing w:val="-10"/>
          <w:sz w:val="16"/>
        </w:rPr>
        <w:t xml:space="preserve"> </w:t>
      </w:r>
      <w:r>
        <w:rPr>
          <w:spacing w:val="-2"/>
          <w:sz w:val="16"/>
        </w:rPr>
        <w:t>R.</w:t>
      </w:r>
      <w:r>
        <w:rPr>
          <w:spacing w:val="-12"/>
          <w:sz w:val="16"/>
        </w:rPr>
        <w:t xml:space="preserve"> </w:t>
      </w:r>
      <w:r>
        <w:rPr>
          <w:spacing w:val="-2"/>
          <w:sz w:val="16"/>
        </w:rPr>
        <w:t>D.</w:t>
      </w:r>
      <w:r>
        <w:rPr>
          <w:spacing w:val="-10"/>
          <w:sz w:val="16"/>
        </w:rPr>
        <w:t xml:space="preserve"> </w:t>
      </w:r>
      <w:r>
        <w:rPr>
          <w:spacing w:val="-2"/>
          <w:sz w:val="16"/>
        </w:rPr>
        <w:t>Woodham,</w:t>
      </w:r>
      <w:r>
        <w:rPr>
          <w:spacing w:val="-10"/>
          <w:sz w:val="16"/>
        </w:rPr>
        <w:t xml:space="preserve"> </w:t>
      </w:r>
      <w:r>
        <w:rPr>
          <w:spacing w:val="-2"/>
          <w:sz w:val="16"/>
        </w:rPr>
        <w:t>H.</w:t>
      </w:r>
      <w:r>
        <w:rPr>
          <w:spacing w:val="-10"/>
          <w:sz w:val="16"/>
        </w:rPr>
        <w:t xml:space="preserve"> </w:t>
      </w:r>
      <w:r>
        <w:rPr>
          <w:spacing w:val="-2"/>
          <w:sz w:val="16"/>
        </w:rPr>
        <w:t>Rezaei,</w:t>
      </w:r>
    </w:p>
    <w:p w14:paraId="3B2ABE01" w14:textId="77777777" w:rsidR="004E7388" w:rsidRDefault="00000000">
      <w:pPr>
        <w:spacing w:before="15" w:line="259" w:lineRule="auto"/>
        <w:ind w:left="399"/>
        <w:jc w:val="both"/>
        <w:rPr>
          <w:sz w:val="16"/>
        </w:rPr>
      </w:pPr>
      <w:r>
        <w:rPr>
          <w:sz w:val="16"/>
        </w:rPr>
        <w:t>E. Bramon, P. Ritter, M. Bauer, A. H. Young, C. H. Fu, Enhanced</w:t>
      </w:r>
      <w:r>
        <w:rPr>
          <w:spacing w:val="40"/>
          <w:sz w:val="16"/>
        </w:rPr>
        <w:t xml:space="preserve"> </w:t>
      </w:r>
      <w:r>
        <w:rPr>
          <w:sz w:val="16"/>
        </w:rPr>
        <w:t>network synchronization connectivity following transcranial direct</w:t>
      </w:r>
      <w:r>
        <w:rPr>
          <w:spacing w:val="40"/>
          <w:sz w:val="16"/>
        </w:rPr>
        <w:t xml:space="preserve"> </w:t>
      </w:r>
      <w:r>
        <w:rPr>
          <w:sz w:val="16"/>
        </w:rPr>
        <w:t>current stimulation (tdcs) in bipolar depression: effects on eeg</w:t>
      </w:r>
      <w:r>
        <w:rPr>
          <w:spacing w:val="40"/>
          <w:sz w:val="16"/>
        </w:rPr>
        <w:t xml:space="preserve"> </w:t>
      </w:r>
      <w:r>
        <w:rPr>
          <w:sz w:val="16"/>
        </w:rPr>
        <w:t>oscillations</w:t>
      </w:r>
      <w:r>
        <w:rPr>
          <w:spacing w:val="-7"/>
          <w:sz w:val="16"/>
        </w:rPr>
        <w:t xml:space="preserve"> </w:t>
      </w:r>
      <w:r>
        <w:rPr>
          <w:sz w:val="16"/>
        </w:rPr>
        <w:t>and</w:t>
      </w:r>
      <w:r>
        <w:rPr>
          <w:spacing w:val="-7"/>
          <w:sz w:val="16"/>
        </w:rPr>
        <w:t xml:space="preserve"> </w:t>
      </w:r>
      <w:r>
        <w:rPr>
          <w:sz w:val="16"/>
        </w:rPr>
        <w:t>deep</w:t>
      </w:r>
      <w:r>
        <w:rPr>
          <w:spacing w:val="-7"/>
          <w:sz w:val="16"/>
        </w:rPr>
        <w:t xml:space="preserve"> </w:t>
      </w:r>
      <w:r>
        <w:rPr>
          <w:sz w:val="16"/>
        </w:rPr>
        <w:t>learning-based</w:t>
      </w:r>
      <w:r>
        <w:rPr>
          <w:spacing w:val="-7"/>
          <w:sz w:val="16"/>
        </w:rPr>
        <w:t xml:space="preserve"> </w:t>
      </w:r>
      <w:r>
        <w:rPr>
          <w:sz w:val="16"/>
        </w:rPr>
        <w:t>predictors</w:t>
      </w:r>
      <w:r>
        <w:rPr>
          <w:spacing w:val="-7"/>
          <w:sz w:val="16"/>
        </w:rPr>
        <w:t xml:space="preserve"> </w:t>
      </w:r>
      <w:r>
        <w:rPr>
          <w:sz w:val="16"/>
        </w:rPr>
        <w:t>of</w:t>
      </w:r>
      <w:r>
        <w:rPr>
          <w:spacing w:val="-7"/>
          <w:sz w:val="16"/>
        </w:rPr>
        <w:t xml:space="preserve"> </w:t>
      </w:r>
      <w:r>
        <w:rPr>
          <w:sz w:val="16"/>
        </w:rPr>
        <w:t>clinical</w:t>
      </w:r>
      <w:r>
        <w:rPr>
          <w:spacing w:val="-7"/>
          <w:sz w:val="16"/>
        </w:rPr>
        <w:t xml:space="preserve"> </w:t>
      </w:r>
      <w:r>
        <w:rPr>
          <w:sz w:val="16"/>
        </w:rPr>
        <w:t>remission,</w:t>
      </w:r>
      <w:r>
        <w:rPr>
          <w:spacing w:val="40"/>
          <w:sz w:val="16"/>
        </w:rPr>
        <w:t xml:space="preserve"> </w:t>
      </w:r>
      <w:r>
        <w:rPr>
          <w:sz w:val="16"/>
        </w:rPr>
        <w:t>Journal of Affective Disorders 369 (2025) 576–587.</w:t>
      </w:r>
    </w:p>
    <w:p w14:paraId="71C7EE73" w14:textId="77777777" w:rsidR="004E7388" w:rsidRDefault="00000000">
      <w:pPr>
        <w:pStyle w:val="ListParagraph"/>
        <w:numPr>
          <w:ilvl w:val="0"/>
          <w:numId w:val="2"/>
        </w:numPr>
        <w:tabs>
          <w:tab w:val="left" w:pos="364"/>
        </w:tabs>
        <w:spacing w:before="74"/>
        <w:ind w:left="364" w:right="32" w:hanging="364"/>
        <w:rPr>
          <w:sz w:val="16"/>
        </w:rPr>
      </w:pPr>
      <w:r>
        <w:br w:type="column"/>
      </w:r>
      <w:bookmarkStart w:id="231" w:name="_bookmark72"/>
      <w:bookmarkEnd w:id="231"/>
      <w:r>
        <w:rPr>
          <w:sz w:val="16"/>
        </w:rPr>
        <w:t>R.</w:t>
      </w:r>
      <w:r>
        <w:rPr>
          <w:spacing w:val="69"/>
          <w:w w:val="150"/>
          <w:sz w:val="16"/>
        </w:rPr>
        <w:t xml:space="preserve"> </w:t>
      </w:r>
      <w:r>
        <w:rPr>
          <w:sz w:val="16"/>
        </w:rPr>
        <w:t>Romero</w:t>
      </w:r>
      <w:r>
        <w:rPr>
          <w:spacing w:val="68"/>
          <w:w w:val="150"/>
          <w:sz w:val="16"/>
        </w:rPr>
        <w:t xml:space="preserve"> </w:t>
      </w:r>
      <w:r>
        <w:rPr>
          <w:sz w:val="16"/>
        </w:rPr>
        <w:t>Marin,</w:t>
      </w:r>
      <w:r>
        <w:rPr>
          <w:spacing w:val="69"/>
          <w:w w:val="150"/>
          <w:sz w:val="16"/>
        </w:rPr>
        <w:t xml:space="preserve"> </w:t>
      </w:r>
      <w:r>
        <w:rPr>
          <w:sz w:val="16"/>
        </w:rPr>
        <w:t>S.</w:t>
      </w:r>
      <w:r>
        <w:rPr>
          <w:spacing w:val="69"/>
          <w:w w:val="150"/>
          <w:sz w:val="16"/>
        </w:rPr>
        <w:t xml:space="preserve"> </w:t>
      </w:r>
      <w:r>
        <w:rPr>
          <w:sz w:val="16"/>
        </w:rPr>
        <w:t>Lopez</w:t>
      </w:r>
      <w:r>
        <w:rPr>
          <w:spacing w:val="69"/>
          <w:w w:val="150"/>
          <w:sz w:val="16"/>
        </w:rPr>
        <w:t xml:space="preserve"> </w:t>
      </w:r>
      <w:r>
        <w:rPr>
          <w:sz w:val="16"/>
        </w:rPr>
        <w:t>Rodriguez,</w:t>
      </w:r>
      <w:r>
        <w:rPr>
          <w:spacing w:val="69"/>
          <w:w w:val="150"/>
          <w:sz w:val="16"/>
        </w:rPr>
        <w:t xml:space="preserve"> </w:t>
      </w:r>
      <w:r>
        <w:rPr>
          <w:sz w:val="16"/>
        </w:rPr>
        <w:t>S.</w:t>
      </w:r>
      <w:r>
        <w:rPr>
          <w:spacing w:val="68"/>
          <w:w w:val="150"/>
          <w:sz w:val="16"/>
        </w:rPr>
        <w:t xml:space="preserve"> </w:t>
      </w:r>
      <w:r>
        <w:rPr>
          <w:sz w:val="16"/>
        </w:rPr>
        <w:t>Lakis</w:t>
      </w:r>
      <w:r>
        <w:rPr>
          <w:spacing w:val="69"/>
          <w:w w:val="150"/>
          <w:sz w:val="16"/>
        </w:rPr>
        <w:t xml:space="preserve"> </w:t>
      </w:r>
      <w:r>
        <w:rPr>
          <w:spacing w:val="-2"/>
          <w:sz w:val="16"/>
        </w:rPr>
        <w:t>Granell,</w:t>
      </w:r>
    </w:p>
    <w:p w14:paraId="1E139390" w14:textId="77777777" w:rsidR="004E7388" w:rsidRDefault="00000000">
      <w:pPr>
        <w:spacing w:before="15"/>
        <w:ind w:left="34" w:right="32"/>
        <w:jc w:val="right"/>
        <w:rPr>
          <w:sz w:val="16"/>
        </w:rPr>
      </w:pPr>
      <w:r>
        <w:rPr>
          <w:sz w:val="16"/>
        </w:rPr>
        <w:t>E. Buloz</w:t>
      </w:r>
      <w:r>
        <w:rPr>
          <w:spacing w:val="1"/>
          <w:sz w:val="16"/>
        </w:rPr>
        <w:t xml:space="preserve"> </w:t>
      </w:r>
      <w:r>
        <w:rPr>
          <w:sz w:val="16"/>
        </w:rPr>
        <w:t>Osorio,</w:t>
      </w:r>
      <w:r>
        <w:rPr>
          <w:spacing w:val="1"/>
          <w:sz w:val="16"/>
        </w:rPr>
        <w:t xml:space="preserve"> </w:t>
      </w:r>
      <w:r>
        <w:rPr>
          <w:sz w:val="16"/>
        </w:rPr>
        <w:t>M.</w:t>
      </w:r>
      <w:r>
        <w:rPr>
          <w:spacing w:val="1"/>
          <w:sz w:val="16"/>
        </w:rPr>
        <w:t xml:space="preserve"> </w:t>
      </w:r>
      <w:r>
        <w:rPr>
          <w:sz w:val="16"/>
        </w:rPr>
        <w:t>Cabello</w:t>
      </w:r>
      <w:r>
        <w:rPr>
          <w:spacing w:val="1"/>
          <w:sz w:val="16"/>
        </w:rPr>
        <w:t xml:space="preserve"> </w:t>
      </w:r>
      <w:r>
        <w:rPr>
          <w:sz w:val="16"/>
        </w:rPr>
        <w:t>Toscano, M.</w:t>
      </w:r>
      <w:r>
        <w:rPr>
          <w:spacing w:val="1"/>
          <w:sz w:val="16"/>
        </w:rPr>
        <w:t xml:space="preserve"> </w:t>
      </w:r>
      <w:r>
        <w:rPr>
          <w:sz w:val="16"/>
        </w:rPr>
        <w:t>Urretavizcaya</w:t>
      </w:r>
      <w:r>
        <w:rPr>
          <w:spacing w:val="1"/>
          <w:sz w:val="16"/>
        </w:rPr>
        <w:t xml:space="preserve"> </w:t>
      </w:r>
      <w:r>
        <w:rPr>
          <w:spacing w:val="-2"/>
          <w:sz w:val="16"/>
        </w:rPr>
        <w:t>Sarachaga,</w:t>
      </w:r>
    </w:p>
    <w:p w14:paraId="7010B06F" w14:textId="77777777" w:rsidR="004E7388" w:rsidRDefault="00000000">
      <w:pPr>
        <w:spacing w:before="15"/>
        <w:ind w:left="34" w:right="32"/>
        <w:jc w:val="right"/>
        <w:rPr>
          <w:sz w:val="16"/>
        </w:rPr>
      </w:pPr>
      <w:r>
        <w:rPr>
          <w:spacing w:val="-2"/>
          <w:sz w:val="16"/>
        </w:rPr>
        <w:t>M.</w:t>
      </w:r>
      <w:r>
        <w:rPr>
          <w:spacing w:val="-6"/>
          <w:sz w:val="16"/>
        </w:rPr>
        <w:t xml:space="preserve"> </w:t>
      </w:r>
      <w:r>
        <w:rPr>
          <w:spacing w:val="-2"/>
          <w:sz w:val="16"/>
        </w:rPr>
        <w:t>d.</w:t>
      </w:r>
      <w:r>
        <w:rPr>
          <w:spacing w:val="-6"/>
          <w:sz w:val="16"/>
        </w:rPr>
        <w:t xml:space="preserve"> </w:t>
      </w:r>
      <w:r>
        <w:rPr>
          <w:spacing w:val="-2"/>
          <w:sz w:val="16"/>
        </w:rPr>
        <w:t>P.</w:t>
      </w:r>
      <w:r>
        <w:rPr>
          <w:spacing w:val="-5"/>
          <w:sz w:val="16"/>
        </w:rPr>
        <w:t xml:space="preserve"> </w:t>
      </w:r>
      <w:r>
        <w:rPr>
          <w:spacing w:val="-2"/>
          <w:sz w:val="16"/>
        </w:rPr>
        <w:t>Alonso</w:t>
      </w:r>
      <w:r>
        <w:rPr>
          <w:spacing w:val="-6"/>
          <w:sz w:val="16"/>
        </w:rPr>
        <w:t xml:space="preserve"> </w:t>
      </w:r>
      <w:r>
        <w:rPr>
          <w:spacing w:val="-2"/>
          <w:sz w:val="16"/>
        </w:rPr>
        <w:t>Ortega,</w:t>
      </w:r>
      <w:r>
        <w:rPr>
          <w:spacing w:val="-6"/>
          <w:sz w:val="16"/>
        </w:rPr>
        <w:t xml:space="preserve"> </w:t>
      </w:r>
      <w:r>
        <w:rPr>
          <w:spacing w:val="-2"/>
          <w:sz w:val="16"/>
        </w:rPr>
        <w:t>M.</w:t>
      </w:r>
      <w:r>
        <w:rPr>
          <w:spacing w:val="-5"/>
          <w:sz w:val="16"/>
        </w:rPr>
        <w:t xml:space="preserve"> </w:t>
      </w:r>
      <w:r>
        <w:rPr>
          <w:spacing w:val="-2"/>
          <w:sz w:val="16"/>
        </w:rPr>
        <w:t>Chopra,</w:t>
      </w:r>
      <w:r>
        <w:rPr>
          <w:spacing w:val="-6"/>
          <w:sz w:val="16"/>
        </w:rPr>
        <w:t xml:space="preserve"> </w:t>
      </w:r>
      <w:r>
        <w:rPr>
          <w:spacing w:val="-2"/>
          <w:sz w:val="16"/>
        </w:rPr>
        <w:t>J.</w:t>
      </w:r>
      <w:r>
        <w:rPr>
          <w:spacing w:val="-5"/>
          <w:sz w:val="16"/>
        </w:rPr>
        <w:t xml:space="preserve"> </w:t>
      </w:r>
      <w:r>
        <w:rPr>
          <w:spacing w:val="-2"/>
          <w:sz w:val="16"/>
        </w:rPr>
        <w:t>Solana</w:t>
      </w:r>
      <w:r>
        <w:rPr>
          <w:spacing w:val="-6"/>
          <w:sz w:val="16"/>
        </w:rPr>
        <w:t xml:space="preserve"> </w:t>
      </w:r>
      <w:r>
        <w:rPr>
          <w:spacing w:val="-2"/>
          <w:sz w:val="16"/>
        </w:rPr>
        <w:t>Sanchez,</w:t>
      </w:r>
      <w:r>
        <w:rPr>
          <w:spacing w:val="-6"/>
          <w:sz w:val="16"/>
        </w:rPr>
        <w:t xml:space="preserve"> </w:t>
      </w:r>
      <w:r>
        <w:rPr>
          <w:spacing w:val="-2"/>
          <w:sz w:val="16"/>
        </w:rPr>
        <w:t>J.</w:t>
      </w:r>
      <w:r>
        <w:rPr>
          <w:spacing w:val="-5"/>
          <w:sz w:val="16"/>
        </w:rPr>
        <w:t xml:space="preserve"> </w:t>
      </w:r>
      <w:r>
        <w:rPr>
          <w:spacing w:val="-2"/>
          <w:sz w:val="16"/>
        </w:rPr>
        <w:t>Camprodon,</w:t>
      </w:r>
    </w:p>
    <w:p w14:paraId="4B4D8A36" w14:textId="77777777" w:rsidR="004E7388" w:rsidRDefault="00000000">
      <w:pPr>
        <w:pStyle w:val="ListParagraph"/>
        <w:numPr>
          <w:ilvl w:val="0"/>
          <w:numId w:val="1"/>
        </w:numPr>
        <w:tabs>
          <w:tab w:val="left" w:pos="587"/>
        </w:tabs>
        <w:spacing w:before="16" w:line="259" w:lineRule="auto"/>
        <w:ind w:right="32" w:firstLine="0"/>
        <w:rPr>
          <w:sz w:val="16"/>
        </w:rPr>
      </w:pPr>
      <w:r>
        <w:rPr>
          <w:sz w:val="16"/>
        </w:rPr>
        <w:t>Pascual</w:t>
      </w:r>
      <w:r>
        <w:rPr>
          <w:spacing w:val="-10"/>
          <w:sz w:val="16"/>
        </w:rPr>
        <w:t xml:space="preserve"> </w:t>
      </w:r>
      <w:r>
        <w:rPr>
          <w:sz w:val="16"/>
        </w:rPr>
        <w:t>Leone,</w:t>
      </w:r>
      <w:r>
        <w:rPr>
          <w:spacing w:val="-10"/>
          <w:sz w:val="16"/>
        </w:rPr>
        <w:t xml:space="preserve"> </w:t>
      </w:r>
      <w:r>
        <w:rPr>
          <w:sz w:val="16"/>
        </w:rPr>
        <w:t>D.</w:t>
      </w:r>
      <w:r>
        <w:rPr>
          <w:spacing w:val="-10"/>
          <w:sz w:val="16"/>
        </w:rPr>
        <w:t xml:space="preserve"> </w:t>
      </w:r>
      <w:r>
        <w:rPr>
          <w:sz w:val="16"/>
        </w:rPr>
        <w:t>Bartres</w:t>
      </w:r>
      <w:r>
        <w:rPr>
          <w:spacing w:val="-10"/>
          <w:sz w:val="16"/>
        </w:rPr>
        <w:t xml:space="preserve"> </w:t>
      </w:r>
      <w:r>
        <w:rPr>
          <w:sz w:val="16"/>
        </w:rPr>
        <w:t>Faz,</w:t>
      </w:r>
      <w:r>
        <w:rPr>
          <w:spacing w:val="-10"/>
          <w:sz w:val="16"/>
        </w:rPr>
        <w:t xml:space="preserve"> </w:t>
      </w:r>
      <w:r>
        <w:rPr>
          <w:sz w:val="16"/>
        </w:rPr>
        <w:t>D.</w:t>
      </w:r>
      <w:r>
        <w:rPr>
          <w:spacing w:val="-10"/>
          <w:sz w:val="16"/>
        </w:rPr>
        <w:t xml:space="preserve"> </w:t>
      </w:r>
      <w:r>
        <w:rPr>
          <w:sz w:val="16"/>
        </w:rPr>
        <w:t>Cappon,</w:t>
      </w:r>
      <w:r>
        <w:rPr>
          <w:spacing w:val="-10"/>
          <w:sz w:val="16"/>
        </w:rPr>
        <w:t xml:space="preserve"> </w:t>
      </w:r>
      <w:r>
        <w:rPr>
          <w:sz w:val="16"/>
        </w:rPr>
        <w:t>G.</w:t>
      </w:r>
      <w:r>
        <w:rPr>
          <w:spacing w:val="-10"/>
          <w:sz w:val="16"/>
        </w:rPr>
        <w:t xml:space="preserve"> </w:t>
      </w:r>
      <w:r>
        <w:rPr>
          <w:sz w:val="16"/>
        </w:rPr>
        <w:t>Cattaneo,</w:t>
      </w:r>
      <w:r>
        <w:rPr>
          <w:spacing w:val="-10"/>
          <w:sz w:val="16"/>
        </w:rPr>
        <w:t xml:space="preserve"> </w:t>
      </w:r>
      <w:hyperlink r:id="rId155">
        <w:r w:rsidR="004E7388">
          <w:rPr>
            <w:color w:val="2F4F4F"/>
            <w:sz w:val="16"/>
          </w:rPr>
          <w:t>Remotely</w:t>
        </w:r>
      </w:hyperlink>
      <w:r>
        <w:rPr>
          <w:color w:val="2F4F4F"/>
          <w:spacing w:val="40"/>
          <w:sz w:val="16"/>
        </w:rPr>
        <w:t xml:space="preserve"> </w:t>
      </w:r>
      <w:hyperlink r:id="rId156">
        <w:r w:rsidR="004E7388">
          <w:rPr>
            <w:color w:val="2F4F4F"/>
            <w:sz w:val="16"/>
          </w:rPr>
          <w:t>supervised home-based tdcs in treatment-resistant depression:</w:t>
        </w:r>
      </w:hyperlink>
      <w:r>
        <w:rPr>
          <w:color w:val="2F4F4F"/>
          <w:spacing w:val="40"/>
          <w:sz w:val="16"/>
        </w:rPr>
        <w:t xml:space="preserve"> </w:t>
      </w:r>
      <w:hyperlink r:id="rId157">
        <w:r w:rsidR="004E7388">
          <w:rPr>
            <w:color w:val="2F4F4F"/>
            <w:sz w:val="16"/>
          </w:rPr>
          <w:t>Feasibility, effectiveness and eeg biomarkers of response</w:t>
        </w:r>
      </w:hyperlink>
      <w:r>
        <w:rPr>
          <w:sz w:val="16"/>
        </w:rPr>
        <w:t>, Research</w:t>
      </w:r>
      <w:r>
        <w:rPr>
          <w:spacing w:val="40"/>
          <w:sz w:val="16"/>
        </w:rPr>
        <w:t xml:space="preserve"> </w:t>
      </w:r>
      <w:r>
        <w:rPr>
          <w:sz w:val="16"/>
        </w:rPr>
        <w:t xml:space="preserve">Square (2026). </w:t>
      </w:r>
      <w:hyperlink r:id="rId158">
        <w:r w:rsidR="004E7388">
          <w:rPr>
            <w:rFonts w:ascii="BIZ UDGothic"/>
            <w:color w:val="2F4F4F"/>
            <w:sz w:val="13"/>
          </w:rPr>
          <w:t>doi:10.21203/rs.3.rs-8709698/v1</w:t>
        </w:r>
      </w:hyperlink>
      <w:r>
        <w:rPr>
          <w:sz w:val="16"/>
        </w:rPr>
        <w:t>.</w:t>
      </w:r>
    </w:p>
    <w:p w14:paraId="78BC0511" w14:textId="77777777" w:rsidR="004E7388" w:rsidRDefault="00000000">
      <w:pPr>
        <w:tabs>
          <w:tab w:val="left" w:pos="2206"/>
        </w:tabs>
        <w:spacing w:before="2" w:line="276" w:lineRule="auto"/>
        <w:ind w:left="399" w:right="32"/>
        <w:rPr>
          <w:rFonts w:ascii="BIZ UDGothic"/>
          <w:sz w:val="13"/>
        </w:rPr>
      </w:pPr>
      <w:r>
        <w:rPr>
          <w:spacing w:val="-4"/>
          <w:sz w:val="16"/>
        </w:rPr>
        <w:t>URL</w:t>
      </w:r>
      <w:r>
        <w:rPr>
          <w:sz w:val="16"/>
        </w:rPr>
        <w:tab/>
      </w:r>
      <w:hyperlink r:id="rId159">
        <w:r w:rsidR="004E7388">
          <w:rPr>
            <w:rFonts w:ascii="BIZ UDGothic"/>
            <w:color w:val="2F4F4F"/>
            <w:spacing w:val="-2"/>
            <w:sz w:val="13"/>
          </w:rPr>
          <w:t>https://www.semanticscholar.org/paper/</w:t>
        </w:r>
      </w:hyperlink>
      <w:r>
        <w:rPr>
          <w:rFonts w:ascii="BIZ UDGothic"/>
          <w:color w:val="2F4F4F"/>
          <w:spacing w:val="-2"/>
          <w:sz w:val="13"/>
        </w:rPr>
        <w:t xml:space="preserve"> </w:t>
      </w:r>
      <w:hyperlink r:id="rId160">
        <w:r w:rsidR="004E7388">
          <w:rPr>
            <w:rFonts w:ascii="BIZ UDGothic"/>
            <w:color w:val="2F4F4F"/>
            <w:spacing w:val="-2"/>
            <w:sz w:val="13"/>
          </w:rPr>
          <w:t>7ba628353818d20f18ac5ecdccca2bd39bca3d77</w:t>
        </w:r>
      </w:hyperlink>
    </w:p>
    <w:p w14:paraId="601B5A01" w14:textId="77777777" w:rsidR="004E7388" w:rsidRDefault="00000000">
      <w:pPr>
        <w:pStyle w:val="ListParagraph"/>
        <w:numPr>
          <w:ilvl w:val="0"/>
          <w:numId w:val="2"/>
        </w:numPr>
        <w:tabs>
          <w:tab w:val="left" w:pos="364"/>
        </w:tabs>
        <w:spacing w:before="0" w:line="177" w:lineRule="exact"/>
        <w:ind w:left="364" w:right="32" w:hanging="364"/>
        <w:rPr>
          <w:sz w:val="16"/>
        </w:rPr>
      </w:pPr>
      <w:r>
        <w:rPr>
          <w:sz w:val="16"/>
        </w:rPr>
        <w:t>I.</w:t>
      </w:r>
      <w:r>
        <w:rPr>
          <w:spacing w:val="61"/>
          <w:w w:val="150"/>
          <w:sz w:val="16"/>
        </w:rPr>
        <w:t xml:space="preserve"> </w:t>
      </w:r>
      <w:r>
        <w:rPr>
          <w:sz w:val="16"/>
        </w:rPr>
        <w:t>H.</w:t>
      </w:r>
      <w:r>
        <w:rPr>
          <w:spacing w:val="61"/>
          <w:w w:val="150"/>
          <w:sz w:val="16"/>
        </w:rPr>
        <w:t xml:space="preserve"> </w:t>
      </w:r>
      <w:r>
        <w:rPr>
          <w:sz w:val="16"/>
        </w:rPr>
        <w:t>Kratter,</w:t>
      </w:r>
      <w:r>
        <w:rPr>
          <w:spacing w:val="62"/>
          <w:w w:val="150"/>
          <w:sz w:val="16"/>
        </w:rPr>
        <w:t xml:space="preserve"> </w:t>
      </w:r>
      <w:r>
        <w:rPr>
          <w:sz w:val="16"/>
        </w:rPr>
        <w:t>C.</w:t>
      </w:r>
      <w:r>
        <w:rPr>
          <w:spacing w:val="61"/>
          <w:w w:val="150"/>
          <w:sz w:val="16"/>
        </w:rPr>
        <w:t xml:space="preserve"> </w:t>
      </w:r>
      <w:r>
        <w:rPr>
          <w:sz w:val="16"/>
        </w:rPr>
        <w:t>W.</w:t>
      </w:r>
      <w:r>
        <w:rPr>
          <w:spacing w:val="61"/>
          <w:w w:val="150"/>
          <w:sz w:val="16"/>
        </w:rPr>
        <w:t xml:space="preserve"> </w:t>
      </w:r>
      <w:r>
        <w:rPr>
          <w:sz w:val="16"/>
        </w:rPr>
        <w:t>Austelle,</w:t>
      </w:r>
      <w:r>
        <w:rPr>
          <w:spacing w:val="63"/>
          <w:w w:val="150"/>
          <w:sz w:val="16"/>
        </w:rPr>
        <w:t xml:space="preserve"> </w:t>
      </w:r>
      <w:r>
        <w:rPr>
          <w:sz w:val="16"/>
        </w:rPr>
        <w:t>J.</w:t>
      </w:r>
      <w:r>
        <w:rPr>
          <w:spacing w:val="61"/>
          <w:w w:val="150"/>
          <w:sz w:val="16"/>
        </w:rPr>
        <w:t xml:space="preserve"> </w:t>
      </w:r>
      <w:r>
        <w:rPr>
          <w:sz w:val="16"/>
        </w:rPr>
        <w:t>I.</w:t>
      </w:r>
      <w:r>
        <w:rPr>
          <w:spacing w:val="61"/>
          <w:w w:val="150"/>
          <w:sz w:val="16"/>
        </w:rPr>
        <w:t xml:space="preserve"> </w:t>
      </w:r>
      <w:r>
        <w:rPr>
          <w:sz w:val="16"/>
        </w:rPr>
        <w:t>Lissemore,</w:t>
      </w:r>
      <w:r>
        <w:rPr>
          <w:spacing w:val="63"/>
          <w:w w:val="150"/>
          <w:sz w:val="16"/>
        </w:rPr>
        <w:t xml:space="preserve"> </w:t>
      </w:r>
      <w:r>
        <w:rPr>
          <w:sz w:val="16"/>
        </w:rPr>
        <w:t>M.</w:t>
      </w:r>
      <w:r>
        <w:rPr>
          <w:spacing w:val="61"/>
          <w:w w:val="150"/>
          <w:sz w:val="16"/>
        </w:rPr>
        <w:t xml:space="preserve"> </w:t>
      </w:r>
      <w:r>
        <w:rPr>
          <w:spacing w:val="-2"/>
          <w:sz w:val="16"/>
        </w:rPr>
        <w:t>Wada,</w:t>
      </w:r>
    </w:p>
    <w:p w14:paraId="1458C9BC" w14:textId="77777777" w:rsidR="004E7388" w:rsidRDefault="00000000">
      <w:pPr>
        <w:spacing w:before="15"/>
        <w:ind w:left="34" w:right="32"/>
        <w:jc w:val="right"/>
        <w:rPr>
          <w:sz w:val="16"/>
        </w:rPr>
      </w:pPr>
      <w:r>
        <w:rPr>
          <w:sz w:val="16"/>
        </w:rPr>
        <w:t>A.</w:t>
      </w:r>
      <w:r>
        <w:rPr>
          <w:spacing w:val="14"/>
          <w:sz w:val="16"/>
        </w:rPr>
        <w:t xml:space="preserve"> </w:t>
      </w:r>
      <w:r>
        <w:rPr>
          <w:sz w:val="16"/>
        </w:rPr>
        <w:t>Geoly,</w:t>
      </w:r>
      <w:r>
        <w:rPr>
          <w:spacing w:val="14"/>
          <w:sz w:val="16"/>
        </w:rPr>
        <w:t xml:space="preserve"> </w:t>
      </w:r>
      <w:r>
        <w:rPr>
          <w:sz w:val="16"/>
        </w:rPr>
        <w:t>A.</w:t>
      </w:r>
      <w:r>
        <w:rPr>
          <w:spacing w:val="14"/>
          <w:sz w:val="16"/>
        </w:rPr>
        <w:t xml:space="preserve"> </w:t>
      </w:r>
      <w:r>
        <w:rPr>
          <w:sz w:val="16"/>
        </w:rPr>
        <w:t>Chaiken,</w:t>
      </w:r>
      <w:r>
        <w:rPr>
          <w:spacing w:val="14"/>
          <w:sz w:val="16"/>
        </w:rPr>
        <w:t xml:space="preserve"> </w:t>
      </w:r>
      <w:r>
        <w:rPr>
          <w:sz w:val="16"/>
        </w:rPr>
        <w:t>I.</w:t>
      </w:r>
      <w:r>
        <w:rPr>
          <w:spacing w:val="14"/>
          <w:sz w:val="16"/>
        </w:rPr>
        <w:t xml:space="preserve"> </w:t>
      </w:r>
      <w:r>
        <w:rPr>
          <w:sz w:val="16"/>
        </w:rPr>
        <w:t>Kaloiani,</w:t>
      </w:r>
      <w:r>
        <w:rPr>
          <w:spacing w:val="14"/>
          <w:sz w:val="16"/>
        </w:rPr>
        <w:t xml:space="preserve"> </w:t>
      </w:r>
      <w:r>
        <w:rPr>
          <w:sz w:val="16"/>
        </w:rPr>
        <w:t>N.</w:t>
      </w:r>
      <w:r>
        <w:rPr>
          <w:spacing w:val="15"/>
          <w:sz w:val="16"/>
        </w:rPr>
        <w:t xml:space="preserve"> </w:t>
      </w:r>
      <w:r>
        <w:rPr>
          <w:sz w:val="16"/>
        </w:rPr>
        <w:t>Johnson,</w:t>
      </w:r>
      <w:r>
        <w:rPr>
          <w:spacing w:val="14"/>
          <w:sz w:val="16"/>
        </w:rPr>
        <w:t xml:space="preserve"> </w:t>
      </w:r>
      <w:r>
        <w:rPr>
          <w:sz w:val="16"/>
        </w:rPr>
        <w:t>S.</w:t>
      </w:r>
      <w:r>
        <w:rPr>
          <w:spacing w:val="14"/>
          <w:sz w:val="16"/>
        </w:rPr>
        <w:t xml:space="preserve"> </w:t>
      </w:r>
      <w:r>
        <w:rPr>
          <w:sz w:val="16"/>
        </w:rPr>
        <w:t>Wan,</w:t>
      </w:r>
      <w:r>
        <w:rPr>
          <w:spacing w:val="14"/>
          <w:sz w:val="16"/>
        </w:rPr>
        <w:t xml:space="preserve"> </w:t>
      </w:r>
      <w:r>
        <w:rPr>
          <w:sz w:val="16"/>
        </w:rPr>
        <w:t>L.</w:t>
      </w:r>
      <w:r>
        <w:rPr>
          <w:spacing w:val="14"/>
          <w:sz w:val="16"/>
        </w:rPr>
        <w:t xml:space="preserve"> </w:t>
      </w:r>
      <w:r>
        <w:rPr>
          <w:spacing w:val="-2"/>
          <w:sz w:val="16"/>
        </w:rPr>
        <w:t>Kozyr,</w:t>
      </w:r>
    </w:p>
    <w:p w14:paraId="2D3FDDF5" w14:textId="77777777" w:rsidR="004E7388" w:rsidRDefault="00000000">
      <w:pPr>
        <w:spacing w:before="15"/>
        <w:ind w:left="34" w:right="32"/>
        <w:jc w:val="right"/>
        <w:rPr>
          <w:sz w:val="16"/>
        </w:rPr>
      </w:pPr>
      <w:r>
        <w:rPr>
          <w:sz w:val="16"/>
        </w:rPr>
        <w:t>E.</w:t>
      </w:r>
      <w:r>
        <w:rPr>
          <w:spacing w:val="8"/>
          <w:sz w:val="16"/>
        </w:rPr>
        <w:t xml:space="preserve"> </w:t>
      </w:r>
      <w:r>
        <w:rPr>
          <w:sz w:val="16"/>
        </w:rPr>
        <w:t>Makarewycz,</w:t>
      </w:r>
      <w:r>
        <w:rPr>
          <w:spacing w:val="8"/>
          <w:sz w:val="16"/>
        </w:rPr>
        <w:t xml:space="preserve"> </w:t>
      </w:r>
      <w:r>
        <w:rPr>
          <w:sz w:val="16"/>
        </w:rPr>
        <w:t>B.</w:t>
      </w:r>
      <w:r>
        <w:rPr>
          <w:spacing w:val="8"/>
          <w:sz w:val="16"/>
        </w:rPr>
        <w:t xml:space="preserve"> </w:t>
      </w:r>
      <w:r>
        <w:rPr>
          <w:sz w:val="16"/>
        </w:rPr>
        <w:t>L.</w:t>
      </w:r>
      <w:r>
        <w:rPr>
          <w:spacing w:val="8"/>
          <w:sz w:val="16"/>
        </w:rPr>
        <w:t xml:space="preserve"> </w:t>
      </w:r>
      <w:r>
        <w:rPr>
          <w:sz w:val="16"/>
        </w:rPr>
        <w:t>Wong,</w:t>
      </w:r>
      <w:r>
        <w:rPr>
          <w:spacing w:val="8"/>
          <w:sz w:val="16"/>
        </w:rPr>
        <w:t xml:space="preserve"> </w:t>
      </w:r>
      <w:r>
        <w:rPr>
          <w:sz w:val="16"/>
        </w:rPr>
        <w:t>M.</w:t>
      </w:r>
      <w:r>
        <w:rPr>
          <w:spacing w:val="8"/>
          <w:sz w:val="16"/>
        </w:rPr>
        <w:t xml:space="preserve"> </w:t>
      </w:r>
      <w:r>
        <w:rPr>
          <w:sz w:val="16"/>
        </w:rPr>
        <w:t>Sridhar,</w:t>
      </w:r>
      <w:r>
        <w:rPr>
          <w:spacing w:val="8"/>
          <w:sz w:val="16"/>
        </w:rPr>
        <w:t xml:space="preserve"> </w:t>
      </w:r>
      <w:r>
        <w:rPr>
          <w:sz w:val="16"/>
        </w:rPr>
        <w:t>F.</w:t>
      </w:r>
      <w:r>
        <w:rPr>
          <w:spacing w:val="8"/>
          <w:sz w:val="16"/>
        </w:rPr>
        <w:t xml:space="preserve"> </w:t>
      </w:r>
      <w:r>
        <w:rPr>
          <w:sz w:val="16"/>
        </w:rPr>
        <w:t>M.</w:t>
      </w:r>
      <w:r>
        <w:rPr>
          <w:spacing w:val="8"/>
          <w:sz w:val="16"/>
        </w:rPr>
        <w:t xml:space="preserve"> </w:t>
      </w:r>
      <w:r>
        <w:rPr>
          <w:sz w:val="16"/>
        </w:rPr>
        <w:t>Espil,</w:t>
      </w:r>
      <w:r>
        <w:rPr>
          <w:spacing w:val="8"/>
          <w:sz w:val="16"/>
        </w:rPr>
        <w:t xml:space="preserve"> </w:t>
      </w:r>
      <w:r>
        <w:rPr>
          <w:sz w:val="16"/>
        </w:rPr>
        <w:t>N.</w:t>
      </w:r>
      <w:r>
        <w:rPr>
          <w:spacing w:val="8"/>
          <w:sz w:val="16"/>
        </w:rPr>
        <w:t xml:space="preserve"> </w:t>
      </w:r>
      <w:r>
        <w:rPr>
          <w:spacing w:val="-2"/>
          <w:sz w:val="16"/>
        </w:rPr>
        <w:t>Bassano,</w:t>
      </w:r>
    </w:p>
    <w:p w14:paraId="0632BD60" w14:textId="77777777" w:rsidR="004E7388" w:rsidRDefault="00000000">
      <w:pPr>
        <w:spacing w:before="16" w:line="259" w:lineRule="auto"/>
        <w:ind w:left="399" w:right="32"/>
        <w:jc w:val="both"/>
        <w:rPr>
          <w:sz w:val="16"/>
        </w:rPr>
      </w:pPr>
      <w:r>
        <w:rPr>
          <w:sz w:val="16"/>
        </w:rPr>
        <w:t>B. Kim, J. Ehrie, A. Maron Katz, C. Tischler, R. Nejad, J.-M.</w:t>
      </w:r>
      <w:r>
        <w:rPr>
          <w:spacing w:val="40"/>
          <w:sz w:val="16"/>
        </w:rPr>
        <w:t xml:space="preserve"> </w:t>
      </w:r>
      <w:r>
        <w:rPr>
          <w:sz w:val="16"/>
        </w:rPr>
        <w:t>Batail, A. Phillips, E. Cole, T. J. Ford, B. S. Bentzley, B. Jo, A. F.</w:t>
      </w:r>
      <w:r>
        <w:rPr>
          <w:spacing w:val="40"/>
          <w:sz w:val="16"/>
        </w:rPr>
        <w:t xml:space="preserve"> </w:t>
      </w:r>
      <w:r>
        <w:rPr>
          <w:sz w:val="16"/>
        </w:rPr>
        <w:t>Schatzberg, D. Spiegel, C. Rolle, G. L. Sahlem, N. Williams,</w:t>
      </w:r>
      <w:r>
        <w:rPr>
          <w:spacing w:val="40"/>
          <w:sz w:val="16"/>
        </w:rPr>
        <w:t xml:space="preserve"> </w:t>
      </w:r>
      <w:hyperlink r:id="rId161">
        <w:r w:rsidR="004E7388">
          <w:rPr>
            <w:color w:val="2F4F4F"/>
            <w:spacing w:val="-2"/>
            <w:sz w:val="16"/>
          </w:rPr>
          <w:t>Stanford neuromodulation therapy for treatment-resistant depression:</w:t>
        </w:r>
      </w:hyperlink>
      <w:r>
        <w:rPr>
          <w:color w:val="2F4F4F"/>
          <w:spacing w:val="40"/>
          <w:sz w:val="16"/>
        </w:rPr>
        <w:t xml:space="preserve"> </w:t>
      </w:r>
      <w:hyperlink r:id="rId162">
        <w:r w:rsidR="004E7388">
          <w:rPr>
            <w:color w:val="2F4F4F"/>
            <w:sz w:val="16"/>
          </w:rPr>
          <w:t>a</w:t>
        </w:r>
        <w:r w:rsidR="004E7388">
          <w:rPr>
            <w:color w:val="2F4F4F"/>
            <w:spacing w:val="30"/>
            <w:sz w:val="16"/>
          </w:rPr>
          <w:t xml:space="preserve">  </w:t>
        </w:r>
        <w:r w:rsidR="004E7388">
          <w:rPr>
            <w:color w:val="2F4F4F"/>
            <w:sz w:val="16"/>
          </w:rPr>
          <w:t>randomized</w:t>
        </w:r>
        <w:r w:rsidR="004E7388">
          <w:rPr>
            <w:color w:val="2F4F4F"/>
            <w:spacing w:val="30"/>
            <w:sz w:val="16"/>
          </w:rPr>
          <w:t xml:space="preserve">  </w:t>
        </w:r>
        <w:r w:rsidR="004E7388">
          <w:rPr>
            <w:color w:val="2F4F4F"/>
            <w:sz w:val="16"/>
          </w:rPr>
          <w:t>controlled</w:t>
        </w:r>
        <w:r w:rsidR="004E7388">
          <w:rPr>
            <w:color w:val="2F4F4F"/>
            <w:spacing w:val="30"/>
            <w:sz w:val="16"/>
          </w:rPr>
          <w:t xml:space="preserve">  </w:t>
        </w:r>
        <w:r w:rsidR="004E7388">
          <w:rPr>
            <w:color w:val="2F4F4F"/>
            <w:sz w:val="16"/>
          </w:rPr>
          <w:t>trial</w:t>
        </w:r>
        <w:r w:rsidR="004E7388">
          <w:rPr>
            <w:color w:val="2F4F4F"/>
            <w:spacing w:val="30"/>
            <w:sz w:val="16"/>
          </w:rPr>
          <w:t xml:space="preserve">  </w:t>
        </w:r>
        <w:r w:rsidR="004E7388">
          <w:rPr>
            <w:color w:val="2F4F4F"/>
            <w:sz w:val="16"/>
          </w:rPr>
          <w:t>confirming</w:t>
        </w:r>
        <w:r w:rsidR="004E7388">
          <w:rPr>
            <w:color w:val="2F4F4F"/>
            <w:spacing w:val="30"/>
            <w:sz w:val="16"/>
          </w:rPr>
          <w:t xml:space="preserve">  </w:t>
        </w:r>
        <w:r w:rsidR="004E7388">
          <w:rPr>
            <w:color w:val="2F4F4F"/>
            <w:sz w:val="16"/>
          </w:rPr>
          <w:t>efficacy,</w:t>
        </w:r>
        <w:r w:rsidR="004E7388">
          <w:rPr>
            <w:color w:val="2F4F4F"/>
            <w:spacing w:val="30"/>
            <w:sz w:val="16"/>
          </w:rPr>
          <w:t xml:space="preserve">  </w:t>
        </w:r>
        <w:r w:rsidR="004E7388">
          <w:rPr>
            <w:color w:val="2F4F4F"/>
            <w:sz w:val="16"/>
          </w:rPr>
          <w:t>and</w:t>
        </w:r>
        <w:r w:rsidR="004E7388">
          <w:rPr>
            <w:color w:val="2F4F4F"/>
            <w:spacing w:val="101"/>
            <w:sz w:val="16"/>
          </w:rPr>
          <w:t xml:space="preserve"> </w:t>
        </w:r>
        <w:r w:rsidR="004E7388">
          <w:rPr>
            <w:color w:val="2F4F4F"/>
            <w:spacing w:val="-5"/>
            <w:sz w:val="16"/>
          </w:rPr>
          <w:t>an</w:t>
        </w:r>
      </w:hyperlink>
    </w:p>
    <w:p w14:paraId="6397B648" w14:textId="77777777" w:rsidR="004E7388" w:rsidRDefault="004E7388">
      <w:pPr>
        <w:spacing w:before="2" w:line="259" w:lineRule="auto"/>
        <w:ind w:left="399" w:right="32"/>
        <w:jc w:val="both"/>
        <w:rPr>
          <w:sz w:val="16"/>
        </w:rPr>
      </w:pPr>
      <w:hyperlink r:id="rId163">
        <w:r>
          <w:rPr>
            <w:color w:val="2F4F4F"/>
            <w:sz w:val="16"/>
          </w:rPr>
          <w:t>&lt;scp&gt;eeg&lt;/scp&gt;</w:t>
        </w:r>
        <w:r>
          <w:rPr>
            <w:color w:val="2F4F4F"/>
            <w:spacing w:val="40"/>
            <w:sz w:val="16"/>
          </w:rPr>
          <w:t xml:space="preserve"> </w:t>
        </w:r>
        <w:r>
          <w:rPr>
            <w:color w:val="2F4F4F"/>
            <w:sz w:val="16"/>
          </w:rPr>
          <w:t>study</w:t>
        </w:r>
        <w:r>
          <w:rPr>
            <w:color w:val="2F4F4F"/>
            <w:spacing w:val="40"/>
            <w:sz w:val="16"/>
          </w:rPr>
          <w:t xml:space="preserve"> </w:t>
        </w:r>
        <w:r>
          <w:rPr>
            <w:color w:val="2F4F4F"/>
            <w:sz w:val="16"/>
          </w:rPr>
          <w:t>providing</w:t>
        </w:r>
        <w:r>
          <w:rPr>
            <w:color w:val="2F4F4F"/>
            <w:spacing w:val="40"/>
            <w:sz w:val="16"/>
          </w:rPr>
          <w:t xml:space="preserve"> </w:t>
        </w:r>
        <w:r>
          <w:rPr>
            <w:color w:val="2F4F4F"/>
            <w:sz w:val="16"/>
          </w:rPr>
          <w:t>insight</w:t>
        </w:r>
        <w:r>
          <w:rPr>
            <w:color w:val="2F4F4F"/>
            <w:spacing w:val="40"/>
            <w:sz w:val="16"/>
          </w:rPr>
          <w:t xml:space="preserve"> </w:t>
        </w:r>
        <w:r>
          <w:rPr>
            <w:color w:val="2F4F4F"/>
            <w:sz w:val="16"/>
          </w:rPr>
          <w:t>into</w:t>
        </w:r>
        <w:r>
          <w:rPr>
            <w:color w:val="2F4F4F"/>
            <w:spacing w:val="40"/>
            <w:sz w:val="16"/>
          </w:rPr>
          <w:t xml:space="preserve"> </w:t>
        </w:r>
        <w:r>
          <w:rPr>
            <w:color w:val="2F4F4F"/>
            <w:sz w:val="16"/>
          </w:rPr>
          <w:t>mechanism</w:t>
        </w:r>
        <w:r>
          <w:rPr>
            <w:color w:val="2F4F4F"/>
            <w:spacing w:val="40"/>
            <w:sz w:val="16"/>
          </w:rPr>
          <w:t xml:space="preserve"> </w:t>
        </w:r>
        <w:r>
          <w:rPr>
            <w:color w:val="2F4F4F"/>
            <w:sz w:val="16"/>
          </w:rPr>
          <w:t>of</w:t>
        </w:r>
      </w:hyperlink>
      <w:r>
        <w:rPr>
          <w:color w:val="2F4F4F"/>
          <w:spacing w:val="40"/>
          <w:sz w:val="16"/>
        </w:rPr>
        <w:t xml:space="preserve"> </w:t>
      </w:r>
      <w:hyperlink r:id="rId164">
        <w:r>
          <w:rPr>
            <w:color w:val="2F4F4F"/>
            <w:sz w:val="16"/>
          </w:rPr>
          <w:t>action and a potentially predictive biomarker of efficacy</w:t>
        </w:r>
      </w:hyperlink>
      <w:r>
        <w:rPr>
          <w:sz w:val="16"/>
        </w:rPr>
        <w:t>, World</w:t>
      </w:r>
      <w:r>
        <w:rPr>
          <w:spacing w:val="40"/>
          <w:sz w:val="16"/>
        </w:rPr>
        <w:t xml:space="preserve"> </w:t>
      </w:r>
      <w:r>
        <w:rPr>
          <w:sz w:val="16"/>
        </w:rPr>
        <w:t xml:space="preserve">Psychiatry (2026). </w:t>
      </w:r>
      <w:hyperlink r:id="rId165">
        <w:r>
          <w:rPr>
            <w:rFonts w:ascii="BIZ UDGothic"/>
            <w:color w:val="2F4F4F"/>
            <w:sz w:val="13"/>
          </w:rPr>
          <w:t>doi:10.1002/wps.70032</w:t>
        </w:r>
      </w:hyperlink>
      <w:r>
        <w:rPr>
          <w:sz w:val="16"/>
        </w:rPr>
        <w:t>.</w:t>
      </w:r>
    </w:p>
    <w:p w14:paraId="4E38E104" w14:textId="77777777" w:rsidR="004E7388" w:rsidRDefault="00000000">
      <w:pPr>
        <w:spacing w:before="2"/>
        <w:ind w:left="399"/>
        <w:rPr>
          <w:rFonts w:ascii="BIZ UDGothic"/>
          <w:sz w:val="13"/>
        </w:rPr>
      </w:pPr>
      <w:bookmarkStart w:id="232" w:name="_bookmark73"/>
      <w:bookmarkEnd w:id="232"/>
      <w:r>
        <w:rPr>
          <w:sz w:val="16"/>
        </w:rPr>
        <w:t>URL</w:t>
      </w:r>
      <w:r>
        <w:rPr>
          <w:spacing w:val="-5"/>
          <w:sz w:val="16"/>
        </w:rPr>
        <w:t xml:space="preserve"> </w:t>
      </w:r>
      <w:hyperlink r:id="rId166">
        <w:r w:rsidR="004E7388">
          <w:rPr>
            <w:rFonts w:ascii="BIZ UDGothic"/>
            <w:color w:val="2F4F4F"/>
            <w:spacing w:val="-2"/>
            <w:sz w:val="13"/>
          </w:rPr>
          <w:t>https://doi.org/10.1002/wps.70032</w:t>
        </w:r>
      </w:hyperlink>
    </w:p>
    <w:p w14:paraId="771D2FC4" w14:textId="77777777" w:rsidR="004E7388" w:rsidRDefault="00000000">
      <w:pPr>
        <w:pStyle w:val="ListParagraph"/>
        <w:numPr>
          <w:ilvl w:val="0"/>
          <w:numId w:val="2"/>
        </w:numPr>
        <w:tabs>
          <w:tab w:val="left" w:pos="397"/>
          <w:tab w:val="left" w:pos="399"/>
        </w:tabs>
        <w:spacing w:before="15" w:line="259" w:lineRule="auto"/>
        <w:ind w:right="32" w:hanging="366"/>
        <w:jc w:val="both"/>
        <w:rPr>
          <w:sz w:val="16"/>
        </w:rPr>
      </w:pPr>
      <w:r>
        <w:rPr>
          <w:sz w:val="16"/>
        </w:rPr>
        <w:t xml:space="preserve">D. A. Waller, L. L. Carpenter, S. R. Jones, </w:t>
      </w:r>
      <w:hyperlink r:id="rId167">
        <w:r w:rsidR="004E7388">
          <w:rPr>
            <w:color w:val="2F4F4F"/>
            <w:sz w:val="16"/>
          </w:rPr>
          <w:t>Transient frontal</w:t>
        </w:r>
      </w:hyperlink>
      <w:r>
        <w:rPr>
          <w:color w:val="2F4F4F"/>
          <w:spacing w:val="80"/>
          <w:sz w:val="16"/>
        </w:rPr>
        <w:t xml:space="preserve"> </w:t>
      </w:r>
      <w:hyperlink r:id="rId168">
        <w:r w:rsidR="004E7388">
          <w:rPr>
            <w:color w:val="2F4F4F"/>
            <w:sz w:val="16"/>
          </w:rPr>
          <w:t>spectral events from eeg predict antidepressant response to</w:t>
        </w:r>
      </w:hyperlink>
      <w:r>
        <w:rPr>
          <w:color w:val="2F4F4F"/>
          <w:spacing w:val="40"/>
          <w:sz w:val="16"/>
        </w:rPr>
        <w:t xml:space="preserve"> </w:t>
      </w:r>
      <w:hyperlink r:id="rId169">
        <w:r w:rsidR="004E7388">
          <w:rPr>
            <w:color w:val="2F4F4F"/>
            <w:sz w:val="16"/>
          </w:rPr>
          <w:t>sertraline in depression.</w:t>
        </w:r>
      </w:hyperlink>
      <w:r>
        <w:rPr>
          <w:sz w:val="16"/>
        </w:rPr>
        <w:t>, Journal of Psychiatric Research (2026).</w:t>
      </w:r>
      <w:r>
        <w:rPr>
          <w:spacing w:val="40"/>
          <w:sz w:val="16"/>
        </w:rPr>
        <w:t xml:space="preserve"> </w:t>
      </w:r>
      <w:hyperlink r:id="rId170">
        <w:r w:rsidR="004E7388">
          <w:rPr>
            <w:rFonts w:ascii="BIZ UDGothic"/>
            <w:color w:val="2F4F4F"/>
            <w:spacing w:val="-2"/>
            <w:sz w:val="13"/>
          </w:rPr>
          <w:t>doi:10.1016/j.jpsychires.2026.03.010</w:t>
        </w:r>
      </w:hyperlink>
      <w:r>
        <w:rPr>
          <w:spacing w:val="-2"/>
          <w:sz w:val="16"/>
        </w:rPr>
        <w:t>.</w:t>
      </w:r>
    </w:p>
    <w:p w14:paraId="35BE5FD3" w14:textId="77777777" w:rsidR="004E7388" w:rsidRDefault="00000000">
      <w:pPr>
        <w:tabs>
          <w:tab w:val="left" w:pos="2206"/>
        </w:tabs>
        <w:spacing w:before="3" w:line="276" w:lineRule="auto"/>
        <w:ind w:left="399" w:right="32"/>
        <w:rPr>
          <w:rFonts w:ascii="BIZ UDGothic"/>
          <w:sz w:val="13"/>
        </w:rPr>
      </w:pPr>
      <w:r>
        <w:rPr>
          <w:spacing w:val="-4"/>
          <w:sz w:val="16"/>
        </w:rPr>
        <w:t>URL</w:t>
      </w:r>
      <w:r>
        <w:rPr>
          <w:sz w:val="16"/>
        </w:rPr>
        <w:tab/>
      </w:r>
      <w:hyperlink r:id="rId171">
        <w:r w:rsidR="004E7388">
          <w:rPr>
            <w:rFonts w:ascii="BIZ UDGothic"/>
            <w:color w:val="2F4F4F"/>
            <w:spacing w:val="-2"/>
            <w:sz w:val="13"/>
          </w:rPr>
          <w:t>https://www.semanticscholar.org/paper/</w:t>
        </w:r>
      </w:hyperlink>
      <w:r>
        <w:rPr>
          <w:rFonts w:ascii="BIZ UDGothic"/>
          <w:color w:val="2F4F4F"/>
          <w:spacing w:val="-2"/>
          <w:sz w:val="13"/>
        </w:rPr>
        <w:t xml:space="preserve"> </w:t>
      </w:r>
      <w:bookmarkStart w:id="233" w:name="_bookmark74"/>
      <w:bookmarkEnd w:id="233"/>
      <w:r>
        <w:fldChar w:fldCharType="begin"/>
      </w:r>
      <w:r>
        <w:instrText>HYPERLINK "https://www.semanticscholar.org/paper/6a3e902c05c07569afa93b0bb3e0b484bf519824" \h</w:instrText>
      </w:r>
      <w:r>
        <w:fldChar w:fldCharType="separate"/>
      </w:r>
      <w:r>
        <w:rPr>
          <w:rFonts w:ascii="BIZ UDGothic"/>
          <w:color w:val="2F4F4F"/>
          <w:spacing w:val="-2"/>
          <w:sz w:val="13"/>
        </w:rPr>
        <w:t>6a3e902c05c07569afa93b0bb3e0b484bf519824</w:t>
      </w:r>
      <w:r>
        <w:fldChar w:fldCharType="end"/>
      </w:r>
    </w:p>
    <w:p w14:paraId="636EF199" w14:textId="77777777" w:rsidR="004E7388" w:rsidRDefault="00000000">
      <w:pPr>
        <w:pStyle w:val="ListParagraph"/>
        <w:numPr>
          <w:ilvl w:val="0"/>
          <w:numId w:val="2"/>
        </w:numPr>
        <w:tabs>
          <w:tab w:val="left" w:pos="364"/>
        </w:tabs>
        <w:spacing w:before="0" w:line="177" w:lineRule="exact"/>
        <w:ind w:left="364" w:right="32" w:hanging="364"/>
        <w:rPr>
          <w:sz w:val="16"/>
        </w:rPr>
      </w:pPr>
      <w:r>
        <w:rPr>
          <w:sz w:val="16"/>
        </w:rPr>
        <w:t>M.</w:t>
      </w:r>
      <w:r>
        <w:rPr>
          <w:spacing w:val="-5"/>
          <w:sz w:val="16"/>
        </w:rPr>
        <w:t xml:space="preserve"> </w:t>
      </w:r>
      <w:r>
        <w:rPr>
          <w:sz w:val="16"/>
        </w:rPr>
        <w:t>Pettorruso,</w:t>
      </w:r>
      <w:r>
        <w:rPr>
          <w:spacing w:val="-4"/>
          <w:sz w:val="16"/>
        </w:rPr>
        <w:t xml:space="preserve"> </w:t>
      </w:r>
      <w:r>
        <w:rPr>
          <w:sz w:val="16"/>
        </w:rPr>
        <w:t>G.</w:t>
      </w:r>
      <w:r>
        <w:rPr>
          <w:spacing w:val="-5"/>
          <w:sz w:val="16"/>
        </w:rPr>
        <w:t xml:space="preserve"> </w:t>
      </w:r>
      <w:r>
        <w:rPr>
          <w:sz w:val="16"/>
        </w:rPr>
        <w:t>D.</w:t>
      </w:r>
      <w:r>
        <w:rPr>
          <w:spacing w:val="-4"/>
          <w:sz w:val="16"/>
        </w:rPr>
        <w:t xml:space="preserve"> </w:t>
      </w:r>
      <w:r>
        <w:rPr>
          <w:sz w:val="16"/>
        </w:rPr>
        <w:t>Lorenzo,</w:t>
      </w:r>
      <w:r>
        <w:rPr>
          <w:spacing w:val="-5"/>
          <w:sz w:val="16"/>
        </w:rPr>
        <w:t xml:space="preserve"> </w:t>
      </w:r>
      <w:r>
        <w:rPr>
          <w:sz w:val="16"/>
        </w:rPr>
        <w:t>B.</w:t>
      </w:r>
      <w:r>
        <w:rPr>
          <w:spacing w:val="-4"/>
          <w:sz w:val="16"/>
        </w:rPr>
        <w:t xml:space="preserve"> </w:t>
      </w:r>
      <w:r>
        <w:rPr>
          <w:sz w:val="16"/>
        </w:rPr>
        <w:t>Benatti,</w:t>
      </w:r>
      <w:r>
        <w:rPr>
          <w:spacing w:val="-4"/>
          <w:sz w:val="16"/>
        </w:rPr>
        <w:t xml:space="preserve"> </w:t>
      </w:r>
      <w:r>
        <w:rPr>
          <w:sz w:val="16"/>
        </w:rPr>
        <w:t>G.</w:t>
      </w:r>
      <w:r>
        <w:rPr>
          <w:spacing w:val="-5"/>
          <w:sz w:val="16"/>
        </w:rPr>
        <w:t xml:space="preserve"> </w:t>
      </w:r>
      <w:r>
        <w:rPr>
          <w:sz w:val="16"/>
        </w:rPr>
        <w:t>dAndrea,</w:t>
      </w:r>
      <w:r>
        <w:rPr>
          <w:spacing w:val="-4"/>
          <w:sz w:val="16"/>
        </w:rPr>
        <w:t xml:space="preserve"> </w:t>
      </w:r>
      <w:r>
        <w:rPr>
          <w:sz w:val="16"/>
        </w:rPr>
        <w:t>C.</w:t>
      </w:r>
      <w:r>
        <w:rPr>
          <w:spacing w:val="-5"/>
          <w:sz w:val="16"/>
        </w:rPr>
        <w:t xml:space="preserve"> </w:t>
      </w:r>
      <w:r>
        <w:rPr>
          <w:spacing w:val="-2"/>
          <w:sz w:val="16"/>
        </w:rPr>
        <w:t>Cavallotto,</w:t>
      </w:r>
    </w:p>
    <w:p w14:paraId="32377384" w14:textId="77777777" w:rsidR="004E7388" w:rsidRDefault="00000000">
      <w:pPr>
        <w:spacing w:before="15"/>
        <w:ind w:left="34" w:right="32"/>
        <w:jc w:val="right"/>
        <w:rPr>
          <w:sz w:val="16"/>
        </w:rPr>
      </w:pPr>
      <w:r>
        <w:rPr>
          <w:sz w:val="16"/>
        </w:rPr>
        <w:t>R.</w:t>
      </w:r>
      <w:r>
        <w:rPr>
          <w:spacing w:val="7"/>
          <w:sz w:val="16"/>
        </w:rPr>
        <w:t xml:space="preserve"> </w:t>
      </w:r>
      <w:r>
        <w:rPr>
          <w:sz w:val="16"/>
        </w:rPr>
        <w:t>Carullo,</w:t>
      </w:r>
      <w:r>
        <w:rPr>
          <w:spacing w:val="8"/>
          <w:sz w:val="16"/>
        </w:rPr>
        <w:t xml:space="preserve"> </w:t>
      </w:r>
      <w:r>
        <w:rPr>
          <w:sz w:val="16"/>
        </w:rPr>
        <w:t>G.</w:t>
      </w:r>
      <w:r>
        <w:rPr>
          <w:spacing w:val="7"/>
          <w:sz w:val="16"/>
        </w:rPr>
        <w:t xml:space="preserve"> </w:t>
      </w:r>
      <w:r>
        <w:rPr>
          <w:sz w:val="16"/>
        </w:rPr>
        <w:t>Mancusi,</w:t>
      </w:r>
      <w:r>
        <w:rPr>
          <w:spacing w:val="8"/>
          <w:sz w:val="16"/>
        </w:rPr>
        <w:t xml:space="preserve"> </w:t>
      </w:r>
      <w:r>
        <w:rPr>
          <w:sz w:val="16"/>
        </w:rPr>
        <w:t>O.</w:t>
      </w:r>
      <w:r>
        <w:rPr>
          <w:spacing w:val="8"/>
          <w:sz w:val="16"/>
        </w:rPr>
        <w:t xml:space="preserve"> </w:t>
      </w:r>
      <w:r>
        <w:rPr>
          <w:sz w:val="16"/>
        </w:rPr>
        <w:t>D.</w:t>
      </w:r>
      <w:r>
        <w:rPr>
          <w:spacing w:val="7"/>
          <w:sz w:val="16"/>
        </w:rPr>
        <w:t xml:space="preserve"> </w:t>
      </w:r>
      <w:r>
        <w:rPr>
          <w:sz w:val="16"/>
        </w:rPr>
        <w:t>Marco,</w:t>
      </w:r>
      <w:r>
        <w:rPr>
          <w:spacing w:val="8"/>
          <w:sz w:val="16"/>
        </w:rPr>
        <w:t xml:space="preserve"> </w:t>
      </w:r>
      <w:r>
        <w:rPr>
          <w:sz w:val="16"/>
        </w:rPr>
        <w:t>G.</w:t>
      </w:r>
      <w:r>
        <w:rPr>
          <w:spacing w:val="8"/>
          <w:sz w:val="16"/>
        </w:rPr>
        <w:t xml:space="preserve"> </w:t>
      </w:r>
      <w:r>
        <w:rPr>
          <w:sz w:val="16"/>
        </w:rPr>
        <w:t>Mammarella,</w:t>
      </w:r>
      <w:r>
        <w:rPr>
          <w:spacing w:val="7"/>
          <w:sz w:val="16"/>
        </w:rPr>
        <w:t xml:space="preserve"> </w:t>
      </w:r>
      <w:r>
        <w:rPr>
          <w:sz w:val="16"/>
        </w:rPr>
        <w:t>A.</w:t>
      </w:r>
      <w:r>
        <w:rPr>
          <w:spacing w:val="8"/>
          <w:sz w:val="16"/>
        </w:rPr>
        <w:t xml:space="preserve"> </w:t>
      </w:r>
      <w:r>
        <w:rPr>
          <w:spacing w:val="-2"/>
          <w:sz w:val="16"/>
        </w:rPr>
        <w:t>Dattilio,</w:t>
      </w:r>
    </w:p>
    <w:p w14:paraId="14576F3D" w14:textId="77777777" w:rsidR="004E7388" w:rsidRDefault="00000000">
      <w:pPr>
        <w:spacing w:before="15" w:line="259" w:lineRule="auto"/>
        <w:ind w:left="399" w:right="32"/>
        <w:jc w:val="both"/>
        <w:rPr>
          <w:sz w:val="16"/>
        </w:rPr>
      </w:pPr>
      <w:r>
        <w:rPr>
          <w:sz w:val="16"/>
        </w:rPr>
        <w:t>E. Barlocci, I. Rosa, A. Cocco, L. P. Padula, G. Bubbico, M. G.</w:t>
      </w:r>
      <w:r>
        <w:rPr>
          <w:spacing w:val="40"/>
          <w:sz w:val="16"/>
        </w:rPr>
        <w:t xml:space="preserve"> </w:t>
      </w:r>
      <w:r>
        <w:rPr>
          <w:sz w:val="16"/>
        </w:rPr>
        <w:t>Perrucci,</w:t>
      </w:r>
      <w:r>
        <w:rPr>
          <w:spacing w:val="75"/>
          <w:sz w:val="16"/>
        </w:rPr>
        <w:t xml:space="preserve"> </w:t>
      </w:r>
      <w:r>
        <w:rPr>
          <w:sz w:val="16"/>
        </w:rPr>
        <w:t>R.</w:t>
      </w:r>
      <w:r>
        <w:rPr>
          <w:spacing w:val="75"/>
          <w:sz w:val="16"/>
        </w:rPr>
        <w:t xml:space="preserve"> </w:t>
      </w:r>
      <w:r>
        <w:rPr>
          <w:sz w:val="16"/>
        </w:rPr>
        <w:t>Guidotti,</w:t>
      </w:r>
      <w:r>
        <w:rPr>
          <w:spacing w:val="75"/>
          <w:sz w:val="16"/>
        </w:rPr>
        <w:t xml:space="preserve"> </w:t>
      </w:r>
      <w:r>
        <w:rPr>
          <w:sz w:val="16"/>
        </w:rPr>
        <w:t>A.</w:t>
      </w:r>
      <w:r>
        <w:rPr>
          <w:spacing w:val="75"/>
          <w:sz w:val="16"/>
        </w:rPr>
        <w:t xml:space="preserve"> </w:t>
      </w:r>
      <w:r>
        <w:rPr>
          <w:sz w:val="16"/>
        </w:rPr>
        <w:t>DAndrea,</w:t>
      </w:r>
      <w:r>
        <w:rPr>
          <w:spacing w:val="76"/>
          <w:sz w:val="16"/>
        </w:rPr>
        <w:t xml:space="preserve"> </w:t>
      </w:r>
      <w:r>
        <w:rPr>
          <w:sz w:val="16"/>
        </w:rPr>
        <w:t>L.</w:t>
      </w:r>
      <w:r>
        <w:rPr>
          <w:spacing w:val="75"/>
          <w:sz w:val="16"/>
        </w:rPr>
        <w:t xml:space="preserve"> </w:t>
      </w:r>
      <w:r>
        <w:rPr>
          <w:sz w:val="16"/>
        </w:rPr>
        <w:t>Marzetti,</w:t>
      </w:r>
      <w:r>
        <w:rPr>
          <w:spacing w:val="75"/>
          <w:sz w:val="16"/>
        </w:rPr>
        <w:t xml:space="preserve"> </w:t>
      </w:r>
      <w:r>
        <w:rPr>
          <w:sz w:val="16"/>
        </w:rPr>
        <w:t>F.</w:t>
      </w:r>
      <w:r>
        <w:rPr>
          <w:spacing w:val="75"/>
          <w:sz w:val="16"/>
        </w:rPr>
        <w:t xml:space="preserve"> </w:t>
      </w:r>
      <w:r>
        <w:rPr>
          <w:spacing w:val="-2"/>
          <w:sz w:val="16"/>
        </w:rPr>
        <w:t>Zoratto,</w:t>
      </w:r>
    </w:p>
    <w:p w14:paraId="79533A4B" w14:textId="77777777" w:rsidR="004E7388" w:rsidRDefault="00000000">
      <w:pPr>
        <w:pStyle w:val="ListParagraph"/>
        <w:numPr>
          <w:ilvl w:val="0"/>
          <w:numId w:val="1"/>
        </w:numPr>
        <w:tabs>
          <w:tab w:val="left" w:pos="708"/>
        </w:tabs>
        <w:spacing w:before="1" w:line="259" w:lineRule="auto"/>
        <w:ind w:right="32" w:firstLine="0"/>
        <w:rPr>
          <w:sz w:val="16"/>
        </w:rPr>
      </w:pPr>
      <w:r>
        <w:rPr>
          <w:sz w:val="16"/>
        </w:rPr>
        <w:t xml:space="preserve">Dellosso, G. Martinotti, </w:t>
      </w:r>
      <w:hyperlink r:id="rId172">
        <w:r w:rsidR="004E7388">
          <w:rPr>
            <w:color w:val="2F4F4F"/>
            <w:sz w:val="16"/>
          </w:rPr>
          <w:t>Overcoming treatment-resistant</w:t>
        </w:r>
      </w:hyperlink>
      <w:r>
        <w:rPr>
          <w:color w:val="2F4F4F"/>
          <w:spacing w:val="40"/>
          <w:sz w:val="16"/>
        </w:rPr>
        <w:t xml:space="preserve"> </w:t>
      </w:r>
      <w:hyperlink r:id="rId173">
        <w:r w:rsidR="004E7388">
          <w:rPr>
            <w:color w:val="2F4F4F"/>
            <w:sz w:val="16"/>
          </w:rPr>
          <w:t>depression with machine-learning based tools: a study protocol</w:t>
        </w:r>
      </w:hyperlink>
      <w:r>
        <w:rPr>
          <w:color w:val="2F4F4F"/>
          <w:spacing w:val="40"/>
          <w:sz w:val="16"/>
        </w:rPr>
        <w:t xml:space="preserve"> </w:t>
      </w:r>
      <w:hyperlink r:id="rId174">
        <w:r w:rsidR="004E7388">
          <w:rPr>
            <w:color w:val="2F4F4F"/>
            <w:sz w:val="16"/>
          </w:rPr>
          <w:t>combining eeg and clinical data to personalize glutamatergic and</w:t>
        </w:r>
      </w:hyperlink>
      <w:r>
        <w:rPr>
          <w:color w:val="2F4F4F"/>
          <w:spacing w:val="40"/>
          <w:sz w:val="16"/>
        </w:rPr>
        <w:t xml:space="preserve"> </w:t>
      </w:r>
      <w:hyperlink r:id="rId175">
        <w:r w:rsidR="004E7388">
          <w:rPr>
            <w:color w:val="2F4F4F"/>
            <w:sz w:val="16"/>
          </w:rPr>
          <w:t>brain stimulation interventions (selectool project)</w:t>
        </w:r>
      </w:hyperlink>
      <w:r>
        <w:rPr>
          <w:sz w:val="16"/>
        </w:rPr>
        <w:t>, Frontiers in</w:t>
      </w:r>
      <w:r>
        <w:rPr>
          <w:spacing w:val="40"/>
          <w:sz w:val="16"/>
        </w:rPr>
        <w:t xml:space="preserve"> </w:t>
      </w:r>
      <w:r>
        <w:rPr>
          <w:sz w:val="16"/>
        </w:rPr>
        <w:t xml:space="preserve">Psychiatry (2024). </w:t>
      </w:r>
      <w:hyperlink r:id="rId176">
        <w:r w:rsidR="004E7388">
          <w:rPr>
            <w:rFonts w:ascii="BIZ UDGothic"/>
            <w:color w:val="2F4F4F"/>
            <w:sz w:val="13"/>
          </w:rPr>
          <w:t>doi:10.3389/fpsyt.2024.1436006</w:t>
        </w:r>
      </w:hyperlink>
      <w:r>
        <w:rPr>
          <w:sz w:val="16"/>
        </w:rPr>
        <w:t>.</w:t>
      </w:r>
    </w:p>
    <w:p w14:paraId="08F045DC" w14:textId="77777777" w:rsidR="004E7388" w:rsidRDefault="00000000">
      <w:pPr>
        <w:tabs>
          <w:tab w:val="left" w:pos="2206"/>
        </w:tabs>
        <w:spacing w:before="3" w:line="276" w:lineRule="auto"/>
        <w:ind w:left="399" w:right="32"/>
        <w:rPr>
          <w:rFonts w:ascii="BIZ UDGothic"/>
          <w:sz w:val="13"/>
        </w:rPr>
      </w:pPr>
      <w:r>
        <w:rPr>
          <w:spacing w:val="-4"/>
          <w:sz w:val="16"/>
        </w:rPr>
        <w:t>URL</w:t>
      </w:r>
      <w:r>
        <w:rPr>
          <w:sz w:val="16"/>
        </w:rPr>
        <w:tab/>
      </w:r>
      <w:hyperlink r:id="rId177">
        <w:r w:rsidR="004E7388">
          <w:rPr>
            <w:rFonts w:ascii="BIZ UDGothic"/>
            <w:color w:val="2F4F4F"/>
            <w:spacing w:val="-2"/>
            <w:sz w:val="13"/>
          </w:rPr>
          <w:t>https://www.semanticscholar.org/paper/</w:t>
        </w:r>
      </w:hyperlink>
      <w:r>
        <w:rPr>
          <w:rFonts w:ascii="BIZ UDGothic"/>
          <w:color w:val="2F4F4F"/>
          <w:spacing w:val="-2"/>
          <w:sz w:val="13"/>
        </w:rPr>
        <w:t xml:space="preserve"> </w:t>
      </w:r>
      <w:hyperlink r:id="rId178">
        <w:r w:rsidR="004E7388">
          <w:rPr>
            <w:rFonts w:ascii="BIZ UDGothic"/>
            <w:color w:val="2F4F4F"/>
            <w:spacing w:val="-2"/>
            <w:sz w:val="13"/>
          </w:rPr>
          <w:t>169e53dbe54745e1df0495183343bda9d6a8a29e</w:t>
        </w:r>
      </w:hyperlink>
    </w:p>
    <w:sectPr w:rsidR="004E7388">
      <w:type w:val="continuous"/>
      <w:pgSz w:w="11910" w:h="15880"/>
      <w:pgMar w:top="980" w:right="992" w:bottom="700" w:left="992" w:header="702" w:footer="517" w:gutter="0"/>
      <w:cols w:num="2" w:space="720" w:equalWidth="0">
        <w:col w:w="4782" w:space="324"/>
        <w:col w:w="482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Cynthia Fu" w:date="2026-04-01T23:22:00Z" w:initials="CF">
    <w:p w14:paraId="28995F05" w14:textId="77777777" w:rsidR="00551F0F" w:rsidRDefault="00551F0F" w:rsidP="00551F0F">
      <w:r>
        <w:rPr>
          <w:rStyle w:val="CommentReference"/>
        </w:rPr>
        <w:annotationRef/>
      </w:r>
      <w:r>
        <w:rPr>
          <w:color w:val="202020"/>
          <w:sz w:val="20"/>
          <w:szCs w:val="20"/>
          <w:highlight w:val="white"/>
        </w:rPr>
        <w:t xml:space="preserve">Woodham R, Rimmer RM, Mutz J, Fu CHY. Is tDCS a potential first line treatment for major depression? Int Rev Psychiatry. 2021 May;33(3):250-265. doi: 10.1080/09540261.2021.1879030. </w:t>
      </w:r>
    </w:p>
  </w:comment>
  <w:comment w:id="60" w:author="Cynthia Fu" w:date="2026-04-01T23:42:00Z" w:initials="CF">
    <w:p w14:paraId="45FDA4FE" w14:textId="77777777" w:rsidR="00D909F8" w:rsidRDefault="00D909F8" w:rsidP="00D909F8">
      <w:r>
        <w:rPr>
          <w:rStyle w:val="CommentReference"/>
        </w:rPr>
        <w:annotationRef/>
      </w:r>
      <w:r>
        <w:rPr>
          <w:color w:val="202020"/>
          <w:sz w:val="20"/>
          <w:szCs w:val="20"/>
          <w:highlight w:val="white"/>
        </w:rPr>
        <w:t xml:space="preserve">Woodham RD, Selvaraj S, Lajmi N, Hobday H, Sheehan G, Ghazi-Noori AR, Lagerberg PJ, Rizvi M, Kwon SS, Orhii P, Maislin D, Hernandez L, Machado-Vieira R, Soares JC, Young AH, Fu CHY. Home-based transcranial direct current stimulation treatment for major depressive disorder: a fully remote phase 2 randomized sham-controlled trial. Nat Med. 2025 Jan;31(1):87-95. doi: 10.1038/s41591-024-03305-y. </w:t>
      </w:r>
    </w:p>
    <w:p w14:paraId="2EAF82FC" w14:textId="77777777" w:rsidR="00D909F8" w:rsidRDefault="00D909F8" w:rsidP="00D909F8"/>
    <w:p w14:paraId="1E40C7CE" w14:textId="77777777" w:rsidR="00D909F8" w:rsidRDefault="00D909F8" w:rsidP="00D909F8">
      <w:r>
        <w:rPr>
          <w:color w:val="202020"/>
          <w:sz w:val="20"/>
          <w:szCs w:val="20"/>
          <w:highlight w:val="white"/>
        </w:rPr>
        <w:t xml:space="preserve">Hampsey E, Kalfas M, Carter L, Bloomfield M, Rezaei H, Young AH, Fu CHY. A systematic review of transcranial electrical stimulation and meta-analysis of transcranial direct current stimulation RCTs in unipolar and bipolar depression. J Affect Disord. 2026 May 1;400:121009. doi: 10.1016/j.jad.2025.121009. </w:t>
      </w:r>
    </w:p>
    <w:p w14:paraId="363DDD8A" w14:textId="77777777" w:rsidR="00D909F8" w:rsidRDefault="00D909F8" w:rsidP="00D909F8"/>
    <w:p w14:paraId="13B15CF8" w14:textId="77777777" w:rsidR="00D909F8" w:rsidRDefault="00D909F8" w:rsidP="00D909F8"/>
  </w:comment>
  <w:comment w:id="188" w:author="Cynthia Fu" w:date="2026-04-01T23:28:00Z" w:initials="CF">
    <w:p w14:paraId="028DB399" w14:textId="124E9E5D" w:rsidR="000828E6" w:rsidRDefault="000828E6" w:rsidP="000828E6">
      <w:r>
        <w:rPr>
          <w:rStyle w:val="CommentReference"/>
        </w:rPr>
        <w:annotationRef/>
      </w:r>
      <w:r>
        <w:rPr>
          <w:color w:val="000000"/>
          <w:sz w:val="20"/>
          <w:szCs w:val="20"/>
        </w:rPr>
        <w:t>check formatting , this is all capitalised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995F05" w15:done="0"/>
  <w15:commentEx w15:paraId="13B15CF8" w15:done="0"/>
  <w15:commentEx w15:paraId="028DB3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367A4B" w16cex:dateUtc="2026-04-01T22:22:00Z"/>
  <w16cex:commentExtensible w16cex:durableId="780F8FE2" w16cex:dateUtc="2026-04-01T22:42:00Z"/>
  <w16cex:commentExtensible w16cex:durableId="45BFD7AB" w16cex:dateUtc="2026-04-01T2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995F05" w16cid:durableId="56367A4B"/>
  <w16cid:commentId w16cid:paraId="13B15CF8" w16cid:durableId="780F8FE2"/>
  <w16cid:commentId w16cid:paraId="028DB399" w16cid:durableId="45BFD7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157A1" w14:textId="77777777" w:rsidR="004E7AC3" w:rsidRDefault="004E7AC3">
      <w:r>
        <w:separator/>
      </w:r>
    </w:p>
  </w:endnote>
  <w:endnote w:type="continuationSeparator" w:id="0">
    <w:p w14:paraId="79241515" w14:textId="77777777" w:rsidR="004E7AC3" w:rsidRDefault="004E7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BIZ UDGothic">
    <w:altName w:val="Calibri"/>
    <w:panose1 w:val="020B0604020202020204"/>
    <w:charset w:val="00"/>
    <w:family w:val="swiss"/>
    <w:pitch w:val="fixed"/>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6CF3C" w14:textId="77777777" w:rsidR="004E7388" w:rsidRDefault="00000000">
    <w:pPr>
      <w:pStyle w:val="BodyText"/>
      <w:spacing w:line="14" w:lineRule="auto"/>
    </w:pPr>
    <w:r>
      <w:rPr>
        <w:noProof/>
      </w:rPr>
      <mc:AlternateContent>
        <mc:Choice Requires="wps">
          <w:drawing>
            <wp:anchor distT="0" distB="0" distL="0" distR="0" simplePos="0" relativeHeight="486921728" behindDoc="1" locked="0" layoutInCell="1" allowOverlap="1" wp14:anchorId="2BFC81B3" wp14:editId="11086947">
              <wp:simplePos x="0" y="0"/>
              <wp:positionH relativeFrom="page">
                <wp:posOffset>651598</wp:posOffset>
              </wp:positionH>
              <wp:positionV relativeFrom="page">
                <wp:posOffset>9575368</wp:posOffset>
              </wp:positionV>
              <wp:extent cx="625729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FEE778" id="Graphic 1" o:spid="_x0000_s1026" style="position:absolute;margin-left:51.3pt;margin-top:753.95pt;width:492.7pt;height:.1pt;z-index:-16394752;visibility:visible;mso-wrap-style:square;mso-wrap-distance-left:0;mso-wrap-distance-top:0;mso-wrap-distance-right:0;mso-wrap-distance-bottom:0;mso-position-horizontal:absolute;mso-position-horizontal-relative:page;mso-position-vertical:absolute;mso-position-vertical-relative:page;v-text-anchor:top" coordsize="625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" path="m,l6256794,e" filled="f" strokeweight=".07019mm">
              <v:path arrowok="t"/>
              <w10:wrap anchorx="page" anchory="page"/>
            </v:shape>
          </w:pict>
        </mc:Fallback>
      </mc:AlternateContent>
    </w:r>
    <w:r>
      <w:rPr>
        <w:noProof/>
      </w:rPr>
      <mc:AlternateContent>
        <mc:Choice Requires="wps">
          <w:drawing>
            <wp:anchor distT="0" distB="0" distL="0" distR="0" simplePos="0" relativeHeight="486922240" behindDoc="1" locked="0" layoutInCell="1" allowOverlap="1" wp14:anchorId="0ABB7395" wp14:editId="544DC3BD">
              <wp:simplePos x="0" y="0"/>
              <wp:positionH relativeFrom="page">
                <wp:posOffset>638898</wp:posOffset>
              </wp:positionH>
              <wp:positionV relativeFrom="page">
                <wp:posOffset>9599274</wp:posOffset>
              </wp:positionV>
              <wp:extent cx="2038350" cy="1790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0" cy="179070"/>
                      </a:xfrm>
                      <a:prstGeom prst="rect">
                        <a:avLst/>
                      </a:prstGeom>
                    </wps:spPr>
                    <wps:txbx>
                      <w:txbxContent>
                        <w:p w14:paraId="310C3423" w14:textId="77777777" w:rsidR="004E7388" w:rsidRDefault="00000000">
                          <w:pPr>
                            <w:spacing w:before="32"/>
                            <w:ind w:left="20"/>
                            <w:rPr>
                              <w:i/>
                              <w:sz w:val="18"/>
                            </w:rPr>
                          </w:pPr>
                          <w:r>
                            <w:rPr>
                              <w:rFonts w:ascii="Calibri"/>
                              <w:sz w:val="18"/>
                            </w:rPr>
                            <w:t>Zorto</w:t>
                          </w:r>
                          <w:r>
                            <w:rPr>
                              <w:rFonts w:ascii="Calibri"/>
                              <w:spacing w:val="21"/>
                              <w:sz w:val="18"/>
                            </w:rPr>
                            <w:t xml:space="preserve"> </w:t>
                          </w:r>
                          <w:r>
                            <w:rPr>
                              <w:rFonts w:ascii="Calibri"/>
                              <w:sz w:val="18"/>
                            </w:rPr>
                            <w:t>et</w:t>
                          </w:r>
                          <w:r>
                            <w:rPr>
                              <w:rFonts w:ascii="Calibri"/>
                              <w:spacing w:val="20"/>
                              <w:sz w:val="18"/>
                            </w:rPr>
                            <w:t xml:space="preserve"> </w:t>
                          </w:r>
                          <w:r>
                            <w:rPr>
                              <w:rFonts w:ascii="Calibri"/>
                              <w:sz w:val="18"/>
                            </w:rPr>
                            <w:t>al.:</w:t>
                          </w:r>
                          <w:r>
                            <w:rPr>
                              <w:rFonts w:ascii="Calibri"/>
                              <w:spacing w:val="42"/>
                              <w:sz w:val="18"/>
                            </w:rPr>
                            <w:t xml:space="preserve"> </w:t>
                          </w:r>
                          <w:r>
                            <w:rPr>
                              <w:i/>
                              <w:sz w:val="18"/>
                            </w:rPr>
                            <w:t xml:space="preserve">Preprint submitted to </w:t>
                          </w:r>
                          <w:r>
                            <w:rPr>
                              <w:i/>
                              <w:spacing w:val="-2"/>
                              <w:sz w:val="18"/>
                            </w:rPr>
                            <w:t>Elsevier</w:t>
                          </w:r>
                        </w:p>
                      </w:txbxContent>
                    </wps:txbx>
                    <wps:bodyPr wrap="square" lIns="0" tIns="0" rIns="0" bIns="0" rtlCol="0">
                      <a:noAutofit/>
                    </wps:bodyPr>
                  </wps:wsp>
                </a:graphicData>
              </a:graphic>
            </wp:anchor>
          </w:drawing>
        </mc:Choice>
        <mc:Fallback>
          <w:pict>
            <v:shapetype w14:anchorId="0ABB7395" id="_x0000_t202" coordsize="21600,21600" o:spt="202" path="m,l,21600r21600,l21600,xe">
              <v:stroke joinstyle="miter"/>
              <v:path gradientshapeok="t" o:connecttype="rect"/>
            </v:shapetype>
            <v:shape id="Textbox 2" o:spid="_x0000_s1026" type="#_x0000_t202" style="position:absolute;margin-left:50.3pt;margin-top:755.85pt;width:160.5pt;height:14.1pt;z-index:-163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" filled="f" stroked="f">
              <v:textbox inset="0,0,0,0">
                <w:txbxContent>
                  <w:p w14:paraId="310C3423" w14:textId="77777777" w:rsidR="004E7388" w:rsidRDefault="00000000">
                    <w:pPr>
                      <w:spacing w:before="32"/>
                      <w:ind w:left="20"/>
                      <w:rPr>
                        <w:i/>
                        <w:sz w:val="18"/>
                      </w:rPr>
                    </w:pPr>
                    <w:r>
                      <w:rPr>
                        <w:rFonts w:ascii="Calibri"/>
                        <w:sz w:val="18"/>
                      </w:rPr>
                      <w:t>Zorto</w:t>
                    </w:r>
                    <w:r>
                      <w:rPr>
                        <w:rFonts w:ascii="Calibri"/>
                        <w:spacing w:val="21"/>
                        <w:sz w:val="18"/>
                      </w:rPr>
                      <w:t xml:space="preserve"> </w:t>
                    </w:r>
                    <w:r>
                      <w:rPr>
                        <w:rFonts w:ascii="Calibri"/>
                        <w:sz w:val="18"/>
                      </w:rPr>
                      <w:t>et</w:t>
                    </w:r>
                    <w:r>
                      <w:rPr>
                        <w:rFonts w:ascii="Calibri"/>
                        <w:spacing w:val="20"/>
                        <w:sz w:val="18"/>
                      </w:rPr>
                      <w:t xml:space="preserve"> </w:t>
                    </w:r>
                    <w:r>
                      <w:rPr>
                        <w:rFonts w:ascii="Calibri"/>
                        <w:sz w:val="18"/>
                      </w:rPr>
                      <w:t>al.:</w:t>
                    </w:r>
                    <w:r>
                      <w:rPr>
                        <w:rFonts w:ascii="Calibri"/>
                        <w:spacing w:val="42"/>
                        <w:sz w:val="18"/>
                      </w:rPr>
                      <w:t xml:space="preserve"> </w:t>
                    </w:r>
                    <w:r>
                      <w:rPr>
                        <w:i/>
                        <w:sz w:val="18"/>
                      </w:rPr>
                      <w:t xml:space="preserve">Preprint submitted to </w:t>
                    </w:r>
                    <w:r>
                      <w:rPr>
                        <w:i/>
                        <w:spacing w:val="-2"/>
                        <w:sz w:val="18"/>
                      </w:rPr>
                      <w:t>Elsevier</w:t>
                    </w:r>
                  </w:p>
                </w:txbxContent>
              </v:textbox>
              <w10:wrap anchorx="page" anchory="page"/>
            </v:shape>
          </w:pict>
        </mc:Fallback>
      </mc:AlternateContent>
    </w:r>
    <w:r>
      <w:rPr>
        <w:noProof/>
      </w:rPr>
      <mc:AlternateContent>
        <mc:Choice Requires="wps">
          <w:drawing>
            <wp:anchor distT="0" distB="0" distL="0" distR="0" simplePos="0" relativeHeight="486922752" behindDoc="1" locked="0" layoutInCell="1" allowOverlap="1" wp14:anchorId="465B14BC" wp14:editId="2F37396E">
              <wp:simplePos x="0" y="0"/>
              <wp:positionH relativeFrom="page">
                <wp:posOffset>6262687</wp:posOffset>
              </wp:positionH>
              <wp:positionV relativeFrom="page">
                <wp:posOffset>9617735</wp:posOffset>
              </wp:positionV>
              <wp:extent cx="65849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152400"/>
                      </a:xfrm>
                      <a:prstGeom prst="rect">
                        <a:avLst/>
                      </a:prstGeom>
                    </wps:spPr>
                    <wps:txbx>
                      <w:txbxContent>
                        <w:p w14:paraId="72011C76" w14:textId="77777777" w:rsidR="004E7388" w:rsidRDefault="00000000">
                          <w:pPr>
                            <w:pStyle w:val="BodyText"/>
                            <w:spacing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5"/>
                            </w:rPr>
                            <w:fldChar w:fldCharType="begin"/>
                          </w:r>
                          <w:r>
                            <w:rPr>
                              <w:spacing w:val="-5"/>
                            </w:rPr>
                            <w:instrText xml:space="preserve"> NUMPAGES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w14:anchorId="465B14BC" id="Textbox 3" o:spid="_x0000_s1027" type="#_x0000_t202" style="position:absolute;margin-left:493.1pt;margin-top:757.3pt;width:51.85pt;height:12pt;z-index:-163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" filled="f" stroked="f">
              <v:textbox inset="0,0,0,0">
                <w:txbxContent>
                  <w:p w14:paraId="72011C76" w14:textId="77777777" w:rsidR="004E7388" w:rsidRDefault="00000000">
                    <w:pPr>
                      <w:pStyle w:val="BodyText"/>
                      <w:spacing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5"/>
                      </w:rPr>
                      <w:fldChar w:fldCharType="begin"/>
                    </w:r>
                    <w:r>
                      <w:rPr>
                        <w:spacing w:val="-5"/>
                      </w:rPr>
                      <w:instrText xml:space="preserve"> NUMPAGES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109E3" w14:textId="77777777" w:rsidR="004E7388" w:rsidRDefault="00000000">
    <w:pPr>
      <w:pStyle w:val="BodyText"/>
      <w:spacing w:line="14" w:lineRule="auto"/>
    </w:pPr>
    <w:r>
      <w:rPr>
        <w:noProof/>
      </w:rPr>
      <mc:AlternateContent>
        <mc:Choice Requires="wps">
          <w:drawing>
            <wp:anchor distT="0" distB="0" distL="0" distR="0" simplePos="0" relativeHeight="486923776" behindDoc="1" locked="0" layoutInCell="1" allowOverlap="1" wp14:anchorId="538C2911" wp14:editId="43104EFC">
              <wp:simplePos x="0" y="0"/>
              <wp:positionH relativeFrom="page">
                <wp:posOffset>651598</wp:posOffset>
              </wp:positionH>
              <wp:positionV relativeFrom="page">
                <wp:posOffset>9575368</wp:posOffset>
              </wp:positionV>
              <wp:extent cx="625729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ADC0DD" id="Graphic 13" o:spid="_x0000_s1026" style="position:absolute;margin-left:51.3pt;margin-top:753.95pt;width:492.7pt;height:.1pt;z-index:-16392704;visibility:visible;mso-wrap-style:square;mso-wrap-distance-left:0;mso-wrap-distance-top:0;mso-wrap-distance-right:0;mso-wrap-distance-bottom:0;mso-position-horizontal:absolute;mso-position-horizontal-relative:page;mso-position-vertical:absolute;mso-position-vertical-relative:page;v-text-anchor:top" coordsize="625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" path="m,l6256794,e" filled="f" strokeweight=".07019mm">
              <v:path arrowok="t"/>
              <w10:wrap anchorx="page" anchory="page"/>
            </v:shape>
          </w:pict>
        </mc:Fallback>
      </mc:AlternateContent>
    </w:r>
    <w:r>
      <w:rPr>
        <w:noProof/>
      </w:rPr>
      <mc:AlternateContent>
        <mc:Choice Requires="wps">
          <w:drawing>
            <wp:anchor distT="0" distB="0" distL="0" distR="0" simplePos="0" relativeHeight="486924288" behindDoc="1" locked="0" layoutInCell="1" allowOverlap="1" wp14:anchorId="63B30345" wp14:editId="65915338">
              <wp:simplePos x="0" y="0"/>
              <wp:positionH relativeFrom="page">
                <wp:posOffset>638898</wp:posOffset>
              </wp:positionH>
              <wp:positionV relativeFrom="page">
                <wp:posOffset>9586624</wp:posOffset>
              </wp:positionV>
              <wp:extent cx="2038350" cy="1790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0" cy="179070"/>
                      </a:xfrm>
                      <a:prstGeom prst="rect">
                        <a:avLst/>
                      </a:prstGeom>
                    </wps:spPr>
                    <wps:txbx>
                      <w:txbxContent>
                        <w:p w14:paraId="578A3BFE" w14:textId="77777777" w:rsidR="004E7388" w:rsidRDefault="00000000">
                          <w:pPr>
                            <w:spacing w:before="32"/>
                            <w:ind w:left="20"/>
                            <w:rPr>
                              <w:i/>
                              <w:sz w:val="18"/>
                            </w:rPr>
                          </w:pPr>
                          <w:r>
                            <w:rPr>
                              <w:rFonts w:ascii="Calibri"/>
                              <w:sz w:val="18"/>
                            </w:rPr>
                            <w:t>Zorto</w:t>
                          </w:r>
                          <w:r>
                            <w:rPr>
                              <w:rFonts w:ascii="Calibri"/>
                              <w:spacing w:val="21"/>
                              <w:sz w:val="18"/>
                            </w:rPr>
                            <w:t xml:space="preserve"> </w:t>
                          </w:r>
                          <w:r>
                            <w:rPr>
                              <w:rFonts w:ascii="Calibri"/>
                              <w:sz w:val="18"/>
                            </w:rPr>
                            <w:t>et</w:t>
                          </w:r>
                          <w:r>
                            <w:rPr>
                              <w:rFonts w:ascii="Calibri"/>
                              <w:spacing w:val="20"/>
                              <w:sz w:val="18"/>
                            </w:rPr>
                            <w:t xml:space="preserve"> </w:t>
                          </w:r>
                          <w:r>
                            <w:rPr>
                              <w:rFonts w:ascii="Calibri"/>
                              <w:sz w:val="18"/>
                            </w:rPr>
                            <w:t>al.:</w:t>
                          </w:r>
                          <w:r>
                            <w:rPr>
                              <w:rFonts w:ascii="Calibri"/>
                              <w:spacing w:val="42"/>
                              <w:sz w:val="18"/>
                            </w:rPr>
                            <w:t xml:space="preserve"> </w:t>
                          </w:r>
                          <w:r>
                            <w:rPr>
                              <w:i/>
                              <w:sz w:val="18"/>
                            </w:rPr>
                            <w:t xml:space="preserve">Preprint submitted to </w:t>
                          </w:r>
                          <w:r>
                            <w:rPr>
                              <w:i/>
                              <w:spacing w:val="-2"/>
                              <w:sz w:val="18"/>
                            </w:rPr>
                            <w:t>Elsevier</w:t>
                          </w:r>
                        </w:p>
                      </w:txbxContent>
                    </wps:txbx>
                    <wps:bodyPr wrap="square" lIns="0" tIns="0" rIns="0" bIns="0" rtlCol="0">
                      <a:noAutofit/>
                    </wps:bodyPr>
                  </wps:wsp>
                </a:graphicData>
              </a:graphic>
            </wp:anchor>
          </w:drawing>
        </mc:Choice>
        <mc:Fallback>
          <w:pict>
            <v:shapetype w14:anchorId="63B30345" id="_x0000_t202" coordsize="21600,21600" o:spt="202" path="m,l,21600r21600,l21600,xe">
              <v:stroke joinstyle="miter"/>
              <v:path gradientshapeok="t" o:connecttype="rect"/>
            </v:shapetype>
            <v:shape id="Textbox 14" o:spid="_x0000_s1029" type="#_x0000_t202" style="position:absolute;margin-left:50.3pt;margin-top:754.85pt;width:160.5pt;height:14.1pt;z-index:-163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" filled="f" stroked="f">
              <v:textbox inset="0,0,0,0">
                <w:txbxContent>
                  <w:p w14:paraId="578A3BFE" w14:textId="77777777" w:rsidR="004E7388" w:rsidRDefault="00000000">
                    <w:pPr>
                      <w:spacing w:before="32"/>
                      <w:ind w:left="20"/>
                      <w:rPr>
                        <w:i/>
                        <w:sz w:val="18"/>
                      </w:rPr>
                    </w:pPr>
                    <w:r>
                      <w:rPr>
                        <w:rFonts w:ascii="Calibri"/>
                        <w:sz w:val="18"/>
                      </w:rPr>
                      <w:t>Zorto</w:t>
                    </w:r>
                    <w:r>
                      <w:rPr>
                        <w:rFonts w:ascii="Calibri"/>
                        <w:spacing w:val="21"/>
                        <w:sz w:val="18"/>
                      </w:rPr>
                      <w:t xml:space="preserve"> </w:t>
                    </w:r>
                    <w:r>
                      <w:rPr>
                        <w:rFonts w:ascii="Calibri"/>
                        <w:sz w:val="18"/>
                      </w:rPr>
                      <w:t>et</w:t>
                    </w:r>
                    <w:r>
                      <w:rPr>
                        <w:rFonts w:ascii="Calibri"/>
                        <w:spacing w:val="20"/>
                        <w:sz w:val="18"/>
                      </w:rPr>
                      <w:t xml:space="preserve"> </w:t>
                    </w:r>
                    <w:r>
                      <w:rPr>
                        <w:rFonts w:ascii="Calibri"/>
                        <w:sz w:val="18"/>
                      </w:rPr>
                      <w:t>al.:</w:t>
                    </w:r>
                    <w:r>
                      <w:rPr>
                        <w:rFonts w:ascii="Calibri"/>
                        <w:spacing w:val="42"/>
                        <w:sz w:val="18"/>
                      </w:rPr>
                      <w:t xml:space="preserve"> </w:t>
                    </w:r>
                    <w:r>
                      <w:rPr>
                        <w:i/>
                        <w:sz w:val="18"/>
                      </w:rPr>
                      <w:t xml:space="preserve">Preprint submitted to </w:t>
                    </w:r>
                    <w:r>
                      <w:rPr>
                        <w:i/>
                        <w:spacing w:val="-2"/>
                        <w:sz w:val="18"/>
                      </w:rPr>
                      <w:t>Elsevier</w:t>
                    </w:r>
                  </w:p>
                </w:txbxContent>
              </v:textbox>
              <w10:wrap anchorx="page" anchory="page"/>
            </v:shape>
          </w:pict>
        </mc:Fallback>
      </mc:AlternateContent>
    </w:r>
    <w:r>
      <w:rPr>
        <w:noProof/>
      </w:rPr>
      <mc:AlternateContent>
        <mc:Choice Requires="wps">
          <w:drawing>
            <wp:anchor distT="0" distB="0" distL="0" distR="0" simplePos="0" relativeHeight="486924800" behindDoc="1" locked="0" layoutInCell="1" allowOverlap="1" wp14:anchorId="13326D6E" wp14:editId="109CBF86">
              <wp:simplePos x="0" y="0"/>
              <wp:positionH relativeFrom="page">
                <wp:posOffset>6270599</wp:posOffset>
              </wp:positionH>
              <wp:positionV relativeFrom="page">
                <wp:posOffset>9599834</wp:posOffset>
              </wp:positionV>
              <wp:extent cx="65087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875" cy="165735"/>
                      </a:xfrm>
                      <a:prstGeom prst="rect">
                        <a:avLst/>
                      </a:prstGeom>
                    </wps:spPr>
                    <wps:txbx>
                      <w:txbxContent>
                        <w:p w14:paraId="5C577D31" w14:textId="77777777" w:rsidR="004E7388" w:rsidRDefault="00000000">
                          <w:pPr>
                            <w:spacing w:before="11"/>
                            <w:ind w:left="20"/>
                            <w:rPr>
                              <w:rFonts w:ascii="Calibri"/>
                              <w:sz w:val="18"/>
                            </w:rPr>
                          </w:pPr>
                          <w:r>
                            <w:rPr>
                              <w:rFonts w:ascii="Calibri"/>
                              <w:w w:val="105"/>
                              <w:sz w:val="18"/>
                            </w:rPr>
                            <w:t>Page</w:t>
                          </w:r>
                          <w:r>
                            <w:rPr>
                              <w:rFonts w:ascii="Calibri"/>
                              <w:spacing w:val="12"/>
                              <w:w w:val="105"/>
                              <w:sz w:val="18"/>
                            </w:rPr>
                            <w:t xml:space="preserve"> </w:t>
                          </w: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2</w:t>
                          </w:r>
                          <w:r>
                            <w:rPr>
                              <w:rFonts w:ascii="Calibri"/>
                              <w:w w:val="105"/>
                              <w:sz w:val="18"/>
                            </w:rPr>
                            <w:fldChar w:fldCharType="end"/>
                          </w:r>
                          <w:r>
                            <w:rPr>
                              <w:rFonts w:ascii="Calibri"/>
                              <w:spacing w:val="13"/>
                              <w:w w:val="105"/>
                              <w:sz w:val="18"/>
                            </w:rPr>
                            <w:t xml:space="preserve"> </w:t>
                          </w:r>
                          <w:r>
                            <w:rPr>
                              <w:rFonts w:ascii="Calibri"/>
                              <w:w w:val="105"/>
                              <w:sz w:val="18"/>
                            </w:rPr>
                            <w:t>of</w:t>
                          </w:r>
                          <w:r>
                            <w:rPr>
                              <w:rFonts w:ascii="Calibri"/>
                              <w:spacing w:val="13"/>
                              <w:w w:val="105"/>
                              <w:sz w:val="18"/>
                            </w:rPr>
                            <w:t xml:space="preserve"> </w:t>
                          </w:r>
                          <w:r>
                            <w:rPr>
                              <w:rFonts w:ascii="Calibri"/>
                              <w:spacing w:val="-5"/>
                              <w:w w:val="105"/>
                              <w:sz w:val="18"/>
                            </w:rPr>
                            <w:fldChar w:fldCharType="begin"/>
                          </w:r>
                          <w:r>
                            <w:rPr>
                              <w:rFonts w:ascii="Calibri"/>
                              <w:spacing w:val="-5"/>
                              <w:w w:val="105"/>
                              <w:sz w:val="18"/>
                            </w:rPr>
                            <w:instrText xml:space="preserve"> NUMPAGES </w:instrText>
                          </w:r>
                          <w:r>
                            <w:rPr>
                              <w:rFonts w:ascii="Calibri"/>
                              <w:spacing w:val="-5"/>
                              <w:w w:val="105"/>
                              <w:sz w:val="18"/>
                            </w:rPr>
                            <w:fldChar w:fldCharType="separate"/>
                          </w:r>
                          <w:r>
                            <w:rPr>
                              <w:rFonts w:ascii="Calibri"/>
                              <w:spacing w:val="-5"/>
                              <w:w w:val="105"/>
                              <w:sz w:val="18"/>
                            </w:rPr>
                            <w:t>13</w:t>
                          </w:r>
                          <w:r>
                            <w:rPr>
                              <w:rFonts w:ascii="Calibri"/>
                              <w:spacing w:val="-5"/>
                              <w:w w:val="105"/>
                              <w:sz w:val="18"/>
                            </w:rPr>
                            <w:fldChar w:fldCharType="end"/>
                          </w:r>
                        </w:p>
                      </w:txbxContent>
                    </wps:txbx>
                    <wps:bodyPr wrap="square" lIns="0" tIns="0" rIns="0" bIns="0" rtlCol="0">
                      <a:noAutofit/>
                    </wps:bodyPr>
                  </wps:wsp>
                </a:graphicData>
              </a:graphic>
            </wp:anchor>
          </w:drawing>
        </mc:Choice>
        <mc:Fallback>
          <w:pict>
            <v:shape w14:anchorId="13326D6E" id="Textbox 15" o:spid="_x0000_s1030" type="#_x0000_t202" style="position:absolute;margin-left:493.75pt;margin-top:755.9pt;width:51.25pt;height:13.05pt;z-index:-163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" filled="f" stroked="f">
              <v:textbox inset="0,0,0,0">
                <w:txbxContent>
                  <w:p w14:paraId="5C577D31" w14:textId="77777777" w:rsidR="004E7388" w:rsidRDefault="00000000">
                    <w:pPr>
                      <w:spacing w:before="11"/>
                      <w:ind w:left="20"/>
                      <w:rPr>
                        <w:rFonts w:ascii="Calibri"/>
                        <w:sz w:val="18"/>
                      </w:rPr>
                    </w:pPr>
                    <w:r>
                      <w:rPr>
                        <w:rFonts w:ascii="Calibri"/>
                        <w:w w:val="105"/>
                        <w:sz w:val="18"/>
                      </w:rPr>
                      <w:t>Page</w:t>
                    </w:r>
                    <w:r>
                      <w:rPr>
                        <w:rFonts w:ascii="Calibri"/>
                        <w:spacing w:val="12"/>
                        <w:w w:val="105"/>
                        <w:sz w:val="18"/>
                      </w:rPr>
                      <w:t xml:space="preserve"> </w:t>
                    </w: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2</w:t>
                    </w:r>
                    <w:r>
                      <w:rPr>
                        <w:rFonts w:ascii="Calibri"/>
                        <w:w w:val="105"/>
                        <w:sz w:val="18"/>
                      </w:rPr>
                      <w:fldChar w:fldCharType="end"/>
                    </w:r>
                    <w:r>
                      <w:rPr>
                        <w:rFonts w:ascii="Calibri"/>
                        <w:spacing w:val="13"/>
                        <w:w w:val="105"/>
                        <w:sz w:val="18"/>
                      </w:rPr>
                      <w:t xml:space="preserve"> </w:t>
                    </w:r>
                    <w:r>
                      <w:rPr>
                        <w:rFonts w:ascii="Calibri"/>
                        <w:w w:val="105"/>
                        <w:sz w:val="18"/>
                      </w:rPr>
                      <w:t>of</w:t>
                    </w:r>
                    <w:r>
                      <w:rPr>
                        <w:rFonts w:ascii="Calibri"/>
                        <w:spacing w:val="13"/>
                        <w:w w:val="105"/>
                        <w:sz w:val="18"/>
                      </w:rPr>
                      <w:t xml:space="preserve"> </w:t>
                    </w:r>
                    <w:r>
                      <w:rPr>
                        <w:rFonts w:ascii="Calibri"/>
                        <w:spacing w:val="-5"/>
                        <w:w w:val="105"/>
                        <w:sz w:val="18"/>
                      </w:rPr>
                      <w:fldChar w:fldCharType="begin"/>
                    </w:r>
                    <w:r>
                      <w:rPr>
                        <w:rFonts w:ascii="Calibri"/>
                        <w:spacing w:val="-5"/>
                        <w:w w:val="105"/>
                        <w:sz w:val="18"/>
                      </w:rPr>
                      <w:instrText xml:space="preserve"> NUMPAGES </w:instrText>
                    </w:r>
                    <w:r>
                      <w:rPr>
                        <w:rFonts w:ascii="Calibri"/>
                        <w:spacing w:val="-5"/>
                        <w:w w:val="105"/>
                        <w:sz w:val="18"/>
                      </w:rPr>
                      <w:fldChar w:fldCharType="separate"/>
                    </w:r>
                    <w:r>
                      <w:rPr>
                        <w:rFonts w:ascii="Calibri"/>
                        <w:spacing w:val="-5"/>
                        <w:w w:val="105"/>
                        <w:sz w:val="18"/>
                      </w:rPr>
                      <w:t>13</w:t>
                    </w:r>
                    <w:r>
                      <w:rPr>
                        <w:rFonts w:ascii="Calibri"/>
                        <w:spacing w:val="-5"/>
                        <w:w w:val="10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AC5D" w14:textId="77777777" w:rsidR="004E7388" w:rsidRDefault="00000000">
    <w:pPr>
      <w:pStyle w:val="BodyText"/>
      <w:spacing w:line="14" w:lineRule="auto"/>
    </w:pPr>
    <w:r>
      <w:rPr>
        <w:noProof/>
      </w:rPr>
      <mc:AlternateContent>
        <mc:Choice Requires="wps">
          <w:drawing>
            <wp:anchor distT="0" distB="0" distL="0" distR="0" simplePos="0" relativeHeight="486926336" behindDoc="1" locked="0" layoutInCell="1" allowOverlap="1" wp14:anchorId="664AAAD3" wp14:editId="598848E0">
              <wp:simplePos x="0" y="0"/>
              <wp:positionH relativeFrom="page">
                <wp:posOffset>651598</wp:posOffset>
              </wp:positionH>
              <wp:positionV relativeFrom="page">
                <wp:posOffset>9575368</wp:posOffset>
              </wp:positionV>
              <wp:extent cx="625729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97C42A" id="Graphic 40" o:spid="_x0000_s1026" style="position:absolute;margin-left:51.3pt;margin-top:753.95pt;width:492.7pt;height:.1pt;z-index:-16390144;visibility:visible;mso-wrap-style:square;mso-wrap-distance-left:0;mso-wrap-distance-top:0;mso-wrap-distance-right:0;mso-wrap-distance-bottom:0;mso-position-horizontal:absolute;mso-position-horizontal-relative:page;mso-position-vertical:absolute;mso-position-vertical-relative:page;v-text-anchor:top" coordsize="625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" path="m,l6256794,e" filled="f" strokeweight=".07019mm">
              <v:path arrowok="t"/>
              <w10:wrap anchorx="page" anchory="page"/>
            </v:shape>
          </w:pict>
        </mc:Fallback>
      </mc:AlternateContent>
    </w:r>
    <w:r>
      <w:rPr>
        <w:noProof/>
      </w:rPr>
      <mc:AlternateContent>
        <mc:Choice Requires="wps">
          <w:drawing>
            <wp:anchor distT="0" distB="0" distL="0" distR="0" simplePos="0" relativeHeight="486926848" behindDoc="1" locked="0" layoutInCell="1" allowOverlap="1" wp14:anchorId="5C60AC9D" wp14:editId="03CAEAD1">
              <wp:simplePos x="0" y="0"/>
              <wp:positionH relativeFrom="page">
                <wp:posOffset>638898</wp:posOffset>
              </wp:positionH>
              <wp:positionV relativeFrom="page">
                <wp:posOffset>9586624</wp:posOffset>
              </wp:positionV>
              <wp:extent cx="2038350" cy="17907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0" cy="179070"/>
                      </a:xfrm>
                      <a:prstGeom prst="rect">
                        <a:avLst/>
                      </a:prstGeom>
                    </wps:spPr>
                    <wps:txbx>
                      <w:txbxContent>
                        <w:p w14:paraId="17145978" w14:textId="77777777" w:rsidR="004E7388" w:rsidRDefault="00000000">
                          <w:pPr>
                            <w:spacing w:before="32"/>
                            <w:ind w:left="20"/>
                            <w:rPr>
                              <w:i/>
                              <w:sz w:val="18"/>
                            </w:rPr>
                          </w:pPr>
                          <w:r>
                            <w:rPr>
                              <w:rFonts w:ascii="Calibri"/>
                              <w:sz w:val="18"/>
                            </w:rPr>
                            <w:t>Zorto</w:t>
                          </w:r>
                          <w:r>
                            <w:rPr>
                              <w:rFonts w:ascii="Calibri"/>
                              <w:spacing w:val="21"/>
                              <w:sz w:val="18"/>
                            </w:rPr>
                            <w:t xml:space="preserve"> </w:t>
                          </w:r>
                          <w:r>
                            <w:rPr>
                              <w:rFonts w:ascii="Calibri"/>
                              <w:sz w:val="18"/>
                            </w:rPr>
                            <w:t>et</w:t>
                          </w:r>
                          <w:r>
                            <w:rPr>
                              <w:rFonts w:ascii="Calibri"/>
                              <w:spacing w:val="20"/>
                              <w:sz w:val="18"/>
                            </w:rPr>
                            <w:t xml:space="preserve"> </w:t>
                          </w:r>
                          <w:r>
                            <w:rPr>
                              <w:rFonts w:ascii="Calibri"/>
                              <w:sz w:val="18"/>
                            </w:rPr>
                            <w:t>al.:</w:t>
                          </w:r>
                          <w:r>
                            <w:rPr>
                              <w:rFonts w:ascii="Calibri"/>
                              <w:spacing w:val="42"/>
                              <w:sz w:val="18"/>
                            </w:rPr>
                            <w:t xml:space="preserve"> </w:t>
                          </w:r>
                          <w:r>
                            <w:rPr>
                              <w:i/>
                              <w:sz w:val="18"/>
                            </w:rPr>
                            <w:t xml:space="preserve">Preprint submitted to </w:t>
                          </w:r>
                          <w:r>
                            <w:rPr>
                              <w:i/>
                              <w:spacing w:val="-2"/>
                              <w:sz w:val="18"/>
                            </w:rPr>
                            <w:t>Elsevier</w:t>
                          </w:r>
                        </w:p>
                      </w:txbxContent>
                    </wps:txbx>
                    <wps:bodyPr wrap="square" lIns="0" tIns="0" rIns="0" bIns="0" rtlCol="0">
                      <a:noAutofit/>
                    </wps:bodyPr>
                  </wps:wsp>
                </a:graphicData>
              </a:graphic>
            </wp:anchor>
          </w:drawing>
        </mc:Choice>
        <mc:Fallback>
          <w:pict>
            <v:shapetype w14:anchorId="5C60AC9D" id="_x0000_t202" coordsize="21600,21600" o:spt="202" path="m,l,21600r21600,l21600,xe">
              <v:stroke joinstyle="miter"/>
              <v:path gradientshapeok="t" o:connecttype="rect"/>
            </v:shapetype>
            <v:shape id="Textbox 41" o:spid="_x0000_s1033" type="#_x0000_t202" style="position:absolute;margin-left:50.3pt;margin-top:754.85pt;width:160.5pt;height:14.1pt;z-index:-163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" filled="f" stroked="f">
              <v:textbox inset="0,0,0,0">
                <w:txbxContent>
                  <w:p w14:paraId="17145978" w14:textId="77777777" w:rsidR="004E7388" w:rsidRDefault="00000000">
                    <w:pPr>
                      <w:spacing w:before="32"/>
                      <w:ind w:left="20"/>
                      <w:rPr>
                        <w:i/>
                        <w:sz w:val="18"/>
                      </w:rPr>
                    </w:pPr>
                    <w:r>
                      <w:rPr>
                        <w:rFonts w:ascii="Calibri"/>
                        <w:sz w:val="18"/>
                      </w:rPr>
                      <w:t>Zorto</w:t>
                    </w:r>
                    <w:r>
                      <w:rPr>
                        <w:rFonts w:ascii="Calibri"/>
                        <w:spacing w:val="21"/>
                        <w:sz w:val="18"/>
                      </w:rPr>
                      <w:t xml:space="preserve"> </w:t>
                    </w:r>
                    <w:r>
                      <w:rPr>
                        <w:rFonts w:ascii="Calibri"/>
                        <w:sz w:val="18"/>
                      </w:rPr>
                      <w:t>et</w:t>
                    </w:r>
                    <w:r>
                      <w:rPr>
                        <w:rFonts w:ascii="Calibri"/>
                        <w:spacing w:val="20"/>
                        <w:sz w:val="18"/>
                      </w:rPr>
                      <w:t xml:space="preserve"> </w:t>
                    </w:r>
                    <w:r>
                      <w:rPr>
                        <w:rFonts w:ascii="Calibri"/>
                        <w:sz w:val="18"/>
                      </w:rPr>
                      <w:t>al.:</w:t>
                    </w:r>
                    <w:r>
                      <w:rPr>
                        <w:rFonts w:ascii="Calibri"/>
                        <w:spacing w:val="42"/>
                        <w:sz w:val="18"/>
                      </w:rPr>
                      <w:t xml:space="preserve"> </w:t>
                    </w:r>
                    <w:r>
                      <w:rPr>
                        <w:i/>
                        <w:sz w:val="18"/>
                      </w:rPr>
                      <w:t xml:space="preserve">Preprint submitted to </w:t>
                    </w:r>
                    <w:r>
                      <w:rPr>
                        <w:i/>
                        <w:spacing w:val="-2"/>
                        <w:sz w:val="18"/>
                      </w:rPr>
                      <w:t>Elsevier</w:t>
                    </w:r>
                  </w:p>
                </w:txbxContent>
              </v:textbox>
              <w10:wrap anchorx="page" anchory="page"/>
            </v:shape>
          </w:pict>
        </mc:Fallback>
      </mc:AlternateContent>
    </w:r>
    <w:r>
      <w:rPr>
        <w:noProof/>
      </w:rPr>
      <mc:AlternateContent>
        <mc:Choice Requires="wps">
          <w:drawing>
            <wp:anchor distT="0" distB="0" distL="0" distR="0" simplePos="0" relativeHeight="486927360" behindDoc="1" locked="0" layoutInCell="1" allowOverlap="1" wp14:anchorId="1A9EF6FF" wp14:editId="5F764869">
              <wp:simplePos x="0" y="0"/>
              <wp:positionH relativeFrom="page">
                <wp:posOffset>6270599</wp:posOffset>
              </wp:positionH>
              <wp:positionV relativeFrom="page">
                <wp:posOffset>9599834</wp:posOffset>
              </wp:positionV>
              <wp:extent cx="650875" cy="1657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875" cy="165735"/>
                      </a:xfrm>
                      <a:prstGeom prst="rect">
                        <a:avLst/>
                      </a:prstGeom>
                    </wps:spPr>
                    <wps:txbx>
                      <w:txbxContent>
                        <w:p w14:paraId="128CCDCC" w14:textId="77777777" w:rsidR="004E7388" w:rsidRDefault="00000000">
                          <w:pPr>
                            <w:spacing w:before="11"/>
                            <w:ind w:left="20"/>
                            <w:rPr>
                              <w:rFonts w:ascii="Calibri"/>
                              <w:sz w:val="18"/>
                            </w:rPr>
                          </w:pPr>
                          <w:r>
                            <w:rPr>
                              <w:rFonts w:ascii="Calibri"/>
                              <w:w w:val="105"/>
                              <w:sz w:val="18"/>
                            </w:rPr>
                            <w:t>Page</w:t>
                          </w:r>
                          <w:r>
                            <w:rPr>
                              <w:rFonts w:ascii="Calibri"/>
                              <w:spacing w:val="12"/>
                              <w:w w:val="105"/>
                              <w:sz w:val="18"/>
                            </w:rPr>
                            <w:t xml:space="preserve"> </w:t>
                          </w: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8</w:t>
                          </w:r>
                          <w:r>
                            <w:rPr>
                              <w:rFonts w:ascii="Calibri"/>
                              <w:w w:val="105"/>
                              <w:sz w:val="18"/>
                            </w:rPr>
                            <w:fldChar w:fldCharType="end"/>
                          </w:r>
                          <w:r>
                            <w:rPr>
                              <w:rFonts w:ascii="Calibri"/>
                              <w:spacing w:val="13"/>
                              <w:w w:val="105"/>
                              <w:sz w:val="18"/>
                            </w:rPr>
                            <w:t xml:space="preserve"> </w:t>
                          </w:r>
                          <w:r>
                            <w:rPr>
                              <w:rFonts w:ascii="Calibri"/>
                              <w:w w:val="105"/>
                              <w:sz w:val="18"/>
                            </w:rPr>
                            <w:t>of</w:t>
                          </w:r>
                          <w:r>
                            <w:rPr>
                              <w:rFonts w:ascii="Calibri"/>
                              <w:spacing w:val="13"/>
                              <w:w w:val="105"/>
                              <w:sz w:val="18"/>
                            </w:rPr>
                            <w:t xml:space="preserve"> </w:t>
                          </w:r>
                          <w:r>
                            <w:rPr>
                              <w:rFonts w:ascii="Calibri"/>
                              <w:spacing w:val="-5"/>
                              <w:w w:val="105"/>
                              <w:sz w:val="18"/>
                            </w:rPr>
                            <w:fldChar w:fldCharType="begin"/>
                          </w:r>
                          <w:r>
                            <w:rPr>
                              <w:rFonts w:ascii="Calibri"/>
                              <w:spacing w:val="-5"/>
                              <w:w w:val="105"/>
                              <w:sz w:val="18"/>
                            </w:rPr>
                            <w:instrText xml:space="preserve"> NUMPAGES </w:instrText>
                          </w:r>
                          <w:r>
                            <w:rPr>
                              <w:rFonts w:ascii="Calibri"/>
                              <w:spacing w:val="-5"/>
                              <w:w w:val="105"/>
                              <w:sz w:val="18"/>
                            </w:rPr>
                            <w:fldChar w:fldCharType="separate"/>
                          </w:r>
                          <w:r>
                            <w:rPr>
                              <w:rFonts w:ascii="Calibri"/>
                              <w:spacing w:val="-5"/>
                              <w:w w:val="105"/>
                              <w:sz w:val="18"/>
                            </w:rPr>
                            <w:t>13</w:t>
                          </w:r>
                          <w:r>
                            <w:rPr>
                              <w:rFonts w:ascii="Calibri"/>
                              <w:spacing w:val="-5"/>
                              <w:w w:val="105"/>
                              <w:sz w:val="18"/>
                            </w:rPr>
                            <w:fldChar w:fldCharType="end"/>
                          </w:r>
                        </w:p>
                      </w:txbxContent>
                    </wps:txbx>
                    <wps:bodyPr wrap="square" lIns="0" tIns="0" rIns="0" bIns="0" rtlCol="0">
                      <a:noAutofit/>
                    </wps:bodyPr>
                  </wps:wsp>
                </a:graphicData>
              </a:graphic>
            </wp:anchor>
          </w:drawing>
        </mc:Choice>
        <mc:Fallback>
          <w:pict>
            <v:shape w14:anchorId="1A9EF6FF" id="Textbox 42" o:spid="_x0000_s1034" type="#_x0000_t202" style="position:absolute;margin-left:493.75pt;margin-top:755.9pt;width:51.25pt;height:13.05pt;z-index:-1638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" filled="f" stroked="f">
              <v:textbox inset="0,0,0,0">
                <w:txbxContent>
                  <w:p w14:paraId="128CCDCC" w14:textId="77777777" w:rsidR="004E7388" w:rsidRDefault="00000000">
                    <w:pPr>
                      <w:spacing w:before="11"/>
                      <w:ind w:left="20"/>
                      <w:rPr>
                        <w:rFonts w:ascii="Calibri"/>
                        <w:sz w:val="18"/>
                      </w:rPr>
                    </w:pPr>
                    <w:r>
                      <w:rPr>
                        <w:rFonts w:ascii="Calibri"/>
                        <w:w w:val="105"/>
                        <w:sz w:val="18"/>
                      </w:rPr>
                      <w:t>Page</w:t>
                    </w:r>
                    <w:r>
                      <w:rPr>
                        <w:rFonts w:ascii="Calibri"/>
                        <w:spacing w:val="12"/>
                        <w:w w:val="105"/>
                        <w:sz w:val="18"/>
                      </w:rPr>
                      <w:t xml:space="preserve"> </w:t>
                    </w: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8</w:t>
                    </w:r>
                    <w:r>
                      <w:rPr>
                        <w:rFonts w:ascii="Calibri"/>
                        <w:w w:val="105"/>
                        <w:sz w:val="18"/>
                      </w:rPr>
                      <w:fldChar w:fldCharType="end"/>
                    </w:r>
                    <w:r>
                      <w:rPr>
                        <w:rFonts w:ascii="Calibri"/>
                        <w:spacing w:val="13"/>
                        <w:w w:val="105"/>
                        <w:sz w:val="18"/>
                      </w:rPr>
                      <w:t xml:space="preserve"> </w:t>
                    </w:r>
                    <w:r>
                      <w:rPr>
                        <w:rFonts w:ascii="Calibri"/>
                        <w:w w:val="105"/>
                        <w:sz w:val="18"/>
                      </w:rPr>
                      <w:t>of</w:t>
                    </w:r>
                    <w:r>
                      <w:rPr>
                        <w:rFonts w:ascii="Calibri"/>
                        <w:spacing w:val="13"/>
                        <w:w w:val="105"/>
                        <w:sz w:val="18"/>
                      </w:rPr>
                      <w:t xml:space="preserve"> </w:t>
                    </w:r>
                    <w:r>
                      <w:rPr>
                        <w:rFonts w:ascii="Calibri"/>
                        <w:spacing w:val="-5"/>
                        <w:w w:val="105"/>
                        <w:sz w:val="18"/>
                      </w:rPr>
                      <w:fldChar w:fldCharType="begin"/>
                    </w:r>
                    <w:r>
                      <w:rPr>
                        <w:rFonts w:ascii="Calibri"/>
                        <w:spacing w:val="-5"/>
                        <w:w w:val="105"/>
                        <w:sz w:val="18"/>
                      </w:rPr>
                      <w:instrText xml:space="preserve"> NUMPAGES </w:instrText>
                    </w:r>
                    <w:r>
                      <w:rPr>
                        <w:rFonts w:ascii="Calibri"/>
                        <w:spacing w:val="-5"/>
                        <w:w w:val="105"/>
                        <w:sz w:val="18"/>
                      </w:rPr>
                      <w:fldChar w:fldCharType="separate"/>
                    </w:r>
                    <w:r>
                      <w:rPr>
                        <w:rFonts w:ascii="Calibri"/>
                        <w:spacing w:val="-5"/>
                        <w:w w:val="105"/>
                        <w:sz w:val="18"/>
                      </w:rPr>
                      <w:t>13</w:t>
                    </w:r>
                    <w:r>
                      <w:rPr>
                        <w:rFonts w:ascii="Calibri"/>
                        <w:spacing w:val="-5"/>
                        <w:w w:val="10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D8B94" w14:textId="77777777" w:rsidR="004E7388" w:rsidRDefault="00000000">
    <w:pPr>
      <w:pStyle w:val="BodyText"/>
      <w:spacing w:line="14" w:lineRule="auto"/>
    </w:pPr>
    <w:r>
      <w:rPr>
        <w:noProof/>
      </w:rPr>
      <mc:AlternateContent>
        <mc:Choice Requires="wps">
          <w:drawing>
            <wp:anchor distT="0" distB="0" distL="0" distR="0" simplePos="0" relativeHeight="486928384" behindDoc="1" locked="0" layoutInCell="1" allowOverlap="1" wp14:anchorId="74EB8CFA" wp14:editId="0B8C36DA">
              <wp:simplePos x="0" y="0"/>
              <wp:positionH relativeFrom="page">
                <wp:posOffset>651598</wp:posOffset>
              </wp:positionH>
              <wp:positionV relativeFrom="page">
                <wp:posOffset>9575368</wp:posOffset>
              </wp:positionV>
              <wp:extent cx="625729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4EE866" id="Graphic 48" o:spid="_x0000_s1026" style="position:absolute;margin-left:51.3pt;margin-top:753.95pt;width:492.7pt;height:.1pt;z-index:-16388096;visibility:visible;mso-wrap-style:square;mso-wrap-distance-left:0;mso-wrap-distance-top:0;mso-wrap-distance-right:0;mso-wrap-distance-bottom:0;mso-position-horizontal:absolute;mso-position-horizontal-relative:page;mso-position-vertical:absolute;mso-position-vertical-relative:page;v-text-anchor:top" coordsize="625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" path="m,l6256794,e" filled="f" strokeweight=".07019mm">
              <v:path arrowok="t"/>
              <w10:wrap anchorx="page" anchory="page"/>
            </v:shape>
          </w:pict>
        </mc:Fallback>
      </mc:AlternateContent>
    </w:r>
    <w:r>
      <w:rPr>
        <w:noProof/>
      </w:rPr>
      <mc:AlternateContent>
        <mc:Choice Requires="wps">
          <w:drawing>
            <wp:anchor distT="0" distB="0" distL="0" distR="0" simplePos="0" relativeHeight="486928896" behindDoc="1" locked="0" layoutInCell="1" allowOverlap="1" wp14:anchorId="1D210F8E" wp14:editId="185E8392">
              <wp:simplePos x="0" y="0"/>
              <wp:positionH relativeFrom="page">
                <wp:posOffset>638898</wp:posOffset>
              </wp:positionH>
              <wp:positionV relativeFrom="page">
                <wp:posOffset>9586624</wp:posOffset>
              </wp:positionV>
              <wp:extent cx="2038350" cy="17907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0" cy="179070"/>
                      </a:xfrm>
                      <a:prstGeom prst="rect">
                        <a:avLst/>
                      </a:prstGeom>
                    </wps:spPr>
                    <wps:txbx>
                      <w:txbxContent>
                        <w:p w14:paraId="1954A76B" w14:textId="77777777" w:rsidR="004E7388" w:rsidRDefault="00000000">
                          <w:pPr>
                            <w:spacing w:before="32"/>
                            <w:ind w:left="20"/>
                            <w:rPr>
                              <w:i/>
                              <w:sz w:val="18"/>
                            </w:rPr>
                          </w:pPr>
                          <w:r>
                            <w:rPr>
                              <w:rFonts w:ascii="Calibri"/>
                              <w:sz w:val="18"/>
                            </w:rPr>
                            <w:t>Zorto</w:t>
                          </w:r>
                          <w:r>
                            <w:rPr>
                              <w:rFonts w:ascii="Calibri"/>
                              <w:spacing w:val="21"/>
                              <w:sz w:val="18"/>
                            </w:rPr>
                            <w:t xml:space="preserve"> </w:t>
                          </w:r>
                          <w:r>
                            <w:rPr>
                              <w:rFonts w:ascii="Calibri"/>
                              <w:sz w:val="18"/>
                            </w:rPr>
                            <w:t>et</w:t>
                          </w:r>
                          <w:r>
                            <w:rPr>
                              <w:rFonts w:ascii="Calibri"/>
                              <w:spacing w:val="20"/>
                              <w:sz w:val="18"/>
                            </w:rPr>
                            <w:t xml:space="preserve"> </w:t>
                          </w:r>
                          <w:r>
                            <w:rPr>
                              <w:rFonts w:ascii="Calibri"/>
                              <w:sz w:val="18"/>
                            </w:rPr>
                            <w:t>al.:</w:t>
                          </w:r>
                          <w:r>
                            <w:rPr>
                              <w:rFonts w:ascii="Calibri"/>
                              <w:spacing w:val="42"/>
                              <w:sz w:val="18"/>
                            </w:rPr>
                            <w:t xml:space="preserve"> </w:t>
                          </w:r>
                          <w:r>
                            <w:rPr>
                              <w:i/>
                              <w:sz w:val="18"/>
                            </w:rPr>
                            <w:t xml:space="preserve">Preprint submitted to </w:t>
                          </w:r>
                          <w:r>
                            <w:rPr>
                              <w:i/>
                              <w:spacing w:val="-2"/>
                              <w:sz w:val="18"/>
                            </w:rPr>
                            <w:t>Elsevier</w:t>
                          </w:r>
                        </w:p>
                      </w:txbxContent>
                    </wps:txbx>
                    <wps:bodyPr wrap="square" lIns="0" tIns="0" rIns="0" bIns="0" rtlCol="0">
                      <a:noAutofit/>
                    </wps:bodyPr>
                  </wps:wsp>
                </a:graphicData>
              </a:graphic>
            </wp:anchor>
          </w:drawing>
        </mc:Choice>
        <mc:Fallback>
          <w:pict>
            <v:shapetype w14:anchorId="1D210F8E" id="_x0000_t202" coordsize="21600,21600" o:spt="202" path="m,l,21600r21600,l21600,xe">
              <v:stroke joinstyle="miter"/>
              <v:path gradientshapeok="t" o:connecttype="rect"/>
            </v:shapetype>
            <v:shape id="Textbox 49" o:spid="_x0000_s1036" type="#_x0000_t202" style="position:absolute;margin-left:50.3pt;margin-top:754.85pt;width:160.5pt;height:14.1pt;z-index:-163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" filled="f" stroked="f">
              <v:textbox inset="0,0,0,0">
                <w:txbxContent>
                  <w:p w14:paraId="1954A76B" w14:textId="77777777" w:rsidR="004E7388" w:rsidRDefault="00000000">
                    <w:pPr>
                      <w:spacing w:before="32"/>
                      <w:ind w:left="20"/>
                      <w:rPr>
                        <w:i/>
                        <w:sz w:val="18"/>
                      </w:rPr>
                    </w:pPr>
                    <w:r>
                      <w:rPr>
                        <w:rFonts w:ascii="Calibri"/>
                        <w:sz w:val="18"/>
                      </w:rPr>
                      <w:t>Zorto</w:t>
                    </w:r>
                    <w:r>
                      <w:rPr>
                        <w:rFonts w:ascii="Calibri"/>
                        <w:spacing w:val="21"/>
                        <w:sz w:val="18"/>
                      </w:rPr>
                      <w:t xml:space="preserve"> </w:t>
                    </w:r>
                    <w:r>
                      <w:rPr>
                        <w:rFonts w:ascii="Calibri"/>
                        <w:sz w:val="18"/>
                      </w:rPr>
                      <w:t>et</w:t>
                    </w:r>
                    <w:r>
                      <w:rPr>
                        <w:rFonts w:ascii="Calibri"/>
                        <w:spacing w:val="20"/>
                        <w:sz w:val="18"/>
                      </w:rPr>
                      <w:t xml:space="preserve"> </w:t>
                    </w:r>
                    <w:r>
                      <w:rPr>
                        <w:rFonts w:ascii="Calibri"/>
                        <w:sz w:val="18"/>
                      </w:rPr>
                      <w:t>al.:</w:t>
                    </w:r>
                    <w:r>
                      <w:rPr>
                        <w:rFonts w:ascii="Calibri"/>
                        <w:spacing w:val="42"/>
                        <w:sz w:val="18"/>
                      </w:rPr>
                      <w:t xml:space="preserve"> </w:t>
                    </w:r>
                    <w:r>
                      <w:rPr>
                        <w:i/>
                        <w:sz w:val="18"/>
                      </w:rPr>
                      <w:t xml:space="preserve">Preprint submitted to </w:t>
                    </w:r>
                    <w:r>
                      <w:rPr>
                        <w:i/>
                        <w:spacing w:val="-2"/>
                        <w:sz w:val="18"/>
                      </w:rPr>
                      <w:t>Elsevier</w:t>
                    </w:r>
                  </w:p>
                </w:txbxContent>
              </v:textbox>
              <w10:wrap anchorx="page" anchory="page"/>
            </v:shape>
          </w:pict>
        </mc:Fallback>
      </mc:AlternateContent>
    </w:r>
    <w:r>
      <w:rPr>
        <w:noProof/>
      </w:rPr>
      <mc:AlternateContent>
        <mc:Choice Requires="wps">
          <w:drawing>
            <wp:anchor distT="0" distB="0" distL="0" distR="0" simplePos="0" relativeHeight="486929408" behindDoc="1" locked="0" layoutInCell="1" allowOverlap="1" wp14:anchorId="7CEA285D" wp14:editId="3E1B7E0F">
              <wp:simplePos x="0" y="0"/>
              <wp:positionH relativeFrom="page">
                <wp:posOffset>6212103</wp:posOffset>
              </wp:positionH>
              <wp:positionV relativeFrom="page">
                <wp:posOffset>9599834</wp:posOffset>
              </wp:positionV>
              <wp:extent cx="709295" cy="16573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295" cy="165735"/>
                      </a:xfrm>
                      <a:prstGeom prst="rect">
                        <a:avLst/>
                      </a:prstGeom>
                    </wps:spPr>
                    <wps:txbx>
                      <w:txbxContent>
                        <w:p w14:paraId="3556E5F1" w14:textId="77777777" w:rsidR="004E7388" w:rsidRDefault="00000000">
                          <w:pPr>
                            <w:spacing w:before="11"/>
                            <w:ind w:left="20"/>
                            <w:rPr>
                              <w:rFonts w:ascii="Calibri"/>
                              <w:sz w:val="18"/>
                            </w:rPr>
                          </w:pPr>
                          <w:r>
                            <w:rPr>
                              <w:rFonts w:ascii="Calibri"/>
                              <w:w w:val="105"/>
                              <w:sz w:val="18"/>
                            </w:rPr>
                            <w:t>Page</w:t>
                          </w:r>
                          <w:r>
                            <w:rPr>
                              <w:rFonts w:ascii="Calibri"/>
                              <w:spacing w:val="12"/>
                              <w:w w:val="105"/>
                              <w:sz w:val="18"/>
                            </w:rPr>
                            <w:t xml:space="preserve"> </w:t>
                          </w: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10</w:t>
                          </w:r>
                          <w:r>
                            <w:rPr>
                              <w:rFonts w:ascii="Calibri"/>
                              <w:w w:val="105"/>
                              <w:sz w:val="18"/>
                            </w:rPr>
                            <w:fldChar w:fldCharType="end"/>
                          </w:r>
                          <w:r>
                            <w:rPr>
                              <w:rFonts w:ascii="Calibri"/>
                              <w:spacing w:val="11"/>
                              <w:w w:val="105"/>
                              <w:sz w:val="18"/>
                            </w:rPr>
                            <w:t xml:space="preserve"> </w:t>
                          </w:r>
                          <w:r>
                            <w:rPr>
                              <w:rFonts w:ascii="Calibri"/>
                              <w:w w:val="105"/>
                              <w:sz w:val="18"/>
                            </w:rPr>
                            <w:t>of</w:t>
                          </w:r>
                          <w:r>
                            <w:rPr>
                              <w:rFonts w:ascii="Calibri"/>
                              <w:spacing w:val="12"/>
                              <w:w w:val="105"/>
                              <w:sz w:val="18"/>
                            </w:rPr>
                            <w:t xml:space="preserve"> </w:t>
                          </w:r>
                          <w:r>
                            <w:rPr>
                              <w:rFonts w:ascii="Calibri"/>
                              <w:spacing w:val="-5"/>
                              <w:w w:val="105"/>
                              <w:sz w:val="18"/>
                            </w:rPr>
                            <w:fldChar w:fldCharType="begin"/>
                          </w:r>
                          <w:r>
                            <w:rPr>
                              <w:rFonts w:ascii="Calibri"/>
                              <w:spacing w:val="-5"/>
                              <w:w w:val="105"/>
                              <w:sz w:val="18"/>
                            </w:rPr>
                            <w:instrText xml:space="preserve"> NUMPAGES </w:instrText>
                          </w:r>
                          <w:r>
                            <w:rPr>
                              <w:rFonts w:ascii="Calibri"/>
                              <w:spacing w:val="-5"/>
                              <w:w w:val="105"/>
                              <w:sz w:val="18"/>
                            </w:rPr>
                            <w:fldChar w:fldCharType="separate"/>
                          </w:r>
                          <w:r>
                            <w:rPr>
                              <w:rFonts w:ascii="Calibri"/>
                              <w:spacing w:val="-5"/>
                              <w:w w:val="105"/>
                              <w:sz w:val="18"/>
                            </w:rPr>
                            <w:t>13</w:t>
                          </w:r>
                          <w:r>
                            <w:rPr>
                              <w:rFonts w:ascii="Calibri"/>
                              <w:spacing w:val="-5"/>
                              <w:w w:val="105"/>
                              <w:sz w:val="18"/>
                            </w:rPr>
                            <w:fldChar w:fldCharType="end"/>
                          </w:r>
                        </w:p>
                      </w:txbxContent>
                    </wps:txbx>
                    <wps:bodyPr wrap="square" lIns="0" tIns="0" rIns="0" bIns="0" rtlCol="0">
                      <a:noAutofit/>
                    </wps:bodyPr>
                  </wps:wsp>
                </a:graphicData>
              </a:graphic>
            </wp:anchor>
          </w:drawing>
        </mc:Choice>
        <mc:Fallback>
          <w:pict>
            <v:shape w14:anchorId="7CEA285D" id="Textbox 50" o:spid="_x0000_s1037" type="#_x0000_t202" style="position:absolute;margin-left:489.15pt;margin-top:755.9pt;width:55.85pt;height:13.05pt;z-index:-1638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" filled="f" stroked="f">
              <v:textbox inset="0,0,0,0">
                <w:txbxContent>
                  <w:p w14:paraId="3556E5F1" w14:textId="77777777" w:rsidR="004E7388" w:rsidRDefault="00000000">
                    <w:pPr>
                      <w:spacing w:before="11"/>
                      <w:ind w:left="20"/>
                      <w:rPr>
                        <w:rFonts w:ascii="Calibri"/>
                        <w:sz w:val="18"/>
                      </w:rPr>
                    </w:pPr>
                    <w:r>
                      <w:rPr>
                        <w:rFonts w:ascii="Calibri"/>
                        <w:w w:val="105"/>
                        <w:sz w:val="18"/>
                      </w:rPr>
                      <w:t>Page</w:t>
                    </w:r>
                    <w:r>
                      <w:rPr>
                        <w:rFonts w:ascii="Calibri"/>
                        <w:spacing w:val="12"/>
                        <w:w w:val="105"/>
                        <w:sz w:val="18"/>
                      </w:rPr>
                      <w:t xml:space="preserve"> </w:t>
                    </w: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10</w:t>
                    </w:r>
                    <w:r>
                      <w:rPr>
                        <w:rFonts w:ascii="Calibri"/>
                        <w:w w:val="105"/>
                        <w:sz w:val="18"/>
                      </w:rPr>
                      <w:fldChar w:fldCharType="end"/>
                    </w:r>
                    <w:r>
                      <w:rPr>
                        <w:rFonts w:ascii="Calibri"/>
                        <w:spacing w:val="11"/>
                        <w:w w:val="105"/>
                        <w:sz w:val="18"/>
                      </w:rPr>
                      <w:t xml:space="preserve"> </w:t>
                    </w:r>
                    <w:r>
                      <w:rPr>
                        <w:rFonts w:ascii="Calibri"/>
                        <w:w w:val="105"/>
                        <w:sz w:val="18"/>
                      </w:rPr>
                      <w:t>of</w:t>
                    </w:r>
                    <w:r>
                      <w:rPr>
                        <w:rFonts w:ascii="Calibri"/>
                        <w:spacing w:val="12"/>
                        <w:w w:val="105"/>
                        <w:sz w:val="18"/>
                      </w:rPr>
                      <w:t xml:space="preserve"> </w:t>
                    </w:r>
                    <w:r>
                      <w:rPr>
                        <w:rFonts w:ascii="Calibri"/>
                        <w:spacing w:val="-5"/>
                        <w:w w:val="105"/>
                        <w:sz w:val="18"/>
                      </w:rPr>
                      <w:fldChar w:fldCharType="begin"/>
                    </w:r>
                    <w:r>
                      <w:rPr>
                        <w:rFonts w:ascii="Calibri"/>
                        <w:spacing w:val="-5"/>
                        <w:w w:val="105"/>
                        <w:sz w:val="18"/>
                      </w:rPr>
                      <w:instrText xml:space="preserve"> NUMPAGES </w:instrText>
                    </w:r>
                    <w:r>
                      <w:rPr>
                        <w:rFonts w:ascii="Calibri"/>
                        <w:spacing w:val="-5"/>
                        <w:w w:val="105"/>
                        <w:sz w:val="18"/>
                      </w:rPr>
                      <w:fldChar w:fldCharType="separate"/>
                    </w:r>
                    <w:r>
                      <w:rPr>
                        <w:rFonts w:ascii="Calibri"/>
                        <w:spacing w:val="-5"/>
                        <w:w w:val="105"/>
                        <w:sz w:val="18"/>
                      </w:rPr>
                      <w:t>13</w:t>
                    </w:r>
                    <w:r>
                      <w:rPr>
                        <w:rFonts w:ascii="Calibri"/>
                        <w:spacing w:val="-5"/>
                        <w:w w:val="10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B1DCD" w14:textId="77777777" w:rsidR="004E7AC3" w:rsidRDefault="004E7AC3">
      <w:r>
        <w:separator/>
      </w:r>
    </w:p>
  </w:footnote>
  <w:footnote w:type="continuationSeparator" w:id="0">
    <w:p w14:paraId="636F9151" w14:textId="77777777" w:rsidR="004E7AC3" w:rsidRDefault="004E7A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36EDA" w14:textId="77777777" w:rsidR="004E7388" w:rsidRDefault="00000000">
    <w:pPr>
      <w:pStyle w:val="BodyText"/>
      <w:spacing w:line="14" w:lineRule="auto"/>
    </w:pPr>
    <w:r>
      <w:rPr>
        <w:noProof/>
      </w:rPr>
      <mc:AlternateContent>
        <mc:Choice Requires="wps">
          <w:drawing>
            <wp:anchor distT="0" distB="0" distL="0" distR="0" simplePos="0" relativeHeight="486923264" behindDoc="1" locked="0" layoutInCell="1" allowOverlap="1" wp14:anchorId="74A2EF39" wp14:editId="29C05BBD">
              <wp:simplePos x="0" y="0"/>
              <wp:positionH relativeFrom="page">
                <wp:posOffset>2124455</wp:posOffset>
              </wp:positionH>
              <wp:positionV relativeFrom="page">
                <wp:posOffset>432771</wp:posOffset>
              </wp:positionV>
              <wp:extent cx="331089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0890" cy="165735"/>
                      </a:xfrm>
                      <a:prstGeom prst="rect">
                        <a:avLst/>
                      </a:prstGeom>
                    </wps:spPr>
                    <wps:txbx>
                      <w:txbxContent>
                        <w:p w14:paraId="39E8683D" w14:textId="77777777" w:rsidR="004E7388" w:rsidRDefault="00000000">
                          <w:pPr>
                            <w:spacing w:before="11"/>
                            <w:ind w:left="20"/>
                            <w:rPr>
                              <w:rFonts w:ascii="Calibri"/>
                              <w:sz w:val="18"/>
                            </w:rPr>
                          </w:pPr>
                          <w:r>
                            <w:rPr>
                              <w:rFonts w:ascii="Calibri"/>
                              <w:w w:val="105"/>
                              <w:sz w:val="18"/>
                            </w:rPr>
                            <w:t>Sparse</w:t>
                          </w:r>
                          <w:r>
                            <w:rPr>
                              <w:rFonts w:ascii="Calibri"/>
                              <w:spacing w:val="-3"/>
                              <w:w w:val="105"/>
                              <w:sz w:val="18"/>
                            </w:rPr>
                            <w:t xml:space="preserve"> </w:t>
                          </w:r>
                          <w:r>
                            <w:rPr>
                              <w:rFonts w:ascii="Calibri"/>
                              <w:w w:val="105"/>
                              <w:sz w:val="18"/>
                            </w:rPr>
                            <w:t>Biomarker</w:t>
                          </w:r>
                          <w:r>
                            <w:rPr>
                              <w:rFonts w:ascii="Calibri"/>
                              <w:spacing w:val="-3"/>
                              <w:w w:val="105"/>
                              <w:sz w:val="18"/>
                            </w:rPr>
                            <w:t xml:space="preserve"> </w:t>
                          </w:r>
                          <w:r>
                            <w:rPr>
                              <w:rFonts w:ascii="Calibri"/>
                              <w:w w:val="105"/>
                              <w:sz w:val="18"/>
                            </w:rPr>
                            <w:t>Discovery</w:t>
                          </w:r>
                          <w:r>
                            <w:rPr>
                              <w:rFonts w:ascii="Calibri"/>
                              <w:spacing w:val="-2"/>
                              <w:w w:val="105"/>
                              <w:sz w:val="18"/>
                            </w:rPr>
                            <w:t xml:space="preserve"> </w:t>
                          </w:r>
                          <w:r>
                            <w:rPr>
                              <w:rFonts w:ascii="Calibri"/>
                              <w:w w:val="105"/>
                              <w:sz w:val="18"/>
                            </w:rPr>
                            <w:t>from</w:t>
                          </w:r>
                          <w:r>
                            <w:rPr>
                              <w:rFonts w:ascii="Calibri"/>
                              <w:spacing w:val="-3"/>
                              <w:w w:val="105"/>
                              <w:sz w:val="18"/>
                            </w:rPr>
                            <w:t xml:space="preserve"> </w:t>
                          </w:r>
                          <w:r>
                            <w:rPr>
                              <w:rFonts w:ascii="Calibri"/>
                              <w:w w:val="105"/>
                              <w:sz w:val="18"/>
                            </w:rPr>
                            <w:t>Low-Montage</w:t>
                          </w:r>
                          <w:r>
                            <w:rPr>
                              <w:rFonts w:ascii="Calibri"/>
                              <w:spacing w:val="-2"/>
                              <w:w w:val="105"/>
                              <w:sz w:val="18"/>
                            </w:rPr>
                            <w:t xml:space="preserve"> </w:t>
                          </w:r>
                          <w:r>
                            <w:rPr>
                              <w:rFonts w:ascii="Calibri"/>
                              <w:w w:val="105"/>
                              <w:sz w:val="18"/>
                            </w:rPr>
                            <w:t>Resting-State</w:t>
                          </w:r>
                          <w:r>
                            <w:rPr>
                              <w:rFonts w:ascii="Calibri"/>
                              <w:spacing w:val="-3"/>
                              <w:w w:val="105"/>
                              <w:sz w:val="18"/>
                            </w:rPr>
                            <w:t xml:space="preserve"> </w:t>
                          </w:r>
                          <w:r>
                            <w:rPr>
                              <w:rFonts w:ascii="Calibri"/>
                              <w:spacing w:val="-5"/>
                              <w:w w:val="105"/>
                              <w:sz w:val="18"/>
                            </w:rPr>
                            <w:t>EEG</w:t>
                          </w:r>
                        </w:p>
                      </w:txbxContent>
                    </wps:txbx>
                    <wps:bodyPr wrap="square" lIns="0" tIns="0" rIns="0" bIns="0" rtlCol="0">
                      <a:noAutofit/>
                    </wps:bodyPr>
                  </wps:wsp>
                </a:graphicData>
              </a:graphic>
            </wp:anchor>
          </w:drawing>
        </mc:Choice>
        <mc:Fallback>
          <w:pict>
            <v:shapetype w14:anchorId="74A2EF39" id="_x0000_t202" coordsize="21600,21600" o:spt="202" path="m,l,21600r21600,l21600,xe">
              <v:stroke joinstyle="miter"/>
              <v:path gradientshapeok="t" o:connecttype="rect"/>
            </v:shapetype>
            <v:shape id="Textbox 12" o:spid="_x0000_s1028" type="#_x0000_t202" style="position:absolute;margin-left:167.3pt;margin-top:34.1pt;width:260.7pt;height:13.05pt;z-index:-1639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" filled="f" stroked="f">
              <v:textbox inset="0,0,0,0">
                <w:txbxContent>
                  <w:p w14:paraId="39E8683D" w14:textId="77777777" w:rsidR="004E7388" w:rsidRDefault="00000000">
                    <w:pPr>
                      <w:spacing w:before="11"/>
                      <w:ind w:left="20"/>
                      <w:rPr>
                        <w:rFonts w:ascii="Calibri"/>
                        <w:sz w:val="18"/>
                      </w:rPr>
                    </w:pPr>
                    <w:r>
                      <w:rPr>
                        <w:rFonts w:ascii="Calibri"/>
                        <w:w w:val="105"/>
                        <w:sz w:val="18"/>
                      </w:rPr>
                      <w:t>Sparse</w:t>
                    </w:r>
                    <w:r>
                      <w:rPr>
                        <w:rFonts w:ascii="Calibri"/>
                        <w:spacing w:val="-3"/>
                        <w:w w:val="105"/>
                        <w:sz w:val="18"/>
                      </w:rPr>
                      <w:t xml:space="preserve"> </w:t>
                    </w:r>
                    <w:r>
                      <w:rPr>
                        <w:rFonts w:ascii="Calibri"/>
                        <w:w w:val="105"/>
                        <w:sz w:val="18"/>
                      </w:rPr>
                      <w:t>Biomarker</w:t>
                    </w:r>
                    <w:r>
                      <w:rPr>
                        <w:rFonts w:ascii="Calibri"/>
                        <w:spacing w:val="-3"/>
                        <w:w w:val="105"/>
                        <w:sz w:val="18"/>
                      </w:rPr>
                      <w:t xml:space="preserve"> </w:t>
                    </w:r>
                    <w:r>
                      <w:rPr>
                        <w:rFonts w:ascii="Calibri"/>
                        <w:w w:val="105"/>
                        <w:sz w:val="18"/>
                      </w:rPr>
                      <w:t>Discovery</w:t>
                    </w:r>
                    <w:r>
                      <w:rPr>
                        <w:rFonts w:ascii="Calibri"/>
                        <w:spacing w:val="-2"/>
                        <w:w w:val="105"/>
                        <w:sz w:val="18"/>
                      </w:rPr>
                      <w:t xml:space="preserve"> </w:t>
                    </w:r>
                    <w:r>
                      <w:rPr>
                        <w:rFonts w:ascii="Calibri"/>
                        <w:w w:val="105"/>
                        <w:sz w:val="18"/>
                      </w:rPr>
                      <w:t>from</w:t>
                    </w:r>
                    <w:r>
                      <w:rPr>
                        <w:rFonts w:ascii="Calibri"/>
                        <w:spacing w:val="-3"/>
                        <w:w w:val="105"/>
                        <w:sz w:val="18"/>
                      </w:rPr>
                      <w:t xml:space="preserve"> </w:t>
                    </w:r>
                    <w:r>
                      <w:rPr>
                        <w:rFonts w:ascii="Calibri"/>
                        <w:w w:val="105"/>
                        <w:sz w:val="18"/>
                      </w:rPr>
                      <w:t>Low-Montage</w:t>
                    </w:r>
                    <w:r>
                      <w:rPr>
                        <w:rFonts w:ascii="Calibri"/>
                        <w:spacing w:val="-2"/>
                        <w:w w:val="105"/>
                        <w:sz w:val="18"/>
                      </w:rPr>
                      <w:t xml:space="preserve"> </w:t>
                    </w:r>
                    <w:r>
                      <w:rPr>
                        <w:rFonts w:ascii="Calibri"/>
                        <w:w w:val="105"/>
                        <w:sz w:val="18"/>
                      </w:rPr>
                      <w:t>Resting-State</w:t>
                    </w:r>
                    <w:r>
                      <w:rPr>
                        <w:rFonts w:ascii="Calibri"/>
                        <w:spacing w:val="-3"/>
                        <w:w w:val="105"/>
                        <w:sz w:val="18"/>
                      </w:rPr>
                      <w:t xml:space="preserve"> </w:t>
                    </w:r>
                    <w:r>
                      <w:rPr>
                        <w:rFonts w:ascii="Calibri"/>
                        <w:spacing w:val="-5"/>
                        <w:w w:val="105"/>
                        <w:sz w:val="18"/>
                      </w:rPr>
                      <w:t>EEG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14472" w14:textId="77777777" w:rsidR="004E7388" w:rsidRDefault="00000000">
    <w:pPr>
      <w:pStyle w:val="BodyText"/>
      <w:spacing w:line="14" w:lineRule="auto"/>
    </w:pPr>
    <w:r>
      <w:rPr>
        <w:noProof/>
      </w:rPr>
      <mc:AlternateContent>
        <mc:Choice Requires="wps">
          <w:drawing>
            <wp:anchor distT="0" distB="0" distL="0" distR="0" simplePos="0" relativeHeight="486925312" behindDoc="1" locked="0" layoutInCell="1" allowOverlap="1" wp14:anchorId="686C31BF" wp14:editId="19BD63D3">
              <wp:simplePos x="0" y="0"/>
              <wp:positionH relativeFrom="page">
                <wp:posOffset>2124455</wp:posOffset>
              </wp:positionH>
              <wp:positionV relativeFrom="page">
                <wp:posOffset>432771</wp:posOffset>
              </wp:positionV>
              <wp:extent cx="3310890"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0890" cy="165735"/>
                      </a:xfrm>
                      <a:prstGeom prst="rect">
                        <a:avLst/>
                      </a:prstGeom>
                    </wps:spPr>
                    <wps:txbx>
                      <w:txbxContent>
                        <w:p w14:paraId="4FF9E65D" w14:textId="77777777" w:rsidR="004E7388" w:rsidRDefault="00000000">
                          <w:pPr>
                            <w:spacing w:before="11"/>
                            <w:ind w:left="20"/>
                            <w:rPr>
                              <w:rFonts w:ascii="Calibri"/>
                              <w:sz w:val="18"/>
                            </w:rPr>
                          </w:pPr>
                          <w:r>
                            <w:rPr>
                              <w:rFonts w:ascii="Calibri"/>
                              <w:w w:val="105"/>
                              <w:sz w:val="18"/>
                            </w:rPr>
                            <w:t>Sparse</w:t>
                          </w:r>
                          <w:r>
                            <w:rPr>
                              <w:rFonts w:ascii="Calibri"/>
                              <w:spacing w:val="-3"/>
                              <w:w w:val="105"/>
                              <w:sz w:val="18"/>
                            </w:rPr>
                            <w:t xml:space="preserve"> </w:t>
                          </w:r>
                          <w:r>
                            <w:rPr>
                              <w:rFonts w:ascii="Calibri"/>
                              <w:w w:val="105"/>
                              <w:sz w:val="18"/>
                            </w:rPr>
                            <w:t>Biomarker</w:t>
                          </w:r>
                          <w:r>
                            <w:rPr>
                              <w:rFonts w:ascii="Calibri"/>
                              <w:spacing w:val="-3"/>
                              <w:w w:val="105"/>
                              <w:sz w:val="18"/>
                            </w:rPr>
                            <w:t xml:space="preserve"> </w:t>
                          </w:r>
                          <w:r>
                            <w:rPr>
                              <w:rFonts w:ascii="Calibri"/>
                              <w:w w:val="105"/>
                              <w:sz w:val="18"/>
                            </w:rPr>
                            <w:t>Discovery</w:t>
                          </w:r>
                          <w:r>
                            <w:rPr>
                              <w:rFonts w:ascii="Calibri"/>
                              <w:spacing w:val="-2"/>
                              <w:w w:val="105"/>
                              <w:sz w:val="18"/>
                            </w:rPr>
                            <w:t xml:space="preserve"> </w:t>
                          </w:r>
                          <w:r>
                            <w:rPr>
                              <w:rFonts w:ascii="Calibri"/>
                              <w:w w:val="105"/>
                              <w:sz w:val="18"/>
                            </w:rPr>
                            <w:t>from</w:t>
                          </w:r>
                          <w:r>
                            <w:rPr>
                              <w:rFonts w:ascii="Calibri"/>
                              <w:spacing w:val="-3"/>
                              <w:w w:val="105"/>
                              <w:sz w:val="18"/>
                            </w:rPr>
                            <w:t xml:space="preserve"> </w:t>
                          </w:r>
                          <w:r>
                            <w:rPr>
                              <w:rFonts w:ascii="Calibri"/>
                              <w:w w:val="105"/>
                              <w:sz w:val="18"/>
                            </w:rPr>
                            <w:t>Low-Montage</w:t>
                          </w:r>
                          <w:r>
                            <w:rPr>
                              <w:rFonts w:ascii="Calibri"/>
                              <w:spacing w:val="-2"/>
                              <w:w w:val="105"/>
                              <w:sz w:val="18"/>
                            </w:rPr>
                            <w:t xml:space="preserve"> </w:t>
                          </w:r>
                          <w:r>
                            <w:rPr>
                              <w:rFonts w:ascii="Calibri"/>
                              <w:w w:val="105"/>
                              <w:sz w:val="18"/>
                            </w:rPr>
                            <w:t>Resting-State</w:t>
                          </w:r>
                          <w:r>
                            <w:rPr>
                              <w:rFonts w:ascii="Calibri"/>
                              <w:spacing w:val="-3"/>
                              <w:w w:val="105"/>
                              <w:sz w:val="18"/>
                            </w:rPr>
                            <w:t xml:space="preserve"> </w:t>
                          </w:r>
                          <w:r>
                            <w:rPr>
                              <w:rFonts w:ascii="Calibri"/>
                              <w:spacing w:val="-5"/>
                              <w:w w:val="105"/>
                              <w:sz w:val="18"/>
                            </w:rPr>
                            <w:t>EEG</w:t>
                          </w:r>
                        </w:p>
                      </w:txbxContent>
                    </wps:txbx>
                    <wps:bodyPr wrap="square" lIns="0" tIns="0" rIns="0" bIns="0" rtlCol="0">
                      <a:noAutofit/>
                    </wps:bodyPr>
                  </wps:wsp>
                </a:graphicData>
              </a:graphic>
            </wp:anchor>
          </w:drawing>
        </mc:Choice>
        <mc:Fallback>
          <w:pict>
            <v:shapetype w14:anchorId="686C31BF" id="_x0000_t202" coordsize="21600,21600" o:spt="202" path="m,l,21600r21600,l21600,xe">
              <v:stroke joinstyle="miter"/>
              <v:path gradientshapeok="t" o:connecttype="rect"/>
            </v:shapetype>
            <v:shape id="Textbox 38" o:spid="_x0000_s1031" type="#_x0000_t202" style="position:absolute;margin-left:167.3pt;margin-top:34.1pt;width:260.7pt;height:13.05pt;z-index:-163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" filled="f" stroked="f">
              <v:textbox inset="0,0,0,0">
                <w:txbxContent>
                  <w:p w14:paraId="4FF9E65D" w14:textId="77777777" w:rsidR="004E7388" w:rsidRDefault="00000000">
                    <w:pPr>
                      <w:spacing w:before="11"/>
                      <w:ind w:left="20"/>
                      <w:rPr>
                        <w:rFonts w:ascii="Calibri"/>
                        <w:sz w:val="18"/>
                      </w:rPr>
                    </w:pPr>
                    <w:r>
                      <w:rPr>
                        <w:rFonts w:ascii="Calibri"/>
                        <w:w w:val="105"/>
                        <w:sz w:val="18"/>
                      </w:rPr>
                      <w:t>Sparse</w:t>
                    </w:r>
                    <w:r>
                      <w:rPr>
                        <w:rFonts w:ascii="Calibri"/>
                        <w:spacing w:val="-3"/>
                        <w:w w:val="105"/>
                        <w:sz w:val="18"/>
                      </w:rPr>
                      <w:t xml:space="preserve"> </w:t>
                    </w:r>
                    <w:r>
                      <w:rPr>
                        <w:rFonts w:ascii="Calibri"/>
                        <w:w w:val="105"/>
                        <w:sz w:val="18"/>
                      </w:rPr>
                      <w:t>Biomarker</w:t>
                    </w:r>
                    <w:r>
                      <w:rPr>
                        <w:rFonts w:ascii="Calibri"/>
                        <w:spacing w:val="-3"/>
                        <w:w w:val="105"/>
                        <w:sz w:val="18"/>
                      </w:rPr>
                      <w:t xml:space="preserve"> </w:t>
                    </w:r>
                    <w:r>
                      <w:rPr>
                        <w:rFonts w:ascii="Calibri"/>
                        <w:w w:val="105"/>
                        <w:sz w:val="18"/>
                      </w:rPr>
                      <w:t>Discovery</w:t>
                    </w:r>
                    <w:r>
                      <w:rPr>
                        <w:rFonts w:ascii="Calibri"/>
                        <w:spacing w:val="-2"/>
                        <w:w w:val="105"/>
                        <w:sz w:val="18"/>
                      </w:rPr>
                      <w:t xml:space="preserve"> </w:t>
                    </w:r>
                    <w:r>
                      <w:rPr>
                        <w:rFonts w:ascii="Calibri"/>
                        <w:w w:val="105"/>
                        <w:sz w:val="18"/>
                      </w:rPr>
                      <w:t>from</w:t>
                    </w:r>
                    <w:r>
                      <w:rPr>
                        <w:rFonts w:ascii="Calibri"/>
                        <w:spacing w:val="-3"/>
                        <w:w w:val="105"/>
                        <w:sz w:val="18"/>
                      </w:rPr>
                      <w:t xml:space="preserve"> </w:t>
                    </w:r>
                    <w:r>
                      <w:rPr>
                        <w:rFonts w:ascii="Calibri"/>
                        <w:w w:val="105"/>
                        <w:sz w:val="18"/>
                      </w:rPr>
                      <w:t>Low-Montage</w:t>
                    </w:r>
                    <w:r>
                      <w:rPr>
                        <w:rFonts w:ascii="Calibri"/>
                        <w:spacing w:val="-2"/>
                        <w:w w:val="105"/>
                        <w:sz w:val="18"/>
                      </w:rPr>
                      <w:t xml:space="preserve"> </w:t>
                    </w:r>
                    <w:r>
                      <w:rPr>
                        <w:rFonts w:ascii="Calibri"/>
                        <w:w w:val="105"/>
                        <w:sz w:val="18"/>
                      </w:rPr>
                      <w:t>Resting-State</w:t>
                    </w:r>
                    <w:r>
                      <w:rPr>
                        <w:rFonts w:ascii="Calibri"/>
                        <w:spacing w:val="-3"/>
                        <w:w w:val="105"/>
                        <w:sz w:val="18"/>
                      </w:rPr>
                      <w:t xml:space="preserve"> </w:t>
                    </w:r>
                    <w:r>
                      <w:rPr>
                        <w:rFonts w:ascii="Calibri"/>
                        <w:spacing w:val="-5"/>
                        <w:w w:val="105"/>
                        <w:sz w:val="18"/>
                      </w:rPr>
                      <w:t>EEG</w:t>
                    </w:r>
                  </w:p>
                </w:txbxContent>
              </v:textbox>
              <w10:wrap anchorx="page" anchory="page"/>
            </v:shape>
          </w:pict>
        </mc:Fallback>
      </mc:AlternateContent>
    </w:r>
    <w:r>
      <w:rPr>
        <w:noProof/>
      </w:rPr>
      <mc:AlternateContent>
        <mc:Choice Requires="wps">
          <w:drawing>
            <wp:anchor distT="0" distB="0" distL="0" distR="0" simplePos="0" relativeHeight="486925824" behindDoc="1" locked="0" layoutInCell="1" allowOverlap="1" wp14:anchorId="11AB5DA9" wp14:editId="7634E539">
              <wp:simplePos x="0" y="0"/>
              <wp:positionH relativeFrom="page">
                <wp:posOffset>638898</wp:posOffset>
              </wp:positionH>
              <wp:positionV relativeFrom="page">
                <wp:posOffset>742884</wp:posOffset>
              </wp:positionV>
              <wp:extent cx="398145" cy="1689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145" cy="168910"/>
                      </a:xfrm>
                      <a:prstGeom prst="rect">
                        <a:avLst/>
                      </a:prstGeom>
                    </wps:spPr>
                    <wps:txbx>
                      <w:txbxContent>
                        <w:p w14:paraId="53ECCD73" w14:textId="77777777" w:rsidR="004E7388" w:rsidRDefault="00000000">
                          <w:pPr>
                            <w:spacing w:before="13"/>
                            <w:ind w:left="20"/>
                            <w:rPr>
                              <w:rFonts w:ascii="Calibri"/>
                              <w:b/>
                              <w:sz w:val="18"/>
                            </w:rPr>
                          </w:pPr>
                          <w:r>
                            <w:rPr>
                              <w:rFonts w:ascii="Calibri"/>
                              <w:b/>
                              <w:w w:val="105"/>
                              <w:sz w:val="18"/>
                            </w:rPr>
                            <w:t>Table</w:t>
                          </w:r>
                          <w:r>
                            <w:rPr>
                              <w:rFonts w:ascii="Calibri"/>
                              <w:b/>
                              <w:spacing w:val="15"/>
                              <w:w w:val="105"/>
                              <w:sz w:val="18"/>
                            </w:rPr>
                            <w:t xml:space="preserve"> </w:t>
                          </w:r>
                          <w:r>
                            <w:rPr>
                              <w:rFonts w:ascii="Calibri"/>
                              <w:b/>
                              <w:spacing w:val="-10"/>
                              <w:w w:val="105"/>
                              <w:sz w:val="18"/>
                            </w:rPr>
                            <w:t>4</w:t>
                          </w:r>
                        </w:p>
                      </w:txbxContent>
                    </wps:txbx>
                    <wps:bodyPr wrap="square" lIns="0" tIns="0" rIns="0" bIns="0" rtlCol="0">
                      <a:noAutofit/>
                    </wps:bodyPr>
                  </wps:wsp>
                </a:graphicData>
              </a:graphic>
            </wp:anchor>
          </w:drawing>
        </mc:Choice>
        <mc:Fallback>
          <w:pict>
            <v:shape w14:anchorId="11AB5DA9" id="Textbox 39" o:spid="_x0000_s1032" type="#_x0000_t202" style="position:absolute;margin-left:50.3pt;margin-top:58.5pt;width:31.35pt;height:13.3pt;z-index:-163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" filled="f" stroked="f">
              <v:textbox inset="0,0,0,0">
                <w:txbxContent>
                  <w:p w14:paraId="53ECCD73" w14:textId="77777777" w:rsidR="004E7388" w:rsidRDefault="00000000">
                    <w:pPr>
                      <w:spacing w:before="13"/>
                      <w:ind w:left="20"/>
                      <w:rPr>
                        <w:rFonts w:ascii="Calibri"/>
                        <w:b/>
                        <w:sz w:val="18"/>
                      </w:rPr>
                    </w:pPr>
                    <w:r>
                      <w:rPr>
                        <w:rFonts w:ascii="Calibri"/>
                        <w:b/>
                        <w:w w:val="105"/>
                        <w:sz w:val="18"/>
                      </w:rPr>
                      <w:t>Table</w:t>
                    </w:r>
                    <w:r>
                      <w:rPr>
                        <w:rFonts w:ascii="Calibri"/>
                        <w:b/>
                        <w:spacing w:val="15"/>
                        <w:w w:val="105"/>
                        <w:sz w:val="18"/>
                      </w:rPr>
                      <w:t xml:space="preserve"> </w:t>
                    </w:r>
                    <w:r>
                      <w:rPr>
                        <w:rFonts w:ascii="Calibri"/>
                        <w:b/>
                        <w:spacing w:val="-10"/>
                        <w:w w:val="105"/>
                        <w:sz w:val="18"/>
                      </w:rPr>
                      <w:t>4</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7A57" w14:textId="77777777" w:rsidR="004E7388" w:rsidRDefault="00000000">
    <w:pPr>
      <w:pStyle w:val="BodyText"/>
      <w:spacing w:line="14" w:lineRule="auto"/>
    </w:pPr>
    <w:r>
      <w:rPr>
        <w:noProof/>
      </w:rPr>
      <mc:AlternateContent>
        <mc:Choice Requires="wps">
          <w:drawing>
            <wp:anchor distT="0" distB="0" distL="0" distR="0" simplePos="0" relativeHeight="486927872" behindDoc="1" locked="0" layoutInCell="1" allowOverlap="1" wp14:anchorId="57C4D1B0" wp14:editId="34AD3C35">
              <wp:simplePos x="0" y="0"/>
              <wp:positionH relativeFrom="page">
                <wp:posOffset>2124455</wp:posOffset>
              </wp:positionH>
              <wp:positionV relativeFrom="page">
                <wp:posOffset>432771</wp:posOffset>
              </wp:positionV>
              <wp:extent cx="3310890" cy="16573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0890" cy="165735"/>
                      </a:xfrm>
                      <a:prstGeom prst="rect">
                        <a:avLst/>
                      </a:prstGeom>
                    </wps:spPr>
                    <wps:txbx>
                      <w:txbxContent>
                        <w:p w14:paraId="5B953976" w14:textId="77777777" w:rsidR="004E7388" w:rsidRDefault="00000000">
                          <w:pPr>
                            <w:spacing w:before="11"/>
                            <w:ind w:left="20"/>
                            <w:rPr>
                              <w:rFonts w:ascii="Calibri"/>
                              <w:sz w:val="18"/>
                            </w:rPr>
                          </w:pPr>
                          <w:r>
                            <w:rPr>
                              <w:rFonts w:ascii="Calibri"/>
                              <w:w w:val="105"/>
                              <w:sz w:val="18"/>
                            </w:rPr>
                            <w:t>Sparse</w:t>
                          </w:r>
                          <w:r>
                            <w:rPr>
                              <w:rFonts w:ascii="Calibri"/>
                              <w:spacing w:val="-3"/>
                              <w:w w:val="105"/>
                              <w:sz w:val="18"/>
                            </w:rPr>
                            <w:t xml:space="preserve"> </w:t>
                          </w:r>
                          <w:r>
                            <w:rPr>
                              <w:rFonts w:ascii="Calibri"/>
                              <w:w w:val="105"/>
                              <w:sz w:val="18"/>
                            </w:rPr>
                            <w:t>Biomarker</w:t>
                          </w:r>
                          <w:r>
                            <w:rPr>
                              <w:rFonts w:ascii="Calibri"/>
                              <w:spacing w:val="-3"/>
                              <w:w w:val="105"/>
                              <w:sz w:val="18"/>
                            </w:rPr>
                            <w:t xml:space="preserve"> </w:t>
                          </w:r>
                          <w:r>
                            <w:rPr>
                              <w:rFonts w:ascii="Calibri"/>
                              <w:w w:val="105"/>
                              <w:sz w:val="18"/>
                            </w:rPr>
                            <w:t>Discovery</w:t>
                          </w:r>
                          <w:r>
                            <w:rPr>
                              <w:rFonts w:ascii="Calibri"/>
                              <w:spacing w:val="-2"/>
                              <w:w w:val="105"/>
                              <w:sz w:val="18"/>
                            </w:rPr>
                            <w:t xml:space="preserve"> </w:t>
                          </w:r>
                          <w:r>
                            <w:rPr>
                              <w:rFonts w:ascii="Calibri"/>
                              <w:w w:val="105"/>
                              <w:sz w:val="18"/>
                            </w:rPr>
                            <w:t>from</w:t>
                          </w:r>
                          <w:r>
                            <w:rPr>
                              <w:rFonts w:ascii="Calibri"/>
                              <w:spacing w:val="-3"/>
                              <w:w w:val="105"/>
                              <w:sz w:val="18"/>
                            </w:rPr>
                            <w:t xml:space="preserve"> </w:t>
                          </w:r>
                          <w:r>
                            <w:rPr>
                              <w:rFonts w:ascii="Calibri"/>
                              <w:w w:val="105"/>
                              <w:sz w:val="18"/>
                            </w:rPr>
                            <w:t>Low-Montage</w:t>
                          </w:r>
                          <w:r>
                            <w:rPr>
                              <w:rFonts w:ascii="Calibri"/>
                              <w:spacing w:val="-2"/>
                              <w:w w:val="105"/>
                              <w:sz w:val="18"/>
                            </w:rPr>
                            <w:t xml:space="preserve"> </w:t>
                          </w:r>
                          <w:r>
                            <w:rPr>
                              <w:rFonts w:ascii="Calibri"/>
                              <w:w w:val="105"/>
                              <w:sz w:val="18"/>
                            </w:rPr>
                            <w:t>Resting-State</w:t>
                          </w:r>
                          <w:r>
                            <w:rPr>
                              <w:rFonts w:ascii="Calibri"/>
                              <w:spacing w:val="-3"/>
                              <w:w w:val="105"/>
                              <w:sz w:val="18"/>
                            </w:rPr>
                            <w:t xml:space="preserve"> </w:t>
                          </w:r>
                          <w:r>
                            <w:rPr>
                              <w:rFonts w:ascii="Calibri"/>
                              <w:spacing w:val="-5"/>
                              <w:w w:val="105"/>
                              <w:sz w:val="18"/>
                            </w:rPr>
                            <w:t>EEG</w:t>
                          </w:r>
                        </w:p>
                      </w:txbxContent>
                    </wps:txbx>
                    <wps:bodyPr wrap="square" lIns="0" tIns="0" rIns="0" bIns="0" rtlCol="0">
                      <a:noAutofit/>
                    </wps:bodyPr>
                  </wps:wsp>
                </a:graphicData>
              </a:graphic>
            </wp:anchor>
          </w:drawing>
        </mc:Choice>
        <mc:Fallback>
          <w:pict>
            <v:shapetype w14:anchorId="57C4D1B0" id="_x0000_t202" coordsize="21600,21600" o:spt="202" path="m,l,21600r21600,l21600,xe">
              <v:stroke joinstyle="miter"/>
              <v:path gradientshapeok="t" o:connecttype="rect"/>
            </v:shapetype>
            <v:shape id="Textbox 47" o:spid="_x0000_s1035" type="#_x0000_t202" style="position:absolute;margin-left:167.3pt;margin-top:34.1pt;width:260.7pt;height:13.05pt;z-index:-163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" filled="f" stroked="f">
              <v:textbox inset="0,0,0,0">
                <w:txbxContent>
                  <w:p w14:paraId="5B953976" w14:textId="77777777" w:rsidR="004E7388" w:rsidRDefault="00000000">
                    <w:pPr>
                      <w:spacing w:before="11"/>
                      <w:ind w:left="20"/>
                      <w:rPr>
                        <w:rFonts w:ascii="Calibri"/>
                        <w:sz w:val="18"/>
                      </w:rPr>
                    </w:pPr>
                    <w:r>
                      <w:rPr>
                        <w:rFonts w:ascii="Calibri"/>
                        <w:w w:val="105"/>
                        <w:sz w:val="18"/>
                      </w:rPr>
                      <w:t>Sparse</w:t>
                    </w:r>
                    <w:r>
                      <w:rPr>
                        <w:rFonts w:ascii="Calibri"/>
                        <w:spacing w:val="-3"/>
                        <w:w w:val="105"/>
                        <w:sz w:val="18"/>
                      </w:rPr>
                      <w:t xml:space="preserve"> </w:t>
                    </w:r>
                    <w:r>
                      <w:rPr>
                        <w:rFonts w:ascii="Calibri"/>
                        <w:w w:val="105"/>
                        <w:sz w:val="18"/>
                      </w:rPr>
                      <w:t>Biomarker</w:t>
                    </w:r>
                    <w:r>
                      <w:rPr>
                        <w:rFonts w:ascii="Calibri"/>
                        <w:spacing w:val="-3"/>
                        <w:w w:val="105"/>
                        <w:sz w:val="18"/>
                      </w:rPr>
                      <w:t xml:space="preserve"> </w:t>
                    </w:r>
                    <w:r>
                      <w:rPr>
                        <w:rFonts w:ascii="Calibri"/>
                        <w:w w:val="105"/>
                        <w:sz w:val="18"/>
                      </w:rPr>
                      <w:t>Discovery</w:t>
                    </w:r>
                    <w:r>
                      <w:rPr>
                        <w:rFonts w:ascii="Calibri"/>
                        <w:spacing w:val="-2"/>
                        <w:w w:val="105"/>
                        <w:sz w:val="18"/>
                      </w:rPr>
                      <w:t xml:space="preserve"> </w:t>
                    </w:r>
                    <w:r>
                      <w:rPr>
                        <w:rFonts w:ascii="Calibri"/>
                        <w:w w:val="105"/>
                        <w:sz w:val="18"/>
                      </w:rPr>
                      <w:t>from</w:t>
                    </w:r>
                    <w:r>
                      <w:rPr>
                        <w:rFonts w:ascii="Calibri"/>
                        <w:spacing w:val="-3"/>
                        <w:w w:val="105"/>
                        <w:sz w:val="18"/>
                      </w:rPr>
                      <w:t xml:space="preserve"> </w:t>
                    </w:r>
                    <w:r>
                      <w:rPr>
                        <w:rFonts w:ascii="Calibri"/>
                        <w:w w:val="105"/>
                        <w:sz w:val="18"/>
                      </w:rPr>
                      <w:t>Low-Montage</w:t>
                    </w:r>
                    <w:r>
                      <w:rPr>
                        <w:rFonts w:ascii="Calibri"/>
                        <w:spacing w:val="-2"/>
                        <w:w w:val="105"/>
                        <w:sz w:val="18"/>
                      </w:rPr>
                      <w:t xml:space="preserve"> </w:t>
                    </w:r>
                    <w:r>
                      <w:rPr>
                        <w:rFonts w:ascii="Calibri"/>
                        <w:w w:val="105"/>
                        <w:sz w:val="18"/>
                      </w:rPr>
                      <w:t>Resting-State</w:t>
                    </w:r>
                    <w:r>
                      <w:rPr>
                        <w:rFonts w:ascii="Calibri"/>
                        <w:spacing w:val="-3"/>
                        <w:w w:val="105"/>
                        <w:sz w:val="18"/>
                      </w:rPr>
                      <w:t xml:space="preserve"> </w:t>
                    </w:r>
                    <w:r>
                      <w:rPr>
                        <w:rFonts w:ascii="Calibri"/>
                        <w:spacing w:val="-5"/>
                        <w:w w:val="105"/>
                        <w:sz w:val="18"/>
                      </w:rPr>
                      <w:t>EEG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C014A"/>
    <w:multiLevelType w:val="hybridMultilevel"/>
    <w:tmpl w:val="631A7A86"/>
    <w:lvl w:ilvl="0" w:tplc="E9BEDCA8">
      <w:start w:val="1"/>
      <w:numFmt w:val="decimal"/>
      <w:lvlText w:val="[%1]"/>
      <w:lvlJc w:val="left"/>
      <w:pPr>
        <w:ind w:left="399"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B4B889A6">
      <w:start w:val="1"/>
      <w:numFmt w:val="upperLetter"/>
      <w:lvlText w:val="%2."/>
      <w:lvlJc w:val="left"/>
      <w:pPr>
        <w:ind w:left="629" w:hanging="231"/>
      </w:pPr>
      <w:rPr>
        <w:rFonts w:ascii="Times New Roman" w:eastAsia="Times New Roman" w:hAnsi="Times New Roman" w:cs="Times New Roman" w:hint="default"/>
        <w:b w:val="0"/>
        <w:bCs w:val="0"/>
        <w:i w:val="0"/>
        <w:iCs w:val="0"/>
        <w:spacing w:val="-1"/>
        <w:w w:val="99"/>
        <w:sz w:val="16"/>
        <w:szCs w:val="16"/>
        <w:lang w:val="en-US" w:eastAsia="en-US" w:bidi="ar-SA"/>
      </w:rPr>
    </w:lvl>
    <w:lvl w:ilvl="2" w:tplc="21448106">
      <w:numFmt w:val="bullet"/>
      <w:lvlText w:val="•"/>
      <w:lvlJc w:val="left"/>
      <w:pPr>
        <w:ind w:left="515" w:hanging="231"/>
      </w:pPr>
      <w:rPr>
        <w:rFonts w:hint="default"/>
        <w:lang w:val="en-US" w:eastAsia="en-US" w:bidi="ar-SA"/>
      </w:rPr>
    </w:lvl>
    <w:lvl w:ilvl="3" w:tplc="315043AA">
      <w:numFmt w:val="bullet"/>
      <w:lvlText w:val="•"/>
      <w:lvlJc w:val="left"/>
      <w:pPr>
        <w:ind w:left="410" w:hanging="231"/>
      </w:pPr>
      <w:rPr>
        <w:rFonts w:hint="default"/>
        <w:lang w:val="en-US" w:eastAsia="en-US" w:bidi="ar-SA"/>
      </w:rPr>
    </w:lvl>
    <w:lvl w:ilvl="4" w:tplc="3744825C">
      <w:numFmt w:val="bullet"/>
      <w:lvlText w:val="•"/>
      <w:lvlJc w:val="left"/>
      <w:pPr>
        <w:ind w:left="305" w:hanging="231"/>
      </w:pPr>
      <w:rPr>
        <w:rFonts w:hint="default"/>
        <w:lang w:val="en-US" w:eastAsia="en-US" w:bidi="ar-SA"/>
      </w:rPr>
    </w:lvl>
    <w:lvl w:ilvl="5" w:tplc="722CA0E0">
      <w:numFmt w:val="bullet"/>
      <w:lvlText w:val="•"/>
      <w:lvlJc w:val="left"/>
      <w:pPr>
        <w:ind w:left="200" w:hanging="231"/>
      </w:pPr>
      <w:rPr>
        <w:rFonts w:hint="default"/>
        <w:lang w:val="en-US" w:eastAsia="en-US" w:bidi="ar-SA"/>
      </w:rPr>
    </w:lvl>
    <w:lvl w:ilvl="6" w:tplc="2F7AA224">
      <w:numFmt w:val="bullet"/>
      <w:lvlText w:val="•"/>
      <w:lvlJc w:val="left"/>
      <w:pPr>
        <w:ind w:left="95" w:hanging="231"/>
      </w:pPr>
      <w:rPr>
        <w:rFonts w:hint="default"/>
        <w:lang w:val="en-US" w:eastAsia="en-US" w:bidi="ar-SA"/>
      </w:rPr>
    </w:lvl>
    <w:lvl w:ilvl="7" w:tplc="C8B665B6">
      <w:numFmt w:val="bullet"/>
      <w:lvlText w:val="•"/>
      <w:lvlJc w:val="left"/>
      <w:pPr>
        <w:ind w:left="-10" w:hanging="231"/>
      </w:pPr>
      <w:rPr>
        <w:rFonts w:hint="default"/>
        <w:lang w:val="en-US" w:eastAsia="en-US" w:bidi="ar-SA"/>
      </w:rPr>
    </w:lvl>
    <w:lvl w:ilvl="8" w:tplc="872C2B36">
      <w:numFmt w:val="bullet"/>
      <w:lvlText w:val="•"/>
      <w:lvlJc w:val="left"/>
      <w:pPr>
        <w:ind w:left="-115" w:hanging="231"/>
      </w:pPr>
      <w:rPr>
        <w:rFonts w:hint="default"/>
        <w:lang w:val="en-US" w:eastAsia="en-US" w:bidi="ar-SA"/>
      </w:rPr>
    </w:lvl>
  </w:abstractNum>
  <w:abstractNum w:abstractNumId="1" w15:restartNumberingAfterBreak="0">
    <w:nsid w:val="6A1A2F20"/>
    <w:multiLevelType w:val="hybridMultilevel"/>
    <w:tmpl w:val="35462520"/>
    <w:lvl w:ilvl="0" w:tplc="81C62554">
      <w:start w:val="1"/>
      <w:numFmt w:val="upperLetter"/>
      <w:lvlText w:val="%1."/>
      <w:lvlJc w:val="left"/>
      <w:pPr>
        <w:ind w:left="399" w:hanging="190"/>
      </w:pPr>
      <w:rPr>
        <w:rFonts w:ascii="Times New Roman" w:eastAsia="Times New Roman" w:hAnsi="Times New Roman" w:cs="Times New Roman" w:hint="default"/>
        <w:b w:val="0"/>
        <w:bCs w:val="0"/>
        <w:i w:val="0"/>
        <w:iCs w:val="0"/>
        <w:spacing w:val="-1"/>
        <w:w w:val="99"/>
        <w:sz w:val="16"/>
        <w:szCs w:val="16"/>
        <w:lang w:val="en-US" w:eastAsia="en-US" w:bidi="ar-SA"/>
      </w:rPr>
    </w:lvl>
    <w:lvl w:ilvl="1" w:tplc="5DCE3A76">
      <w:numFmt w:val="bullet"/>
      <w:lvlText w:val="•"/>
      <w:lvlJc w:val="left"/>
      <w:pPr>
        <w:ind w:left="841" w:hanging="190"/>
      </w:pPr>
      <w:rPr>
        <w:rFonts w:hint="default"/>
        <w:lang w:val="en-US" w:eastAsia="en-US" w:bidi="ar-SA"/>
      </w:rPr>
    </w:lvl>
    <w:lvl w:ilvl="2" w:tplc="219A8F40">
      <w:numFmt w:val="bullet"/>
      <w:lvlText w:val="•"/>
      <w:lvlJc w:val="left"/>
      <w:pPr>
        <w:ind w:left="1283" w:hanging="190"/>
      </w:pPr>
      <w:rPr>
        <w:rFonts w:hint="default"/>
        <w:lang w:val="en-US" w:eastAsia="en-US" w:bidi="ar-SA"/>
      </w:rPr>
    </w:lvl>
    <w:lvl w:ilvl="3" w:tplc="1548F214">
      <w:numFmt w:val="bullet"/>
      <w:lvlText w:val="•"/>
      <w:lvlJc w:val="left"/>
      <w:pPr>
        <w:ind w:left="1724" w:hanging="190"/>
      </w:pPr>
      <w:rPr>
        <w:rFonts w:hint="default"/>
        <w:lang w:val="en-US" w:eastAsia="en-US" w:bidi="ar-SA"/>
      </w:rPr>
    </w:lvl>
    <w:lvl w:ilvl="4" w:tplc="75A4976E">
      <w:numFmt w:val="bullet"/>
      <w:lvlText w:val="•"/>
      <w:lvlJc w:val="left"/>
      <w:pPr>
        <w:ind w:left="2166" w:hanging="190"/>
      </w:pPr>
      <w:rPr>
        <w:rFonts w:hint="default"/>
        <w:lang w:val="en-US" w:eastAsia="en-US" w:bidi="ar-SA"/>
      </w:rPr>
    </w:lvl>
    <w:lvl w:ilvl="5" w:tplc="E110A918">
      <w:numFmt w:val="bullet"/>
      <w:lvlText w:val="•"/>
      <w:lvlJc w:val="left"/>
      <w:pPr>
        <w:ind w:left="2607" w:hanging="190"/>
      </w:pPr>
      <w:rPr>
        <w:rFonts w:hint="default"/>
        <w:lang w:val="en-US" w:eastAsia="en-US" w:bidi="ar-SA"/>
      </w:rPr>
    </w:lvl>
    <w:lvl w:ilvl="6" w:tplc="83060EB0">
      <w:numFmt w:val="bullet"/>
      <w:lvlText w:val="•"/>
      <w:lvlJc w:val="left"/>
      <w:pPr>
        <w:ind w:left="3049" w:hanging="190"/>
      </w:pPr>
      <w:rPr>
        <w:rFonts w:hint="default"/>
        <w:lang w:val="en-US" w:eastAsia="en-US" w:bidi="ar-SA"/>
      </w:rPr>
    </w:lvl>
    <w:lvl w:ilvl="7" w:tplc="B8C63168">
      <w:numFmt w:val="bullet"/>
      <w:lvlText w:val="•"/>
      <w:lvlJc w:val="left"/>
      <w:pPr>
        <w:ind w:left="3490" w:hanging="190"/>
      </w:pPr>
      <w:rPr>
        <w:rFonts w:hint="default"/>
        <w:lang w:val="en-US" w:eastAsia="en-US" w:bidi="ar-SA"/>
      </w:rPr>
    </w:lvl>
    <w:lvl w:ilvl="8" w:tplc="E9D089C0">
      <w:numFmt w:val="bullet"/>
      <w:lvlText w:val="•"/>
      <w:lvlJc w:val="left"/>
      <w:pPr>
        <w:ind w:left="3932" w:hanging="190"/>
      </w:pPr>
      <w:rPr>
        <w:rFonts w:hint="default"/>
        <w:lang w:val="en-US" w:eastAsia="en-US" w:bidi="ar-SA"/>
      </w:rPr>
    </w:lvl>
  </w:abstractNum>
  <w:abstractNum w:abstractNumId="2" w15:restartNumberingAfterBreak="0">
    <w:nsid w:val="705D6C46"/>
    <w:multiLevelType w:val="multilevel"/>
    <w:tmpl w:val="0FEC2B1A"/>
    <w:lvl w:ilvl="0">
      <w:start w:val="1"/>
      <w:numFmt w:val="decimal"/>
      <w:lvlText w:val="%1."/>
      <w:lvlJc w:val="left"/>
      <w:pPr>
        <w:ind w:left="333" w:hanging="29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472" w:hanging="439"/>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390" w:hanging="439"/>
      </w:pPr>
      <w:rPr>
        <w:rFonts w:hint="default"/>
        <w:lang w:val="en-US" w:eastAsia="en-US" w:bidi="ar-SA"/>
      </w:rPr>
    </w:lvl>
    <w:lvl w:ilvl="3">
      <w:numFmt w:val="bullet"/>
      <w:lvlText w:val="•"/>
      <w:lvlJc w:val="left"/>
      <w:pPr>
        <w:ind w:left="301" w:hanging="439"/>
      </w:pPr>
      <w:rPr>
        <w:rFonts w:hint="default"/>
        <w:lang w:val="en-US" w:eastAsia="en-US" w:bidi="ar-SA"/>
      </w:rPr>
    </w:lvl>
    <w:lvl w:ilvl="4">
      <w:numFmt w:val="bullet"/>
      <w:lvlText w:val="•"/>
      <w:lvlJc w:val="left"/>
      <w:pPr>
        <w:ind w:left="211" w:hanging="439"/>
      </w:pPr>
      <w:rPr>
        <w:rFonts w:hint="default"/>
        <w:lang w:val="en-US" w:eastAsia="en-US" w:bidi="ar-SA"/>
      </w:rPr>
    </w:lvl>
    <w:lvl w:ilvl="5">
      <w:numFmt w:val="bullet"/>
      <w:lvlText w:val="•"/>
      <w:lvlJc w:val="left"/>
      <w:pPr>
        <w:ind w:left="122" w:hanging="439"/>
      </w:pPr>
      <w:rPr>
        <w:rFonts w:hint="default"/>
        <w:lang w:val="en-US" w:eastAsia="en-US" w:bidi="ar-SA"/>
      </w:rPr>
    </w:lvl>
    <w:lvl w:ilvl="6">
      <w:numFmt w:val="bullet"/>
      <w:lvlText w:val="•"/>
      <w:lvlJc w:val="left"/>
      <w:pPr>
        <w:ind w:left="33" w:hanging="439"/>
      </w:pPr>
      <w:rPr>
        <w:rFonts w:hint="default"/>
        <w:lang w:val="en-US" w:eastAsia="en-US" w:bidi="ar-SA"/>
      </w:rPr>
    </w:lvl>
    <w:lvl w:ilvl="7">
      <w:numFmt w:val="bullet"/>
      <w:lvlText w:val="•"/>
      <w:lvlJc w:val="left"/>
      <w:pPr>
        <w:ind w:left="-57" w:hanging="439"/>
      </w:pPr>
      <w:rPr>
        <w:rFonts w:hint="default"/>
        <w:lang w:val="en-US" w:eastAsia="en-US" w:bidi="ar-SA"/>
      </w:rPr>
    </w:lvl>
    <w:lvl w:ilvl="8">
      <w:numFmt w:val="bullet"/>
      <w:lvlText w:val="•"/>
      <w:lvlJc w:val="left"/>
      <w:pPr>
        <w:ind w:left="-146" w:hanging="439"/>
      </w:pPr>
      <w:rPr>
        <w:rFonts w:hint="default"/>
        <w:lang w:val="en-US" w:eastAsia="en-US" w:bidi="ar-SA"/>
      </w:rPr>
    </w:lvl>
  </w:abstractNum>
  <w:num w:numId="1" w16cid:durableId="626937141">
    <w:abstractNumId w:val="1"/>
  </w:num>
  <w:num w:numId="2" w16cid:durableId="775639774">
    <w:abstractNumId w:val="0"/>
  </w:num>
  <w:num w:numId="3" w16cid:durableId="9767662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ynthia Fu">
    <w15:presenceInfo w15:providerId="None" w15:userId="Cynthia F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388"/>
    <w:rsid w:val="000777CB"/>
    <w:rsid w:val="000828E6"/>
    <w:rsid w:val="00141F3F"/>
    <w:rsid w:val="0026058D"/>
    <w:rsid w:val="00326D84"/>
    <w:rsid w:val="00365A7D"/>
    <w:rsid w:val="00374AAE"/>
    <w:rsid w:val="003F521F"/>
    <w:rsid w:val="00411EC0"/>
    <w:rsid w:val="004E7388"/>
    <w:rsid w:val="004E7AC3"/>
    <w:rsid w:val="00551F0F"/>
    <w:rsid w:val="005916B1"/>
    <w:rsid w:val="00594160"/>
    <w:rsid w:val="005D12D4"/>
    <w:rsid w:val="005F54C8"/>
    <w:rsid w:val="00634AFF"/>
    <w:rsid w:val="0068241C"/>
    <w:rsid w:val="00685351"/>
    <w:rsid w:val="006A7E7C"/>
    <w:rsid w:val="007738FE"/>
    <w:rsid w:val="007B3304"/>
    <w:rsid w:val="007F0AED"/>
    <w:rsid w:val="0080606E"/>
    <w:rsid w:val="00815070"/>
    <w:rsid w:val="00863432"/>
    <w:rsid w:val="008662C9"/>
    <w:rsid w:val="008B7482"/>
    <w:rsid w:val="00951776"/>
    <w:rsid w:val="00A80772"/>
    <w:rsid w:val="00A96CE8"/>
    <w:rsid w:val="00AE4909"/>
    <w:rsid w:val="00B631CD"/>
    <w:rsid w:val="00B92244"/>
    <w:rsid w:val="00B9388A"/>
    <w:rsid w:val="00B96EE7"/>
    <w:rsid w:val="00CA7791"/>
    <w:rsid w:val="00CB31EF"/>
    <w:rsid w:val="00CE7822"/>
    <w:rsid w:val="00D909F8"/>
    <w:rsid w:val="00DA3CA2"/>
    <w:rsid w:val="00DB0F3C"/>
    <w:rsid w:val="00E50DBA"/>
    <w:rsid w:val="00ED5738"/>
    <w:rsid w:val="00EE3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31263F3"/>
  <w15:docId w15:val="{5BB3BA66-B9BF-974A-B33B-6A527868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32" w:hanging="298"/>
      <w:outlineLvl w:val="0"/>
    </w:pPr>
    <w:rPr>
      <w:b/>
      <w:bCs/>
      <w:sz w:val="24"/>
      <w:szCs w:val="24"/>
    </w:rPr>
  </w:style>
  <w:style w:type="paragraph" w:styleId="Heading2">
    <w:name w:val="heading 2"/>
    <w:basedOn w:val="Normal"/>
    <w:uiPriority w:val="9"/>
    <w:unhideWhenUsed/>
    <w:qFormat/>
    <w:pPr>
      <w:spacing w:before="81"/>
      <w:ind w:left="471" w:hanging="437"/>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6"/>
      <w:ind w:left="34"/>
    </w:pPr>
    <w:rPr>
      <w:sz w:val="34"/>
      <w:szCs w:val="34"/>
    </w:rPr>
  </w:style>
  <w:style w:type="paragraph" w:styleId="ListParagraph">
    <w:name w:val="List Paragraph"/>
    <w:basedOn w:val="Normal"/>
    <w:uiPriority w:val="1"/>
    <w:qFormat/>
    <w:pPr>
      <w:spacing w:before="2"/>
      <w:ind w:left="399" w:hanging="366"/>
      <w:jc w:val="both"/>
    </w:pPr>
  </w:style>
  <w:style w:type="paragraph" w:customStyle="1" w:styleId="TableParagraph">
    <w:name w:val="Table Paragraph"/>
    <w:basedOn w:val="Normal"/>
    <w:uiPriority w:val="1"/>
    <w:qFormat/>
    <w:pPr>
      <w:spacing w:line="212" w:lineRule="exact"/>
      <w:ind w:left="1" w:right="1"/>
      <w:jc w:val="center"/>
    </w:pPr>
    <w:rPr>
      <w:rFonts w:ascii="Calibri" w:eastAsia="Calibri" w:hAnsi="Calibri" w:cs="Calibri"/>
    </w:rPr>
  </w:style>
  <w:style w:type="character" w:styleId="PlaceholderText">
    <w:name w:val="Placeholder Text"/>
    <w:basedOn w:val="DefaultParagraphFont"/>
    <w:uiPriority w:val="99"/>
    <w:semiHidden/>
    <w:rsid w:val="00ED5738"/>
    <w:rPr>
      <w:color w:val="666666"/>
    </w:rPr>
  </w:style>
  <w:style w:type="paragraph" w:styleId="Revision">
    <w:name w:val="Revision"/>
    <w:hidden/>
    <w:uiPriority w:val="99"/>
    <w:semiHidden/>
    <w:rsid w:val="00B631CD"/>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51F0F"/>
    <w:rPr>
      <w:sz w:val="16"/>
      <w:szCs w:val="16"/>
    </w:rPr>
  </w:style>
  <w:style w:type="paragraph" w:styleId="CommentText">
    <w:name w:val="annotation text"/>
    <w:basedOn w:val="Normal"/>
    <w:link w:val="CommentTextChar"/>
    <w:uiPriority w:val="99"/>
    <w:semiHidden/>
    <w:unhideWhenUsed/>
    <w:rsid w:val="00551F0F"/>
    <w:rPr>
      <w:sz w:val="20"/>
      <w:szCs w:val="20"/>
    </w:rPr>
  </w:style>
  <w:style w:type="character" w:customStyle="1" w:styleId="CommentTextChar">
    <w:name w:val="Comment Text Char"/>
    <w:basedOn w:val="DefaultParagraphFont"/>
    <w:link w:val="CommentText"/>
    <w:uiPriority w:val="99"/>
    <w:semiHidden/>
    <w:rsid w:val="00551F0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51F0F"/>
    <w:rPr>
      <w:b/>
      <w:bCs/>
    </w:rPr>
  </w:style>
  <w:style w:type="character" w:customStyle="1" w:styleId="CommentSubjectChar">
    <w:name w:val="Comment Subject Char"/>
    <w:basedOn w:val="CommentTextChar"/>
    <w:link w:val="CommentSubject"/>
    <w:uiPriority w:val="99"/>
    <w:semiHidden/>
    <w:rsid w:val="00551F0F"/>
    <w:rPr>
      <w:rFonts w:ascii="Times New Roman" w:eastAsia="Times New Roman" w:hAnsi="Times New Roman" w:cs="Times New Roman"/>
      <w:b/>
      <w:bCs/>
      <w:sz w:val="20"/>
      <w:szCs w:val="20"/>
    </w:rPr>
  </w:style>
  <w:style w:type="character" w:customStyle="1" w:styleId="apple-converted-space">
    <w:name w:val="apple-converted-space"/>
    <w:basedOn w:val="DefaultParagraphFont"/>
    <w:rsid w:val="005D12D4"/>
  </w:style>
  <w:style w:type="character" w:styleId="Strong">
    <w:name w:val="Strong"/>
    <w:basedOn w:val="DefaultParagraphFont"/>
    <w:uiPriority w:val="22"/>
    <w:qFormat/>
    <w:rsid w:val="005D12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939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semanticscholar.org/paper/fa7b0c55f517ebfbaa6af5be40ba57129e5d87f2" TargetMode="External"/><Relationship Id="rId21" Type="http://schemas.openxmlformats.org/officeDocument/2006/relationships/image" Target="media/image4.jpeg"/><Relationship Id="rId42" Type="http://schemas.openxmlformats.org/officeDocument/2006/relationships/hyperlink" Target="https://iris.uniroma1.it/bitstream/11573/802874/1/Jobert_Guidelines_2012.pdf" TargetMode="External"/><Relationship Id="rId63" Type="http://schemas.openxmlformats.org/officeDocument/2006/relationships/hyperlink" Target="https://doi.org/10.3389/fpsyt.2018.00768" TargetMode="External"/><Relationship Id="rId84" Type="http://schemas.openxmlformats.org/officeDocument/2006/relationships/hyperlink" Target="https://doi.org/10.1177/155005940803900306" TargetMode="External"/><Relationship Id="rId138" Type="http://schemas.openxmlformats.org/officeDocument/2006/relationships/hyperlink" Target="https://doi.org/10.1080/23311916.2024.2313891" TargetMode="External"/><Relationship Id="rId159" Type="http://schemas.openxmlformats.org/officeDocument/2006/relationships/hyperlink" Target="https://www.semanticscholar.org/paper/7ba628353818d20f18ac5ecdccca2bd39bca3d77" TargetMode="External"/><Relationship Id="rId170" Type="http://schemas.openxmlformats.org/officeDocument/2006/relationships/hyperlink" Target="https://doi.org/10.1016/j.jpsychires.2026.03.010" TargetMode="External"/><Relationship Id="rId107" Type="http://schemas.openxmlformats.org/officeDocument/2006/relationships/hyperlink" Target="https://doi.org/10.3389/fpsyt.2023.1073984" TargetMode="External"/><Relationship Id="rId11" Type="http://schemas.microsoft.com/office/2018/08/relationships/commentsExtensible" Target="commentsExtensible.xml"/><Relationship Id="rId32" Type="http://schemas.openxmlformats.org/officeDocument/2006/relationships/footer" Target="footer4.xml"/><Relationship Id="rId53" Type="http://schemas.openxmlformats.org/officeDocument/2006/relationships/hyperlink" Target="https://doi.org/10.1159/000437435" TargetMode="External"/><Relationship Id="rId74" Type="http://schemas.openxmlformats.org/officeDocument/2006/relationships/hyperlink" Target="https://doi.org/10.3389/fphar.2018.01188" TargetMode="External"/><Relationship Id="rId128" Type="http://schemas.openxmlformats.org/officeDocument/2006/relationships/hyperlink" Target="https://doi.org/10.1016/j.neubiorev.2025.106017" TargetMode="External"/><Relationship Id="rId149" Type="http://schemas.openxmlformats.org/officeDocument/2006/relationships/hyperlink" Target="https://www.research.unipd.it/bitstream/11577/3260320/1/Liotti_SciRep2017.pdf" TargetMode="External"/><Relationship Id="rId5" Type="http://schemas.openxmlformats.org/officeDocument/2006/relationships/footnotes" Target="footnotes.xml"/><Relationship Id="rId95" Type="http://schemas.openxmlformats.org/officeDocument/2006/relationships/hyperlink" Target="https://doi.org/10.1038/s41386-023-01586-4" TargetMode="External"/><Relationship Id="rId160" Type="http://schemas.openxmlformats.org/officeDocument/2006/relationships/hyperlink" Target="https://www.semanticscholar.org/paper/7ba628353818d20f18ac5ecdccca2bd39bca3d77" TargetMode="External"/><Relationship Id="rId181" Type="http://schemas.openxmlformats.org/officeDocument/2006/relationships/theme" Target="theme/theme1.xml"/><Relationship Id="rId22" Type="http://schemas.openxmlformats.org/officeDocument/2006/relationships/image" Target="media/image5.jpeg"/><Relationship Id="rId43" Type="http://schemas.openxmlformats.org/officeDocument/2006/relationships/hyperlink" Target="https://iris.uniroma1.it/bitstream/11573/802874/1/Jobert_Guidelines_2012.pdf" TargetMode="External"/><Relationship Id="rId64" Type="http://schemas.openxmlformats.org/officeDocument/2006/relationships/hyperlink" Target="https://doi.org/10.3389/fpsyt.2018.00768" TargetMode="External"/><Relationship Id="rId118" Type="http://schemas.openxmlformats.org/officeDocument/2006/relationships/hyperlink" Target="https://www.semanticscholar.org/paper/fa7b0c55f517ebfbaa6af5be40ba57129e5d87f2" TargetMode="External"/><Relationship Id="rId139" Type="http://schemas.openxmlformats.org/officeDocument/2006/relationships/hyperlink" Target="https://doi.org/10.1080/23311916.2024.2313891" TargetMode="External"/><Relationship Id="rId85" Type="http://schemas.openxmlformats.org/officeDocument/2006/relationships/hyperlink" Target="https://doi.org/10.1177/155005940803900306" TargetMode="External"/><Relationship Id="rId150" Type="http://schemas.openxmlformats.org/officeDocument/2006/relationships/hyperlink" Target="https://www.research.unipd.it/bitstream/11577/3260320/1/Liotti_SciRep2017.pdf" TargetMode="External"/><Relationship Id="rId171" Type="http://schemas.openxmlformats.org/officeDocument/2006/relationships/hyperlink" Target="https://www.semanticscholar.org/paper/6a3e902c05c07569afa93b0bb3e0b484bf519824" TargetMode="External"/><Relationship Id="rId12" Type="http://schemas.openxmlformats.org/officeDocument/2006/relationships/image" Target="media/image1.jpeg"/><Relationship Id="rId33" Type="http://schemas.openxmlformats.org/officeDocument/2006/relationships/image" Target="media/image12.png"/><Relationship Id="rId108" Type="http://schemas.openxmlformats.org/officeDocument/2006/relationships/hyperlink" Target="https://doi.org/10.3389/fpsyt.2023.1073984" TargetMode="External"/><Relationship Id="rId129" Type="http://schemas.openxmlformats.org/officeDocument/2006/relationships/hyperlink" Target="https://doi.org/10.1016/j.neubiorev.2025.106017" TargetMode="External"/><Relationship Id="rId54" Type="http://schemas.openxmlformats.org/officeDocument/2006/relationships/hyperlink" Target="https://doi.org/10.1159/000437435" TargetMode="External"/><Relationship Id="rId75" Type="http://schemas.openxmlformats.org/officeDocument/2006/relationships/hyperlink" Target="https://doi.org/10.3389/fphar.2018.01188" TargetMode="External"/><Relationship Id="rId96" Type="http://schemas.openxmlformats.org/officeDocument/2006/relationships/hyperlink" Target="https://doi.org/10.1038/s41386-023-01586-4" TargetMode="External"/><Relationship Id="rId140" Type="http://schemas.openxmlformats.org/officeDocument/2006/relationships/hyperlink" Target="https://doi.org/10.1109/TAU.1967.1161901" TargetMode="External"/><Relationship Id="rId161" Type="http://schemas.openxmlformats.org/officeDocument/2006/relationships/hyperlink" Target="https://doi.org/10.1002/wps.70032" TargetMode="External"/><Relationship Id="rId6" Type="http://schemas.openxmlformats.org/officeDocument/2006/relationships/endnotes" Target="endnotes.xml"/><Relationship Id="rId23" Type="http://schemas.openxmlformats.org/officeDocument/2006/relationships/image" Target="media/image6.jpeg"/><Relationship Id="rId119" Type="http://schemas.openxmlformats.org/officeDocument/2006/relationships/hyperlink" Target="https://doi.org/10.1109/ICCKE68588.2025.11273345" TargetMode="External"/><Relationship Id="rId44" Type="http://schemas.openxmlformats.org/officeDocument/2006/relationships/hyperlink" Target="https://doi.org/10.1159/000343478" TargetMode="External"/><Relationship Id="rId60" Type="http://schemas.openxmlformats.org/officeDocument/2006/relationships/hyperlink" Target="https://doi.org/10.1007/s11920-010-0160-4" TargetMode="External"/><Relationship Id="rId65" Type="http://schemas.openxmlformats.org/officeDocument/2006/relationships/hyperlink" Target="https://doi.org/10.3389/fpsyt.2018.00768" TargetMode="External"/><Relationship Id="rId81" Type="http://schemas.openxmlformats.org/officeDocument/2006/relationships/hyperlink" Target="https://doi.org/10.1038/s41598-021-87157-3" TargetMode="External"/><Relationship Id="rId86" Type="http://schemas.openxmlformats.org/officeDocument/2006/relationships/hyperlink" Target="https://doi.org/10.1177/155005940803900306" TargetMode="External"/><Relationship Id="rId130" Type="http://schemas.openxmlformats.org/officeDocument/2006/relationships/hyperlink" Target="https://doi.org/10.1016/j.neubiorev.2025.106017" TargetMode="External"/><Relationship Id="rId135" Type="http://schemas.openxmlformats.org/officeDocument/2006/relationships/hyperlink" Target="https://doi.org/10.1080/23311916.2024.2313891" TargetMode="External"/><Relationship Id="rId151" Type="http://schemas.openxmlformats.org/officeDocument/2006/relationships/hyperlink" Target="https://www.research.unipd.it/bitstream/11577/3260320/1/Liotti_SciRep2017.pdf" TargetMode="External"/><Relationship Id="rId156" Type="http://schemas.openxmlformats.org/officeDocument/2006/relationships/hyperlink" Target="https://www.semanticscholar.org/paper/7ba628353818d20f18ac5ecdccca2bd39bca3d77" TargetMode="External"/><Relationship Id="rId177" Type="http://schemas.openxmlformats.org/officeDocument/2006/relationships/hyperlink" Target="https://www.semanticscholar.org/paper/169e53dbe54745e1df0495183343bda9d6a8a29e" TargetMode="External"/><Relationship Id="rId172" Type="http://schemas.openxmlformats.org/officeDocument/2006/relationships/hyperlink" Target="https://www.semanticscholar.org/paper/169e53dbe54745e1df0495183343bda9d6a8a29e" TargetMode="External"/><Relationship Id="rId13" Type="http://schemas.openxmlformats.org/officeDocument/2006/relationships/hyperlink" Target="mailto:u2091940@uel.ac.uk" TargetMode="External"/><Relationship Id="rId18" Type="http://schemas.openxmlformats.org/officeDocument/2006/relationships/footer" Target="footer2.xml"/><Relationship Id="rId39" Type="http://schemas.openxmlformats.org/officeDocument/2006/relationships/hyperlink" Target="https://doi.org/10.1038/s44184-023-00038-7" TargetMode="External"/><Relationship Id="rId109" Type="http://schemas.openxmlformats.org/officeDocument/2006/relationships/hyperlink" Target="https://doi.org/10.3389/fpsyt.2023.1073984" TargetMode="External"/><Relationship Id="rId34" Type="http://schemas.openxmlformats.org/officeDocument/2006/relationships/hyperlink" Target="https://doi.org/10.1093/brain/awr039" TargetMode="External"/><Relationship Id="rId50" Type="http://schemas.openxmlformats.org/officeDocument/2006/relationships/hyperlink" Target="https://doi.org/10.3109/09540261.2013.816269" TargetMode="External"/><Relationship Id="rId55" Type="http://schemas.openxmlformats.org/officeDocument/2006/relationships/hyperlink" Target="https://doi.org/10.1159/000437435" TargetMode="External"/><Relationship Id="rId76" Type="http://schemas.openxmlformats.org/officeDocument/2006/relationships/hyperlink" Target="https://doi.org/10.4015/s1016237221500484" TargetMode="External"/><Relationship Id="rId97" Type="http://schemas.openxmlformats.org/officeDocument/2006/relationships/hyperlink" Target="https://doi.org/10.1038/s41386-023-01586-4" TargetMode="External"/><Relationship Id="rId104" Type="http://schemas.openxmlformats.org/officeDocument/2006/relationships/hyperlink" Target="https://www.semanticscholar.org/paper/9d00f9320f2f75435719d9cccc4133e989f8737e" TargetMode="External"/><Relationship Id="rId120" Type="http://schemas.openxmlformats.org/officeDocument/2006/relationships/hyperlink" Target="https://www.semanticscholar.org/paper/fa7b0c55f517ebfbaa6af5be40ba57129e5d87f2" TargetMode="External"/><Relationship Id="rId125" Type="http://schemas.openxmlformats.org/officeDocument/2006/relationships/hyperlink" Target="https://www.semanticscholar.org/paper/c2c05fd78b73d7ebd82bcbd5cb8af3516e1f5751" TargetMode="External"/><Relationship Id="rId141" Type="http://schemas.openxmlformats.org/officeDocument/2006/relationships/hyperlink" Target="https://doi.org/10.1371/journal.pone.0171409" TargetMode="External"/><Relationship Id="rId146" Type="http://schemas.openxmlformats.org/officeDocument/2006/relationships/hyperlink" Target="https://doi.org/10.1111/psyp.14274" TargetMode="External"/><Relationship Id="rId167" Type="http://schemas.openxmlformats.org/officeDocument/2006/relationships/hyperlink" Target="https://www.semanticscholar.org/paper/6a3e902c05c07569afa93b0bb3e0b484bf519824" TargetMode="External"/><Relationship Id="rId7" Type="http://schemas.openxmlformats.org/officeDocument/2006/relationships/footer" Target="footer1.xml"/><Relationship Id="rId71" Type="http://schemas.openxmlformats.org/officeDocument/2006/relationships/hyperlink" Target="https://doi.org/10.1109/tbme.2022.3204861" TargetMode="External"/><Relationship Id="rId92" Type="http://schemas.openxmlformats.org/officeDocument/2006/relationships/hyperlink" Target="https://www.semanticscholar.org/paper/8278c0b8d2b48ae5ed473c09d6c3f9ba34f53391" TargetMode="External"/><Relationship Id="rId162" Type="http://schemas.openxmlformats.org/officeDocument/2006/relationships/hyperlink" Target="https://doi.org/10.1002/wps.70032" TargetMode="External"/><Relationship Id="rId2" Type="http://schemas.openxmlformats.org/officeDocument/2006/relationships/styles" Target="styles.xml"/><Relationship Id="rId29" Type="http://schemas.openxmlformats.org/officeDocument/2006/relationships/image" Target="media/image10.png"/><Relationship Id="rId24" Type="http://schemas.openxmlformats.org/officeDocument/2006/relationships/image" Target="media/image7.jpeg"/><Relationship Id="rId40" Type="http://schemas.openxmlformats.org/officeDocument/2006/relationships/hyperlink" Target="https://doi.org/10.1038/s44184-023-00038-7" TargetMode="External"/><Relationship Id="rId45" Type="http://schemas.openxmlformats.org/officeDocument/2006/relationships/hyperlink" Target="https://iris.uniroma1.it/bitstream/11573/802874/1/Jobert_Guidelines_2012.pdf" TargetMode="External"/><Relationship Id="rId66" Type="http://schemas.openxmlformats.org/officeDocument/2006/relationships/hyperlink" Target="https://doi.org/10.3389/fpsyt.2018.00768" TargetMode="External"/><Relationship Id="rId87" Type="http://schemas.openxmlformats.org/officeDocument/2006/relationships/hyperlink" Target="https://www.semanticscholar.org/paper/8278c0b8d2b48ae5ed473c09d6c3f9ba34f53391" TargetMode="External"/><Relationship Id="rId110" Type="http://schemas.openxmlformats.org/officeDocument/2006/relationships/hyperlink" Target="https://doi.org/10.3389/fpsyt.2023.1073984" TargetMode="External"/><Relationship Id="rId115" Type="http://schemas.openxmlformats.org/officeDocument/2006/relationships/hyperlink" Target="https://www.semanticscholar.org/paper/c0dabdc70010a5fb8ea6f2546d37fe9e83a13071" TargetMode="External"/><Relationship Id="rId131" Type="http://schemas.openxmlformats.org/officeDocument/2006/relationships/hyperlink" Target="https://doi.org/10.1016/j.neubiorev.2025.106017" TargetMode="External"/><Relationship Id="rId136" Type="http://schemas.openxmlformats.org/officeDocument/2006/relationships/hyperlink" Target="https://doi.org/10.1080/23311916.2024.2313891" TargetMode="External"/><Relationship Id="rId157" Type="http://schemas.openxmlformats.org/officeDocument/2006/relationships/hyperlink" Target="https://www.semanticscholar.org/paper/7ba628353818d20f18ac5ecdccca2bd39bca3d77" TargetMode="External"/><Relationship Id="rId178" Type="http://schemas.openxmlformats.org/officeDocument/2006/relationships/hyperlink" Target="https://www.semanticscholar.org/paper/169e53dbe54745e1df0495183343bda9d6a8a29e" TargetMode="External"/><Relationship Id="rId61" Type="http://schemas.openxmlformats.org/officeDocument/2006/relationships/hyperlink" Target="https://pubmed.ncbi.nlm.nih.gov/20963521/" TargetMode="External"/><Relationship Id="rId82" Type="http://schemas.openxmlformats.org/officeDocument/2006/relationships/hyperlink" Target="https://doi.org/10.1177/155005940803900306" TargetMode="External"/><Relationship Id="rId152" Type="http://schemas.openxmlformats.org/officeDocument/2006/relationships/hyperlink" Target="https://doi.org/10.1038/s41598-017-07613-x" TargetMode="External"/><Relationship Id="rId173" Type="http://schemas.openxmlformats.org/officeDocument/2006/relationships/hyperlink" Target="https://www.semanticscholar.org/paper/169e53dbe54745e1df0495183343bda9d6a8a29e" TargetMode="External"/><Relationship Id="rId19" Type="http://schemas.openxmlformats.org/officeDocument/2006/relationships/image" Target="media/image2.jpeg"/><Relationship Id="rId14" Type="http://schemas.openxmlformats.org/officeDocument/2006/relationships/hyperlink" Target="mailto:J.Chettuthara-moncy@uel.ac.uk" TargetMode="External"/><Relationship Id="rId30" Type="http://schemas.openxmlformats.org/officeDocument/2006/relationships/image" Target="media/image11.jpeg"/><Relationship Id="rId35" Type="http://schemas.openxmlformats.org/officeDocument/2006/relationships/hyperlink" Target="https://doi.org/10.1038/s44184-023-00038-7" TargetMode="External"/><Relationship Id="rId56" Type="http://schemas.openxmlformats.org/officeDocument/2006/relationships/hyperlink" Target="https://doi.org/10.1159/000437435" TargetMode="External"/><Relationship Id="rId77" Type="http://schemas.openxmlformats.org/officeDocument/2006/relationships/hyperlink" Target="https://doi.org/10.4015/s1016237221500484" TargetMode="External"/><Relationship Id="rId100" Type="http://schemas.openxmlformats.org/officeDocument/2006/relationships/hyperlink" Target="https://www.semanticscholar.org/paper/9d00f9320f2f75435719d9cccc4133e989f8737e" TargetMode="External"/><Relationship Id="rId105" Type="http://schemas.openxmlformats.org/officeDocument/2006/relationships/hyperlink" Target="https://doi.org/10.3389/fpsyt.2023.1073984" TargetMode="External"/><Relationship Id="rId126" Type="http://schemas.openxmlformats.org/officeDocument/2006/relationships/hyperlink" Target="https://doi.org/10.1016/j.neubiorev.2025.106017" TargetMode="External"/><Relationship Id="rId147" Type="http://schemas.openxmlformats.org/officeDocument/2006/relationships/hyperlink" Target="https://doi.org/10.1111/psyp.14109" TargetMode="External"/><Relationship Id="rId168" Type="http://schemas.openxmlformats.org/officeDocument/2006/relationships/hyperlink" Target="https://www.semanticscholar.org/paper/6a3e902c05c07569afa93b0bb3e0b484bf519824" TargetMode="External"/><Relationship Id="rId8" Type="http://schemas.openxmlformats.org/officeDocument/2006/relationships/comments" Target="comments.xml"/><Relationship Id="rId51" Type="http://schemas.openxmlformats.org/officeDocument/2006/relationships/hyperlink" Target="https://doi.org/10.3109/09540261.2013.816269" TargetMode="External"/><Relationship Id="rId72" Type="http://schemas.openxmlformats.org/officeDocument/2006/relationships/hyperlink" Target="https://doi.org/10.3389/fphar.2018.01188" TargetMode="External"/><Relationship Id="rId93" Type="http://schemas.openxmlformats.org/officeDocument/2006/relationships/hyperlink" Target="https://doi.org/10.1038/s41386-023-01586-4" TargetMode="External"/><Relationship Id="rId98" Type="http://schemas.openxmlformats.org/officeDocument/2006/relationships/hyperlink" Target="https://doi.org/10.1038/s41386-023-01586-4" TargetMode="External"/><Relationship Id="rId121" Type="http://schemas.openxmlformats.org/officeDocument/2006/relationships/hyperlink" Target="https://www.semanticscholar.org/paper/c2c05fd78b73d7ebd82bcbd5cb8af3516e1f5751" TargetMode="External"/><Relationship Id="rId142" Type="http://schemas.openxmlformats.org/officeDocument/2006/relationships/hyperlink" Target="https://doi.org/10.1016/j.nicl.2017.10.035" TargetMode="External"/><Relationship Id="rId163" Type="http://schemas.openxmlformats.org/officeDocument/2006/relationships/hyperlink" Target="https://doi.org/10.1002/wps.70032" TargetMode="External"/><Relationship Id="rId3" Type="http://schemas.openxmlformats.org/officeDocument/2006/relationships/settings" Target="settings.xml"/><Relationship Id="rId25" Type="http://schemas.openxmlformats.org/officeDocument/2006/relationships/image" Target="media/image8.jpeg"/><Relationship Id="rId46" Type="http://schemas.openxmlformats.org/officeDocument/2006/relationships/hyperlink" Target="https://iris.uniroma1.it/bitstream/11573/802874/1/Jobert_Guidelines_2012.pdf" TargetMode="External"/><Relationship Id="rId67" Type="http://schemas.openxmlformats.org/officeDocument/2006/relationships/hyperlink" Target="https://doi.org/10.1109/tbme.2022.3204861" TargetMode="External"/><Relationship Id="rId116" Type="http://schemas.openxmlformats.org/officeDocument/2006/relationships/hyperlink" Target="https://www.semanticscholar.org/paper/c0dabdc70010a5fb8ea6f2546d37fe9e83a13071" TargetMode="External"/><Relationship Id="rId137" Type="http://schemas.openxmlformats.org/officeDocument/2006/relationships/hyperlink" Target="https://doi.org/10.1080/23311916.2024.2313891" TargetMode="External"/><Relationship Id="rId158" Type="http://schemas.openxmlformats.org/officeDocument/2006/relationships/hyperlink" Target="https://doi.org/10.21203/rs.3.rs-8709698/v1" TargetMode="External"/><Relationship Id="rId20" Type="http://schemas.openxmlformats.org/officeDocument/2006/relationships/image" Target="media/image3.jpeg"/><Relationship Id="rId41" Type="http://schemas.openxmlformats.org/officeDocument/2006/relationships/hyperlink" Target="https://iris.uniroma1.it/bitstream/11573/802874/1/Jobert_Guidelines_2012.pdf" TargetMode="External"/><Relationship Id="rId62" Type="http://schemas.openxmlformats.org/officeDocument/2006/relationships/hyperlink" Target="https://doi.org/10.3389/fpsyt.2018.00768" TargetMode="External"/><Relationship Id="rId83" Type="http://schemas.openxmlformats.org/officeDocument/2006/relationships/hyperlink" Target="https://doi.org/10.1177/155005940803900306" TargetMode="External"/><Relationship Id="rId88" Type="http://schemas.openxmlformats.org/officeDocument/2006/relationships/hyperlink" Target="https://www.semanticscholar.org/paper/8278c0b8d2b48ae5ed473c09d6c3f9ba34f53391" TargetMode="External"/><Relationship Id="rId111" Type="http://schemas.openxmlformats.org/officeDocument/2006/relationships/hyperlink" Target="https://www.semanticscholar.org/paper/c0dabdc70010a5fb8ea6f2546d37fe9e83a13071" TargetMode="External"/><Relationship Id="rId132" Type="http://schemas.openxmlformats.org/officeDocument/2006/relationships/hyperlink" Target="https://doi.org/10.1109/CAI59869.2024.00201" TargetMode="External"/><Relationship Id="rId153" Type="http://schemas.openxmlformats.org/officeDocument/2006/relationships/hyperlink" Target="https://www.research.unipd.it/bitstream/11577/3260320/1/Liotti_SciRep2017.pdf" TargetMode="External"/><Relationship Id="rId174" Type="http://schemas.openxmlformats.org/officeDocument/2006/relationships/hyperlink" Target="https://www.semanticscholar.org/paper/169e53dbe54745e1df0495183343bda9d6a8a29e" TargetMode="External"/><Relationship Id="rId179" Type="http://schemas.openxmlformats.org/officeDocument/2006/relationships/fontTable" Target="fontTable.xml"/><Relationship Id="rId15" Type="http://schemas.openxmlformats.org/officeDocument/2006/relationships/hyperlink" Target="mailto:S.Sharif@uel.ac.uk" TargetMode="External"/><Relationship Id="rId36" Type="http://schemas.openxmlformats.org/officeDocument/2006/relationships/hyperlink" Target="https://doi.org/10.1038/s44184-023-00038-7" TargetMode="External"/><Relationship Id="rId57" Type="http://schemas.openxmlformats.org/officeDocument/2006/relationships/hyperlink" Target="https://doi.org/10.1159/000437435" TargetMode="External"/><Relationship Id="rId106" Type="http://schemas.openxmlformats.org/officeDocument/2006/relationships/hyperlink" Target="https://doi.org/10.3389/fpsyt.2023.1073984" TargetMode="External"/><Relationship Id="rId127" Type="http://schemas.openxmlformats.org/officeDocument/2006/relationships/hyperlink" Target="https://doi.org/10.1016/j.neubiorev.2025.106017" TargetMode="External"/><Relationship Id="rId10" Type="http://schemas.microsoft.com/office/2016/09/relationships/commentsIds" Target="commentsIds.xml"/><Relationship Id="rId31" Type="http://schemas.openxmlformats.org/officeDocument/2006/relationships/header" Target="header3.xml"/><Relationship Id="rId52" Type="http://schemas.openxmlformats.org/officeDocument/2006/relationships/hyperlink" Target="https://doi.org/10.3109/09540261.2013.816269" TargetMode="External"/><Relationship Id="rId73" Type="http://schemas.openxmlformats.org/officeDocument/2006/relationships/hyperlink" Target="https://doi.org/10.3389/fphar.2018.01188" TargetMode="External"/><Relationship Id="rId78" Type="http://schemas.openxmlformats.org/officeDocument/2006/relationships/hyperlink" Target="https://doi.org/10.4015/s1016237221500484" TargetMode="External"/><Relationship Id="rId94" Type="http://schemas.openxmlformats.org/officeDocument/2006/relationships/hyperlink" Target="https://doi.org/10.1038/s41386-023-01586-4" TargetMode="External"/><Relationship Id="rId99" Type="http://schemas.openxmlformats.org/officeDocument/2006/relationships/hyperlink" Target="https://doi.org/10.1038/s41386-023-01586-4" TargetMode="External"/><Relationship Id="rId101" Type="http://schemas.openxmlformats.org/officeDocument/2006/relationships/hyperlink" Target="https://www.semanticscholar.org/paper/9d00f9320f2f75435719d9cccc4133e989f8737e" TargetMode="External"/><Relationship Id="rId122" Type="http://schemas.openxmlformats.org/officeDocument/2006/relationships/hyperlink" Target="https://www.semanticscholar.org/paper/c2c05fd78b73d7ebd82bcbd5cb8af3516e1f5751" TargetMode="External"/><Relationship Id="rId143" Type="http://schemas.openxmlformats.org/officeDocument/2006/relationships/hyperlink" Target="https://doi.org/10.1016/0013-4694(70)90143-4" TargetMode="External"/><Relationship Id="rId148" Type="http://schemas.openxmlformats.org/officeDocument/2006/relationships/hyperlink" Target="https://doi.org/10.1613/jair.953" TargetMode="External"/><Relationship Id="rId164" Type="http://schemas.openxmlformats.org/officeDocument/2006/relationships/hyperlink" Target="https://doi.org/10.1002/wps.70032" TargetMode="External"/><Relationship Id="rId169" Type="http://schemas.openxmlformats.org/officeDocument/2006/relationships/hyperlink" Target="https://www.semanticscholar.org/paper/6a3e902c05c07569afa93b0bb3e0b484bf519824" TargetMode="External"/><Relationship Id="rId4" Type="http://schemas.openxmlformats.org/officeDocument/2006/relationships/webSettings" Target="webSettings.xml"/><Relationship Id="rId9" Type="http://schemas.microsoft.com/office/2011/relationships/commentsExtended" Target="commentsExtended.xml"/><Relationship Id="rId180" Type="http://schemas.microsoft.com/office/2011/relationships/people" Target="people.xml"/><Relationship Id="rId26" Type="http://schemas.openxmlformats.org/officeDocument/2006/relationships/header" Target="header2.xml"/><Relationship Id="rId47" Type="http://schemas.openxmlformats.org/officeDocument/2006/relationships/hyperlink" Target="https://doi.org/10.3109/09540261.2013.816269" TargetMode="External"/><Relationship Id="rId68" Type="http://schemas.openxmlformats.org/officeDocument/2006/relationships/hyperlink" Target="https://doi.org/10.1109/tbme.2022.3204861" TargetMode="External"/><Relationship Id="rId89" Type="http://schemas.openxmlformats.org/officeDocument/2006/relationships/hyperlink" Target="https://www.semanticscholar.org/paper/8278c0b8d2b48ae5ed473c09d6c3f9ba34f53391" TargetMode="External"/><Relationship Id="rId112" Type="http://schemas.openxmlformats.org/officeDocument/2006/relationships/hyperlink" Target="https://www.semanticscholar.org/paper/c0dabdc70010a5fb8ea6f2546d37fe9e83a13071" TargetMode="External"/><Relationship Id="rId133" Type="http://schemas.openxmlformats.org/officeDocument/2006/relationships/hyperlink" Target="https://doi.org/10.1080/23311916.2024.2313891" TargetMode="External"/><Relationship Id="rId154" Type="http://schemas.openxmlformats.org/officeDocument/2006/relationships/hyperlink" Target="https://doi.org/10.1101/2024.07.16.24310445" TargetMode="External"/><Relationship Id="rId175" Type="http://schemas.openxmlformats.org/officeDocument/2006/relationships/hyperlink" Target="https://www.semanticscholar.org/paper/169e53dbe54745e1df0495183343bda9d6a8a29e" TargetMode="External"/><Relationship Id="rId16" Type="http://schemas.openxmlformats.org/officeDocument/2006/relationships/hyperlink" Target="mailto:c.fu@uel.ac.uk" TargetMode="External"/><Relationship Id="rId37" Type="http://schemas.openxmlformats.org/officeDocument/2006/relationships/hyperlink" Target="https://doi.org/10.1038/s44184-023-00038-7" TargetMode="External"/><Relationship Id="rId58" Type="http://schemas.openxmlformats.org/officeDocument/2006/relationships/hyperlink" Target="https://pubmed.ncbi.nlm.nih.gov/20963521/" TargetMode="External"/><Relationship Id="rId79" Type="http://schemas.openxmlformats.org/officeDocument/2006/relationships/hyperlink" Target="https://doi.org/10.4015/s1016237221500484" TargetMode="External"/><Relationship Id="rId102" Type="http://schemas.openxmlformats.org/officeDocument/2006/relationships/hyperlink" Target="https://doi.org/10.1109/EMBC53108.2024.10782112" TargetMode="External"/><Relationship Id="rId123" Type="http://schemas.openxmlformats.org/officeDocument/2006/relationships/hyperlink" Target="https://www.semanticscholar.org/paper/c2c05fd78b73d7ebd82bcbd5cb8af3516e1f5751" TargetMode="External"/><Relationship Id="rId144" Type="http://schemas.openxmlformats.org/officeDocument/2006/relationships/hyperlink" Target="https://doi.org/10.1142/S0219519414500353" TargetMode="External"/><Relationship Id="rId90" Type="http://schemas.openxmlformats.org/officeDocument/2006/relationships/hyperlink" Target="https://doi.org/10.1101/2023.02.10.23285794" TargetMode="External"/><Relationship Id="rId165" Type="http://schemas.openxmlformats.org/officeDocument/2006/relationships/hyperlink" Target="https://doi.org/10.1002/wps.70032" TargetMode="External"/><Relationship Id="rId27" Type="http://schemas.openxmlformats.org/officeDocument/2006/relationships/footer" Target="footer3.xml"/><Relationship Id="rId48" Type="http://schemas.openxmlformats.org/officeDocument/2006/relationships/hyperlink" Target="https://doi.org/10.3109/09540261.2013.816269" TargetMode="External"/><Relationship Id="rId69" Type="http://schemas.openxmlformats.org/officeDocument/2006/relationships/hyperlink" Target="https://doi.org/10.1109/tbme.2022.3204861" TargetMode="External"/><Relationship Id="rId113" Type="http://schemas.openxmlformats.org/officeDocument/2006/relationships/hyperlink" Target="https://www.semanticscholar.org/paper/c0dabdc70010a5fb8ea6f2546d37fe9e83a13071" TargetMode="External"/><Relationship Id="rId134" Type="http://schemas.openxmlformats.org/officeDocument/2006/relationships/hyperlink" Target="https://doi.org/10.1080/23311916.2024.2313891" TargetMode="External"/><Relationship Id="rId80" Type="http://schemas.openxmlformats.org/officeDocument/2006/relationships/hyperlink" Target="https://doi.org/10.4015/s1016237221500484" TargetMode="External"/><Relationship Id="rId155" Type="http://schemas.openxmlformats.org/officeDocument/2006/relationships/hyperlink" Target="https://www.semanticscholar.org/paper/7ba628353818d20f18ac5ecdccca2bd39bca3d77" TargetMode="External"/><Relationship Id="rId176" Type="http://schemas.openxmlformats.org/officeDocument/2006/relationships/hyperlink" Target="https://doi.org/10.3389/fpsyt.2024.1436006" TargetMode="External"/><Relationship Id="rId17" Type="http://schemas.openxmlformats.org/officeDocument/2006/relationships/header" Target="header1.xml"/><Relationship Id="rId38" Type="http://schemas.openxmlformats.org/officeDocument/2006/relationships/hyperlink" Target="https://doi.org/10.1038/s44184-023-00038-7" TargetMode="External"/><Relationship Id="rId59" Type="http://schemas.openxmlformats.org/officeDocument/2006/relationships/hyperlink" Target="https://pubmed.ncbi.nlm.nih.gov/20963521/" TargetMode="External"/><Relationship Id="rId103" Type="http://schemas.openxmlformats.org/officeDocument/2006/relationships/hyperlink" Target="https://www.semanticscholar.org/paper/9d00f9320f2f75435719d9cccc4133e989f8737e" TargetMode="External"/><Relationship Id="rId124" Type="http://schemas.openxmlformats.org/officeDocument/2006/relationships/hyperlink" Target="https://doi.org/10.1016/j.clinph.2026.2111710" TargetMode="External"/><Relationship Id="rId70" Type="http://schemas.openxmlformats.org/officeDocument/2006/relationships/hyperlink" Target="https://doi.org/10.1109/tbme.2022.3204861" TargetMode="External"/><Relationship Id="rId91" Type="http://schemas.openxmlformats.org/officeDocument/2006/relationships/hyperlink" Target="https://www.semanticscholar.org/paper/8278c0b8d2b48ae5ed473c09d6c3f9ba34f53391" TargetMode="External"/><Relationship Id="rId145" Type="http://schemas.openxmlformats.org/officeDocument/2006/relationships/hyperlink" Target="https://doi.org/10.1159/000438457" TargetMode="External"/><Relationship Id="rId166" Type="http://schemas.openxmlformats.org/officeDocument/2006/relationships/hyperlink" Target="https://doi.org/10.1002/wps.70032" TargetMode="External"/><Relationship Id="rId1" Type="http://schemas.openxmlformats.org/officeDocument/2006/relationships/numbering" Target="numbering.xml"/><Relationship Id="rId28" Type="http://schemas.openxmlformats.org/officeDocument/2006/relationships/image" Target="media/image9.jpeg"/><Relationship Id="rId49" Type="http://schemas.openxmlformats.org/officeDocument/2006/relationships/hyperlink" Target="https://doi.org/10.3109/09540261.2013.816269" TargetMode="External"/><Relationship Id="rId114" Type="http://schemas.openxmlformats.org/officeDocument/2006/relationships/hyperlink" Target="https://doi.org/10.1016/j.jad.2024.07.1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12436</Words>
  <Characters>70886</Characters>
  <Application>Microsoft Office Word</Application>
  <DocSecurity>0</DocSecurity>
  <Lines>590</Lines>
  <Paragraphs>166</Paragraphs>
  <ScaleCrop>false</ScaleCrop>
  <Company/>
  <LinksUpToDate>false</LinksUpToDate>
  <CharactersWithSpaces>83156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Sparse Biomarker Discovery from Low-Montage Resting-State EEG for tDCS Treatment Response in Adults with Major Depressive Disorder</dc:title>
  <dc:subject>Complex STM Content</dc:subject>
  <dc:creator>Abin Daniel ZortoⰠ﻿Jijomon C. MoncyⰠ﻿Mhd Saeed SharifⰠ整⁡氮</dc:creator>
  <cp:lastModifiedBy>Abin Daniel ZORTO</cp:lastModifiedBy>
  <cp:revision>2</cp:revision>
  <dcterms:created xsi:type="dcterms:W3CDTF">2026-04-01T22:53:00Z</dcterms:created>
  <dcterms:modified xsi:type="dcterms:W3CDTF">2026-04-01T22:53:00Z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LaTeX3; cas-sc.cls; hyperref.sty</vt:lpwstr>
  </property>
  <property fmtid="{D5CDD505-2E9C-101B-9397-08002B2CF9AE}" pid="4" name="LastSaved">
    <vt:filetime>2026-03-30T00:00:00Z</vt:filetime>
  </property>
  <property fmtid="{D5CDD505-2E9C-101B-9397-08002B2CF9AE}" pid="5" name="PTEX.Fullbanner">
    <vt:lpwstr>This is pdfTeX, Version 3.141592653-2.6-1.40.26 (TeX Live 2024) kpathsea version 6.4.0</vt:lpwstr>
  </property>
  <property fmtid="{D5CDD505-2E9C-101B-9397-08002B2CF9AE}" pid="6" name="Producer">
    <vt:lpwstr>pdfTeX;</vt:lpwstr>
  </property>
</Properties>
</file>