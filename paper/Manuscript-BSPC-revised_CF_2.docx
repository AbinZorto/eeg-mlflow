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379C" w14:textId="77777777" w:rsidR="004E7388" w:rsidRDefault="00000000">
      <w:pPr>
        <w:pStyle w:val="Title"/>
        <w:spacing w:line="268" w:lineRule="auto"/>
      </w:pPr>
      <w:r>
        <w:t>Sparse</w:t>
      </w:r>
      <w:r>
        <w:rPr>
          <w:spacing w:val="-5"/>
        </w:rPr>
        <w:t xml:space="preserve"> </w:t>
      </w:r>
      <w:r>
        <w:t>Biomarker</w:t>
      </w:r>
      <w:r>
        <w:rPr>
          <w:spacing w:val="-5"/>
        </w:rPr>
        <w:t xml:space="preserve"> </w:t>
      </w:r>
      <w:r>
        <w:t>Discovery</w:t>
      </w:r>
      <w:r>
        <w:rPr>
          <w:spacing w:val="-5"/>
        </w:rPr>
        <w:t xml:space="preserve"> </w:t>
      </w:r>
      <w:r>
        <w:t>from</w:t>
      </w:r>
      <w:r>
        <w:rPr>
          <w:spacing w:val="-5"/>
        </w:rPr>
        <w:t xml:space="preserve"> </w:t>
      </w:r>
      <w:r>
        <w:t>Low-Montage</w:t>
      </w:r>
      <w:r>
        <w:rPr>
          <w:spacing w:val="-5"/>
        </w:rPr>
        <w:t xml:space="preserve"> </w:t>
      </w:r>
      <w:r>
        <w:t>Resting-State</w:t>
      </w:r>
      <w:r>
        <w:rPr>
          <w:spacing w:val="-5"/>
        </w:rPr>
        <w:t xml:space="preserve"> </w:t>
      </w:r>
      <w:r>
        <w:t>EEG</w:t>
      </w:r>
      <w:r>
        <w:rPr>
          <w:spacing w:val="-5"/>
        </w:rPr>
        <w:t xml:space="preserve"> </w:t>
      </w:r>
      <w:r>
        <w:t>for tDCS Treatment Remission in Adults with Major Depressive Disorder</w:t>
      </w:r>
    </w:p>
    <w:p w14:paraId="5622488B" w14:textId="2543BA7E" w:rsidR="004E7388" w:rsidRDefault="00000000" w:rsidP="005E10E4">
      <w:pPr>
        <w:spacing w:before="170"/>
        <w:ind w:left="34"/>
        <w:rPr>
          <w:i/>
          <w:sz w:val="24"/>
        </w:rPr>
      </w:pPr>
      <w:r>
        <w:rPr>
          <w:color w:val="7F7F7F"/>
          <w:sz w:val="24"/>
        </w:rPr>
        <w:t>Abin</w:t>
      </w:r>
      <w:r>
        <w:rPr>
          <w:color w:val="7F7F7F"/>
          <w:spacing w:val="-7"/>
          <w:sz w:val="24"/>
        </w:rPr>
        <w:t xml:space="preserve"> </w:t>
      </w:r>
      <w:r>
        <w:rPr>
          <w:color w:val="7F7F7F"/>
          <w:sz w:val="24"/>
        </w:rPr>
        <w:t>Daniel</w:t>
      </w:r>
      <w:r>
        <w:rPr>
          <w:color w:val="7F7F7F"/>
          <w:spacing w:val="-6"/>
          <w:sz w:val="24"/>
        </w:rPr>
        <w:t xml:space="preserve"> </w:t>
      </w:r>
      <w:r>
        <w:rPr>
          <w:sz w:val="24"/>
        </w:rPr>
        <w:t>Zorto</w:t>
      </w:r>
      <w:r>
        <w:rPr>
          <w:i/>
          <w:sz w:val="24"/>
          <w:vertAlign w:val="superscript"/>
        </w:rPr>
        <w:t>a</w:t>
      </w:r>
      <w:r>
        <w:rPr>
          <w:sz w:val="24"/>
          <w:vertAlign w:val="superscript"/>
        </w:rPr>
        <w:t>,</w:t>
      </w:r>
      <w:r>
        <w:rPr>
          <w:rFonts w:ascii="Cambria" w:hAnsi="Cambria"/>
          <w:sz w:val="24"/>
          <w:vertAlign w:val="superscript"/>
        </w:rPr>
        <w:t>∗</w:t>
      </w:r>
      <w:r>
        <w:rPr>
          <w:sz w:val="24"/>
        </w:rPr>
        <w:t>,</w:t>
      </w:r>
      <w:r>
        <w:rPr>
          <w:spacing w:val="49"/>
          <w:sz w:val="24"/>
        </w:rPr>
        <w:t xml:space="preserve"> </w:t>
      </w:r>
      <w:r>
        <w:rPr>
          <w:color w:val="7F7F7F"/>
          <w:sz w:val="24"/>
        </w:rPr>
        <w:t>Jijomon</w:t>
      </w:r>
      <w:r>
        <w:rPr>
          <w:color w:val="7F7F7F"/>
          <w:spacing w:val="-7"/>
          <w:sz w:val="24"/>
        </w:rPr>
        <w:t xml:space="preserve"> </w:t>
      </w:r>
      <w:r>
        <w:rPr>
          <w:color w:val="7F7F7F"/>
          <w:sz w:val="24"/>
        </w:rPr>
        <w:t>C.</w:t>
      </w:r>
      <w:r>
        <w:rPr>
          <w:color w:val="7F7F7F"/>
          <w:spacing w:val="-6"/>
          <w:sz w:val="24"/>
        </w:rPr>
        <w:t xml:space="preserve"> </w:t>
      </w:r>
      <w:r>
        <w:rPr>
          <w:sz w:val="24"/>
        </w:rPr>
        <w:t>Moncy</w:t>
      </w:r>
      <w:r>
        <w:rPr>
          <w:i/>
          <w:sz w:val="24"/>
          <w:vertAlign w:val="superscript"/>
        </w:rPr>
        <w:t>b</w:t>
      </w:r>
      <w:r>
        <w:rPr>
          <w:sz w:val="24"/>
        </w:rPr>
        <w:t>,</w:t>
      </w:r>
      <w:r w:rsidR="005E10E4">
        <w:rPr>
          <w:sz w:val="24"/>
        </w:rPr>
        <w:t xml:space="preserve"> Wenyi Xiao</w:t>
      </w:r>
      <w:r w:rsidR="005E10E4" w:rsidRPr="005E10E4">
        <w:rPr>
          <w:i/>
          <w:iCs/>
          <w:sz w:val="24"/>
          <w:vertAlign w:val="superscript"/>
        </w:rPr>
        <w:t>b</w:t>
      </w:r>
      <w:r w:rsidR="005E10E4">
        <w:rPr>
          <w:spacing w:val="49"/>
          <w:sz w:val="24"/>
        </w:rPr>
        <w:t xml:space="preserve">, </w:t>
      </w:r>
      <w:r>
        <w:rPr>
          <w:color w:val="7F7F7F"/>
          <w:sz w:val="24"/>
        </w:rPr>
        <w:t>Mhd</w:t>
      </w:r>
      <w:r>
        <w:rPr>
          <w:color w:val="7F7F7F"/>
          <w:spacing w:val="-6"/>
          <w:sz w:val="24"/>
        </w:rPr>
        <w:t xml:space="preserve"> </w:t>
      </w:r>
      <w:r>
        <w:rPr>
          <w:color w:val="7F7F7F"/>
          <w:sz w:val="24"/>
        </w:rPr>
        <w:t>Saeed</w:t>
      </w:r>
      <w:r>
        <w:rPr>
          <w:color w:val="7F7F7F"/>
          <w:spacing w:val="-7"/>
          <w:sz w:val="24"/>
        </w:rPr>
        <w:t xml:space="preserve"> </w:t>
      </w:r>
      <w:r>
        <w:rPr>
          <w:sz w:val="24"/>
        </w:rPr>
        <w:t>Sharif</w:t>
      </w:r>
      <w:r>
        <w:rPr>
          <w:i/>
          <w:sz w:val="24"/>
          <w:vertAlign w:val="superscript"/>
        </w:rPr>
        <w:t>a</w:t>
      </w:r>
      <w:r>
        <w:rPr>
          <w:i/>
          <w:spacing w:val="3"/>
          <w:sz w:val="24"/>
        </w:rPr>
        <w:t xml:space="preserve"> </w:t>
      </w:r>
      <w:r>
        <w:rPr>
          <w:sz w:val="24"/>
        </w:rPr>
        <w:t>and</w:t>
      </w:r>
      <w:r>
        <w:rPr>
          <w:spacing w:val="49"/>
          <w:sz w:val="24"/>
        </w:rPr>
        <w:t xml:space="preserve"> </w:t>
      </w:r>
      <w:r>
        <w:rPr>
          <w:color w:val="7F7F7F"/>
          <w:sz w:val="24"/>
        </w:rPr>
        <w:t>Cynthia</w:t>
      </w:r>
      <w:r>
        <w:rPr>
          <w:color w:val="7F7F7F"/>
          <w:spacing w:val="-6"/>
          <w:sz w:val="24"/>
        </w:rPr>
        <w:t xml:space="preserve"> </w:t>
      </w:r>
      <w:r>
        <w:rPr>
          <w:color w:val="7F7F7F"/>
          <w:sz w:val="24"/>
        </w:rPr>
        <w:t>H.Y.</w:t>
      </w:r>
      <w:r>
        <w:rPr>
          <w:color w:val="7F7F7F"/>
          <w:spacing w:val="-6"/>
          <w:sz w:val="24"/>
        </w:rPr>
        <w:t xml:space="preserve"> </w:t>
      </w:r>
      <w:r>
        <w:rPr>
          <w:spacing w:val="-5"/>
          <w:sz w:val="24"/>
        </w:rPr>
        <w:t>Fu</w:t>
      </w:r>
      <w:r>
        <w:rPr>
          <w:i/>
          <w:spacing w:val="-5"/>
          <w:sz w:val="24"/>
          <w:vertAlign w:val="superscript"/>
        </w:rPr>
        <w:t>b</w:t>
      </w:r>
    </w:p>
    <w:p w14:paraId="7C45D369" w14:textId="77777777" w:rsidR="004E7388" w:rsidRDefault="00000000">
      <w:pPr>
        <w:spacing w:before="203" w:line="268" w:lineRule="auto"/>
        <w:ind w:left="34" w:right="2452"/>
        <w:rPr>
          <w:i/>
          <w:sz w:val="16"/>
        </w:rPr>
      </w:pPr>
      <w:r>
        <w:rPr>
          <w:i/>
          <w:position w:val="6"/>
          <w:sz w:val="12"/>
        </w:rPr>
        <w:t>a</w:t>
      </w:r>
      <w:r>
        <w:rPr>
          <w:i/>
          <w:sz w:val="16"/>
        </w:rPr>
        <w:t>Intelligent</w:t>
      </w:r>
      <w:r>
        <w:rPr>
          <w:i/>
          <w:spacing w:val="-9"/>
          <w:sz w:val="16"/>
        </w:rPr>
        <w:t xml:space="preserve"> </w:t>
      </w:r>
      <w:r>
        <w:rPr>
          <w:i/>
          <w:sz w:val="16"/>
        </w:rPr>
        <w:t>Technologies</w:t>
      </w:r>
      <w:r>
        <w:rPr>
          <w:i/>
          <w:spacing w:val="-9"/>
          <w:sz w:val="16"/>
        </w:rPr>
        <w:t xml:space="preserve"> </w:t>
      </w:r>
      <w:r>
        <w:rPr>
          <w:i/>
          <w:sz w:val="16"/>
        </w:rPr>
        <w:t>Research</w:t>
      </w:r>
      <w:r>
        <w:rPr>
          <w:i/>
          <w:spacing w:val="-9"/>
          <w:sz w:val="16"/>
        </w:rPr>
        <w:t xml:space="preserve"> </w:t>
      </w:r>
      <w:r>
        <w:rPr>
          <w:i/>
          <w:sz w:val="16"/>
        </w:rPr>
        <w:t>Group,</w:t>
      </w:r>
      <w:r>
        <w:rPr>
          <w:i/>
          <w:spacing w:val="-9"/>
          <w:sz w:val="16"/>
        </w:rPr>
        <w:t xml:space="preserve"> </w:t>
      </w:r>
      <w:r>
        <w:rPr>
          <w:i/>
          <w:sz w:val="16"/>
        </w:rPr>
        <w:t>University</w:t>
      </w:r>
      <w:r>
        <w:rPr>
          <w:i/>
          <w:spacing w:val="-9"/>
          <w:sz w:val="16"/>
        </w:rPr>
        <w:t xml:space="preserve"> </w:t>
      </w:r>
      <w:r>
        <w:rPr>
          <w:i/>
          <w:sz w:val="16"/>
        </w:rPr>
        <w:t>of</w:t>
      </w:r>
      <w:r>
        <w:rPr>
          <w:i/>
          <w:spacing w:val="-9"/>
          <w:sz w:val="16"/>
        </w:rPr>
        <w:t xml:space="preserve"> </w:t>
      </w:r>
      <w:r>
        <w:rPr>
          <w:i/>
          <w:sz w:val="16"/>
        </w:rPr>
        <w:t>East</w:t>
      </w:r>
      <w:r>
        <w:rPr>
          <w:i/>
          <w:spacing w:val="-9"/>
          <w:sz w:val="16"/>
        </w:rPr>
        <w:t xml:space="preserve"> </w:t>
      </w:r>
      <w:r>
        <w:rPr>
          <w:i/>
          <w:sz w:val="16"/>
        </w:rPr>
        <w:t>London,</w:t>
      </w:r>
      <w:r>
        <w:rPr>
          <w:i/>
          <w:spacing w:val="-9"/>
          <w:sz w:val="16"/>
        </w:rPr>
        <w:t xml:space="preserve"> </w:t>
      </w:r>
      <w:r>
        <w:rPr>
          <w:i/>
          <w:sz w:val="16"/>
        </w:rPr>
        <w:t>University</w:t>
      </w:r>
      <w:r>
        <w:rPr>
          <w:i/>
          <w:spacing w:val="-9"/>
          <w:sz w:val="16"/>
        </w:rPr>
        <w:t xml:space="preserve"> </w:t>
      </w:r>
      <w:r>
        <w:rPr>
          <w:i/>
          <w:sz w:val="16"/>
        </w:rPr>
        <w:t>Way,</w:t>
      </w:r>
      <w:r>
        <w:rPr>
          <w:i/>
          <w:spacing w:val="-9"/>
          <w:sz w:val="16"/>
        </w:rPr>
        <w:t xml:space="preserve"> </w:t>
      </w:r>
      <w:r>
        <w:rPr>
          <w:i/>
          <w:sz w:val="16"/>
        </w:rPr>
        <w:t>London,</w:t>
      </w:r>
      <w:r>
        <w:rPr>
          <w:i/>
          <w:spacing w:val="-9"/>
          <w:sz w:val="16"/>
        </w:rPr>
        <w:t xml:space="preserve"> </w:t>
      </w:r>
      <w:r>
        <w:rPr>
          <w:i/>
          <w:sz w:val="16"/>
        </w:rPr>
        <w:t>E16</w:t>
      </w:r>
      <w:r>
        <w:rPr>
          <w:i/>
          <w:spacing w:val="-9"/>
          <w:sz w:val="16"/>
        </w:rPr>
        <w:t xml:space="preserve"> </w:t>
      </w:r>
      <w:r>
        <w:rPr>
          <w:i/>
          <w:sz w:val="16"/>
        </w:rPr>
        <w:t>2RD,</w:t>
      </w:r>
      <w:r>
        <w:rPr>
          <w:i/>
          <w:spacing w:val="-9"/>
          <w:sz w:val="16"/>
        </w:rPr>
        <w:t xml:space="preserve"> </w:t>
      </w:r>
      <w:r>
        <w:rPr>
          <w:i/>
          <w:sz w:val="16"/>
        </w:rPr>
        <w:t>UK</w:t>
      </w:r>
      <w:r>
        <w:rPr>
          <w:i/>
          <w:spacing w:val="40"/>
          <w:sz w:val="16"/>
        </w:rPr>
        <w:t xml:space="preserve"> </w:t>
      </w:r>
      <w:r>
        <w:rPr>
          <w:i/>
          <w:position w:val="6"/>
          <w:sz w:val="12"/>
        </w:rPr>
        <w:t>b</w:t>
      </w:r>
      <w:r>
        <w:rPr>
          <w:i/>
          <w:sz w:val="16"/>
        </w:rPr>
        <w:t>School of Psychology, University of East London, University Way, London, E16 2RD, UK</w:t>
      </w:r>
    </w:p>
    <w:p w14:paraId="1DCC57F6" w14:textId="77777777" w:rsidR="004E7388" w:rsidRDefault="005F5BA3">
      <w:pPr>
        <w:pStyle w:val="BodyText"/>
        <w:spacing w:before="5"/>
        <w:rPr>
          <w:i/>
          <w:sz w:val="13"/>
        </w:rPr>
      </w:pPr>
      <w:r>
        <w:rPr>
          <w:i/>
          <w:noProof/>
          <w:sz w:val="13"/>
        </w:rPr>
        <mc:AlternateContent>
          <mc:Choice Requires="wps">
            <w:drawing>
              <wp:anchor distT="0" distB="0" distL="0" distR="0" simplePos="0" relativeHeight="487587840" behindDoc="1" locked="0" layoutInCell="1" allowOverlap="1" wp14:anchorId="3378713A" wp14:editId="083685DB">
                <wp:simplePos x="0" y="0"/>
                <wp:positionH relativeFrom="page">
                  <wp:posOffset>651510</wp:posOffset>
                </wp:positionH>
                <wp:positionV relativeFrom="paragraph">
                  <wp:posOffset>113665</wp:posOffset>
                </wp:positionV>
                <wp:extent cx="6257290" cy="1270"/>
                <wp:effectExtent l="0" t="0" r="16510" b="11430"/>
                <wp:wrapTopAndBottom/>
                <wp:docPr id="107157441"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57290" cy="1270"/>
                        </a:xfrm>
                        <a:custGeom>
                          <a:avLst/>
                          <a:gdLst>
                            <a:gd name="T0" fmla="+- 0 1026 1026"/>
                            <a:gd name="T1" fmla="*/ T0 w 9854"/>
                            <a:gd name="T2" fmla="+- 0 10879 1026"/>
                            <a:gd name="T3" fmla="*/ T2 w 9854"/>
                          </a:gdLst>
                          <a:ahLst/>
                          <a:cxnLst>
                            <a:cxn ang="0">
                              <a:pos x="T1" y="0"/>
                            </a:cxn>
                            <a:cxn ang="0">
                              <a:pos x="T3" y="0"/>
                            </a:cxn>
                          </a:cxnLst>
                          <a:rect l="0" t="0" r="r" b="b"/>
                          <a:pathLst>
                            <a:path w="9854">
                              <a:moveTo>
                                <a:pt x="0" y="0"/>
                              </a:moveTo>
                              <a:lnTo>
                                <a:pt x="9853" y="0"/>
                              </a:lnTo>
                            </a:path>
                          </a:pathLst>
                        </a:custGeom>
                        <a:noFill/>
                        <a:ln w="5055">
                          <a:solidFill>
                            <a:srgbClr val="7F7F7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2AC1F" id="docshape3" o:spid="_x0000_s1026" style="position:absolute;margin-left:51.3pt;margin-top:8.95pt;width:492.7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85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" path="m,l9853,e" filled="f" strokecolor="#7f7f7f" strokeweight=".14042mm">
                <v:path arrowok="t" o:connecttype="custom" o:connectlocs="0,0;6256655,0" o:connectangles="0,0"/>
                <w10:wrap type="topAndBottom" anchorx="page"/>
              </v:shape>
            </w:pict>
          </mc:Fallback>
        </mc:AlternateContent>
      </w:r>
    </w:p>
    <w:p w14:paraId="435732BD" w14:textId="77777777" w:rsidR="004E7388" w:rsidRDefault="004E7388">
      <w:pPr>
        <w:pStyle w:val="BodyText"/>
        <w:spacing w:before="1"/>
        <w:rPr>
          <w:i/>
          <w:sz w:val="6"/>
        </w:rPr>
      </w:pPr>
    </w:p>
    <w:p w14:paraId="0342433F" w14:textId="77777777" w:rsidR="004E7388" w:rsidRDefault="004E7388">
      <w:pPr>
        <w:pStyle w:val="BodyText"/>
        <w:rPr>
          <w:i/>
          <w:sz w:val="6"/>
        </w:rPr>
        <w:sectPr w:rsidR="004E7388" w:rsidSect="00946763">
          <w:footerReference w:type="default" r:id="rId8"/>
          <w:type w:val="continuous"/>
          <w:pgSz w:w="11910" w:h="15880"/>
          <w:pgMar w:top="992" w:right="992" w:bottom="992" w:left="992" w:header="0" w:footer="516" w:gutter="0"/>
          <w:pgNumType w:start="1"/>
          <w:cols w:space="720"/>
        </w:sectPr>
      </w:pPr>
    </w:p>
    <w:p w14:paraId="201A7F69" w14:textId="77777777" w:rsidR="004E7388" w:rsidRDefault="00000000">
      <w:pPr>
        <w:pStyle w:val="BodyText"/>
        <w:spacing w:before="42"/>
        <w:ind w:left="34"/>
      </w:pPr>
      <w:r>
        <w:t>A</w:t>
      </w:r>
      <w:r>
        <w:rPr>
          <w:spacing w:val="-17"/>
        </w:rPr>
        <w:t xml:space="preserve"> </w:t>
      </w:r>
      <w:r>
        <w:t>R</w:t>
      </w:r>
      <w:r>
        <w:rPr>
          <w:spacing w:val="-17"/>
        </w:rPr>
        <w:t xml:space="preserve"> </w:t>
      </w:r>
      <w:r>
        <w:t>T</w:t>
      </w:r>
      <w:r>
        <w:rPr>
          <w:spacing w:val="-17"/>
        </w:rPr>
        <w:t xml:space="preserve"> </w:t>
      </w:r>
      <w:r>
        <w:t>I</w:t>
      </w:r>
      <w:r>
        <w:rPr>
          <w:spacing w:val="-17"/>
        </w:rPr>
        <w:t xml:space="preserve"> </w:t>
      </w:r>
      <w:r>
        <w:t>C</w:t>
      </w:r>
      <w:r>
        <w:rPr>
          <w:spacing w:val="-17"/>
        </w:rPr>
        <w:t xml:space="preserve"> </w:t>
      </w:r>
      <w:r>
        <w:t>L</w:t>
      </w:r>
      <w:r>
        <w:rPr>
          <w:spacing w:val="-17"/>
        </w:rPr>
        <w:t xml:space="preserve"> </w:t>
      </w:r>
      <w:r>
        <w:t>E</w:t>
      </w:r>
      <w:r>
        <w:rPr>
          <w:spacing w:val="37"/>
        </w:rPr>
        <w:t xml:space="preserve"> </w:t>
      </w:r>
      <w:r>
        <w:t>I</w:t>
      </w:r>
      <w:r>
        <w:rPr>
          <w:spacing w:val="-17"/>
        </w:rPr>
        <w:t xml:space="preserve"> </w:t>
      </w:r>
      <w:r>
        <w:t>N</w:t>
      </w:r>
      <w:r>
        <w:rPr>
          <w:spacing w:val="-17"/>
        </w:rPr>
        <w:t xml:space="preserve"> </w:t>
      </w:r>
      <w:r>
        <w:t>F</w:t>
      </w:r>
      <w:r>
        <w:rPr>
          <w:spacing w:val="-17"/>
        </w:rPr>
        <w:t xml:space="preserve"> </w:t>
      </w:r>
      <w:r>
        <w:rPr>
          <w:spacing w:val="-10"/>
        </w:rPr>
        <w:t>O</w:t>
      </w:r>
    </w:p>
    <w:p w14:paraId="3396A97A" w14:textId="77777777" w:rsidR="004E7388" w:rsidRDefault="004E7388">
      <w:pPr>
        <w:pStyle w:val="BodyText"/>
        <w:spacing w:before="7"/>
        <w:rPr>
          <w:sz w:val="11"/>
        </w:rPr>
      </w:pPr>
    </w:p>
    <w:p w14:paraId="35F07EFE" w14:textId="77777777" w:rsidR="004E7388" w:rsidRDefault="005F5BA3">
      <w:pPr>
        <w:spacing w:line="20" w:lineRule="exact"/>
        <w:ind w:left="34" w:right="-144"/>
        <w:rPr>
          <w:sz w:val="2"/>
        </w:rPr>
      </w:pPr>
      <w:r>
        <w:rPr>
          <w:noProof/>
          <w:sz w:val="2"/>
        </w:rPr>
        <mc:AlternateContent>
          <mc:Choice Requires="wpg">
            <w:drawing>
              <wp:inline distT="0" distB="0" distL="0" distR="0" wp14:anchorId="7ABB75F2" wp14:editId="2EB9D91C">
                <wp:extent cx="1564640" cy="2540"/>
                <wp:effectExtent l="0" t="0" r="10160" b="10160"/>
                <wp:docPr id="511310454"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4640" cy="2540"/>
                          <a:chOff x="0" y="0"/>
                          <a:chExt cx="2464" cy="4"/>
                        </a:xfrm>
                      </wpg:grpSpPr>
                      <wps:wsp>
                        <wps:cNvPr id="1455022385" name="Line 8"/>
                        <wps:cNvCnPr>
                          <a:cxnSpLocks/>
                        </wps:cNvCnPr>
                        <wps:spPr bwMode="auto">
                          <a:xfrm>
                            <a:off x="0" y="2"/>
                            <a:ext cx="2463" cy="0"/>
                          </a:xfrm>
                          <a:prstGeom prst="line">
                            <a:avLst/>
                          </a:prstGeom>
                          <a:noFill/>
                          <a:ln w="2527">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6223B5" id="docshapegroup4" o:spid="_x0000_s1026" style="width:123.2pt;height:.2pt;mso-position-horizontal-relative:char;mso-position-vertical-relative:line" coordsize="246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">
                <v:line id="Line 8" o:spid="_x0000_s1027" style="position:absolute;visibility:visible;mso-wrap-style:square" from="0,2" to="246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" strokeweight=".07019mm">
                  <o:lock v:ext="edit" shapetype="f"/>
                </v:line>
                <w10:anchorlock/>
              </v:group>
            </w:pict>
          </mc:Fallback>
        </mc:AlternateContent>
      </w:r>
    </w:p>
    <w:p w14:paraId="6644AFA9" w14:textId="77777777" w:rsidR="004E7388" w:rsidRDefault="00000000">
      <w:pPr>
        <w:spacing w:before="22"/>
        <w:ind w:left="34"/>
        <w:rPr>
          <w:sz w:val="16"/>
        </w:rPr>
      </w:pPr>
      <w:r>
        <w:rPr>
          <w:i/>
          <w:spacing w:val="-2"/>
          <w:sz w:val="16"/>
        </w:rPr>
        <w:t>Keywords</w:t>
      </w:r>
      <w:r>
        <w:rPr>
          <w:spacing w:val="-2"/>
          <w:sz w:val="16"/>
        </w:rPr>
        <w:t>:</w:t>
      </w:r>
    </w:p>
    <w:p w14:paraId="7413DAFB" w14:textId="77777777" w:rsidR="004E7388" w:rsidRDefault="00000000">
      <w:pPr>
        <w:spacing w:before="5"/>
        <w:ind w:left="34"/>
        <w:rPr>
          <w:sz w:val="16"/>
        </w:rPr>
      </w:pPr>
      <w:r>
        <w:rPr>
          <w:spacing w:val="-2"/>
          <w:sz w:val="16"/>
        </w:rPr>
        <w:t>resting-state</w:t>
      </w:r>
      <w:r>
        <w:rPr>
          <w:spacing w:val="13"/>
          <w:sz w:val="16"/>
        </w:rPr>
        <w:t xml:space="preserve"> </w:t>
      </w:r>
      <w:r>
        <w:rPr>
          <w:spacing w:val="-5"/>
          <w:sz w:val="16"/>
        </w:rPr>
        <w:t>EEG</w:t>
      </w:r>
    </w:p>
    <w:p w14:paraId="38C4C14D" w14:textId="77777777" w:rsidR="004E7388" w:rsidRDefault="00000000">
      <w:pPr>
        <w:spacing w:before="5" w:line="247" w:lineRule="auto"/>
        <w:ind w:left="34"/>
        <w:rPr>
          <w:sz w:val="16"/>
        </w:rPr>
      </w:pPr>
      <w:r>
        <w:rPr>
          <w:sz w:val="16"/>
        </w:rPr>
        <w:t>transcranial</w:t>
      </w:r>
      <w:r>
        <w:rPr>
          <w:spacing w:val="-10"/>
          <w:sz w:val="16"/>
        </w:rPr>
        <w:t xml:space="preserve"> </w:t>
      </w:r>
      <w:r>
        <w:rPr>
          <w:sz w:val="16"/>
        </w:rPr>
        <w:t>direct</w:t>
      </w:r>
      <w:r>
        <w:rPr>
          <w:spacing w:val="-10"/>
          <w:sz w:val="16"/>
        </w:rPr>
        <w:t xml:space="preserve"> </w:t>
      </w:r>
      <w:r>
        <w:rPr>
          <w:sz w:val="16"/>
        </w:rPr>
        <w:t>current</w:t>
      </w:r>
      <w:r>
        <w:rPr>
          <w:spacing w:val="-10"/>
          <w:sz w:val="16"/>
        </w:rPr>
        <w:t xml:space="preserve"> </w:t>
      </w:r>
      <w:r>
        <w:rPr>
          <w:sz w:val="16"/>
        </w:rPr>
        <w:t>stimulation</w:t>
      </w:r>
      <w:r>
        <w:rPr>
          <w:spacing w:val="40"/>
          <w:sz w:val="16"/>
        </w:rPr>
        <w:t xml:space="preserve"> </w:t>
      </w:r>
      <w:r>
        <w:rPr>
          <w:sz w:val="16"/>
        </w:rPr>
        <w:t>major depressive disorder</w:t>
      </w:r>
    </w:p>
    <w:p w14:paraId="6F387306" w14:textId="77777777" w:rsidR="004E7388" w:rsidRDefault="00000000">
      <w:pPr>
        <w:spacing w:line="247" w:lineRule="auto"/>
        <w:ind w:left="34" w:right="901"/>
        <w:rPr>
          <w:sz w:val="16"/>
        </w:rPr>
      </w:pPr>
      <w:r>
        <w:rPr>
          <w:spacing w:val="-2"/>
          <w:sz w:val="16"/>
        </w:rPr>
        <w:t>biomarker</w:t>
      </w:r>
      <w:r>
        <w:rPr>
          <w:spacing w:val="-8"/>
          <w:sz w:val="16"/>
        </w:rPr>
        <w:t xml:space="preserve"> </w:t>
      </w:r>
      <w:r>
        <w:rPr>
          <w:spacing w:val="-2"/>
          <w:sz w:val="16"/>
        </w:rPr>
        <w:t>discovery</w:t>
      </w:r>
      <w:r>
        <w:rPr>
          <w:spacing w:val="40"/>
          <w:sz w:val="16"/>
        </w:rPr>
        <w:t xml:space="preserve"> </w:t>
      </w:r>
      <w:r>
        <w:rPr>
          <w:sz w:val="16"/>
        </w:rPr>
        <w:t>low montage EEG</w:t>
      </w:r>
    </w:p>
    <w:p w14:paraId="63A19507" w14:textId="77777777" w:rsidR="004E7388" w:rsidRDefault="00000000">
      <w:pPr>
        <w:pStyle w:val="BodyText"/>
        <w:spacing w:before="62"/>
        <w:ind w:left="34"/>
        <w:jc w:val="both"/>
      </w:pPr>
      <w:r>
        <w:br w:type="column"/>
      </w:r>
      <w:r>
        <w:rPr>
          <w:spacing w:val="-2"/>
        </w:rPr>
        <w:t>A</w:t>
      </w:r>
      <w:r>
        <w:rPr>
          <w:spacing w:val="-17"/>
        </w:rPr>
        <w:t xml:space="preserve"> </w:t>
      </w:r>
      <w:r>
        <w:rPr>
          <w:spacing w:val="-2"/>
        </w:rPr>
        <w:t>B</w:t>
      </w:r>
      <w:r>
        <w:rPr>
          <w:spacing w:val="-16"/>
        </w:rPr>
        <w:t xml:space="preserve"> </w:t>
      </w:r>
      <w:r>
        <w:rPr>
          <w:spacing w:val="-2"/>
        </w:rPr>
        <w:t>S</w:t>
      </w:r>
      <w:r>
        <w:rPr>
          <w:spacing w:val="-16"/>
        </w:rPr>
        <w:t xml:space="preserve"> </w:t>
      </w:r>
      <w:r>
        <w:rPr>
          <w:spacing w:val="-2"/>
        </w:rPr>
        <w:t>T</w:t>
      </w:r>
      <w:r>
        <w:rPr>
          <w:spacing w:val="-17"/>
        </w:rPr>
        <w:t xml:space="preserve"> </w:t>
      </w:r>
      <w:r>
        <w:rPr>
          <w:spacing w:val="-2"/>
        </w:rPr>
        <w:t>R</w:t>
      </w:r>
      <w:r>
        <w:rPr>
          <w:spacing w:val="-16"/>
        </w:rPr>
        <w:t xml:space="preserve"> </w:t>
      </w:r>
      <w:r>
        <w:rPr>
          <w:spacing w:val="-2"/>
        </w:rPr>
        <w:t>A</w:t>
      </w:r>
      <w:r>
        <w:rPr>
          <w:spacing w:val="-16"/>
        </w:rPr>
        <w:t xml:space="preserve"> </w:t>
      </w:r>
      <w:r>
        <w:rPr>
          <w:spacing w:val="-2"/>
        </w:rPr>
        <w:t>C</w:t>
      </w:r>
      <w:r>
        <w:rPr>
          <w:spacing w:val="-17"/>
        </w:rPr>
        <w:t xml:space="preserve"> </w:t>
      </w:r>
      <w:r>
        <w:rPr>
          <w:spacing w:val="-10"/>
        </w:rPr>
        <w:t>T</w:t>
      </w:r>
    </w:p>
    <w:p w14:paraId="48DF244E" w14:textId="77777777" w:rsidR="004E7388" w:rsidRDefault="005F5BA3">
      <w:pPr>
        <w:pStyle w:val="BodyText"/>
        <w:spacing w:before="9"/>
        <w:rPr>
          <w:sz w:val="7"/>
        </w:rPr>
      </w:pPr>
      <w:r>
        <w:rPr>
          <w:noProof/>
          <w:sz w:val="7"/>
        </w:rPr>
        <mc:AlternateContent>
          <mc:Choice Requires="wps">
            <w:drawing>
              <wp:anchor distT="0" distB="0" distL="0" distR="0" simplePos="0" relativeHeight="487588864" behindDoc="1" locked="0" layoutInCell="1" allowOverlap="1" wp14:anchorId="3AB70A8B" wp14:editId="2ACAC3A4">
                <wp:simplePos x="0" y="0"/>
                <wp:positionH relativeFrom="page">
                  <wp:posOffset>2841625</wp:posOffset>
                </wp:positionH>
                <wp:positionV relativeFrom="paragraph">
                  <wp:posOffset>72390</wp:posOffset>
                </wp:positionV>
                <wp:extent cx="4067175" cy="1270"/>
                <wp:effectExtent l="0" t="0" r="9525" b="11430"/>
                <wp:wrapTopAndBottom/>
                <wp:docPr id="1013219153"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67175" cy="1270"/>
                        </a:xfrm>
                        <a:custGeom>
                          <a:avLst/>
                          <a:gdLst>
                            <a:gd name="T0" fmla="+- 0 4475 4475"/>
                            <a:gd name="T1" fmla="*/ T0 w 6405"/>
                            <a:gd name="T2" fmla="+- 0 10879 4475"/>
                            <a:gd name="T3" fmla="*/ T2 w 6405"/>
                          </a:gdLst>
                          <a:ahLst/>
                          <a:cxnLst>
                            <a:cxn ang="0">
                              <a:pos x="T1" y="0"/>
                            </a:cxn>
                            <a:cxn ang="0">
                              <a:pos x="T3" y="0"/>
                            </a:cxn>
                          </a:cxnLst>
                          <a:rect l="0" t="0" r="r" b="b"/>
                          <a:pathLst>
                            <a:path w="6405">
                              <a:moveTo>
                                <a:pt x="0" y="0"/>
                              </a:moveTo>
                              <a:lnTo>
                                <a:pt x="6404" y="0"/>
                              </a:lnTo>
                            </a:path>
                          </a:pathLst>
                        </a:custGeom>
                        <a:noFill/>
                        <a:ln w="252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273A4" id="docshape5" o:spid="_x0000_s1026" style="position:absolute;margin-left:223.75pt;margin-top:5.7pt;width:320.2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" path="m,l6404,e" filled="f" strokeweight=".07019mm">
                <v:path arrowok="t" o:connecttype="custom" o:connectlocs="0,0;4066540,0" o:connectangles="0,0"/>
                <w10:wrap type="topAndBottom" anchorx="page"/>
              </v:shape>
            </w:pict>
          </mc:Fallback>
        </mc:AlternateContent>
      </w:r>
    </w:p>
    <w:p w14:paraId="5F55FA12" w14:textId="12B37479" w:rsidR="00A96CE8" w:rsidRDefault="00000000">
      <w:pPr>
        <w:spacing w:before="40" w:line="247" w:lineRule="auto"/>
        <w:ind w:left="34" w:right="32"/>
        <w:jc w:val="both"/>
        <w:rPr>
          <w:ins w:id="0" w:author="Cynthia Fu" w:date="2026-04-01T23:05:00Z" w16du:dateUtc="2026-04-01T22:05:00Z"/>
          <w:sz w:val="16"/>
        </w:rPr>
      </w:pPr>
      <w:r>
        <w:rPr>
          <w:sz w:val="16"/>
        </w:rPr>
        <w:t>This study evaluated a sparse low-montage resting-state EEG framework for identifying clinically</w:t>
      </w:r>
      <w:r>
        <w:rPr>
          <w:spacing w:val="40"/>
          <w:sz w:val="16"/>
        </w:rPr>
        <w:t xml:space="preserve"> </w:t>
      </w:r>
      <w:r>
        <w:rPr>
          <w:sz w:val="16"/>
        </w:rPr>
        <w:t>interpretable</w:t>
      </w:r>
      <w:r>
        <w:rPr>
          <w:spacing w:val="29"/>
          <w:sz w:val="16"/>
        </w:rPr>
        <w:t xml:space="preserve"> </w:t>
      </w:r>
      <w:r>
        <w:rPr>
          <w:sz w:val="16"/>
        </w:rPr>
        <w:t>biomarkers</w:t>
      </w:r>
      <w:r>
        <w:rPr>
          <w:spacing w:val="30"/>
          <w:sz w:val="16"/>
        </w:rPr>
        <w:t xml:space="preserve"> </w:t>
      </w:r>
      <w:r w:rsidR="00B631CD">
        <w:rPr>
          <w:sz w:val="16"/>
        </w:rPr>
        <w:t>associated with remission outcomes</w:t>
      </w:r>
      <w:r w:rsidR="0068241C">
        <w:rPr>
          <w:sz w:val="16"/>
        </w:rPr>
        <w:t xml:space="preserve"> in a home-based</w:t>
      </w:r>
      <w:r>
        <w:rPr>
          <w:spacing w:val="29"/>
          <w:sz w:val="16"/>
        </w:rPr>
        <w:t xml:space="preserve"> </w:t>
      </w:r>
      <w:r>
        <w:rPr>
          <w:sz w:val="16"/>
        </w:rPr>
        <w:t>transcranial</w:t>
      </w:r>
      <w:r>
        <w:rPr>
          <w:spacing w:val="30"/>
          <w:sz w:val="16"/>
        </w:rPr>
        <w:t xml:space="preserve"> </w:t>
      </w:r>
      <w:r>
        <w:rPr>
          <w:sz w:val="16"/>
        </w:rPr>
        <w:t>direct</w:t>
      </w:r>
      <w:r>
        <w:rPr>
          <w:spacing w:val="29"/>
          <w:sz w:val="16"/>
        </w:rPr>
        <w:t xml:space="preserve"> </w:t>
      </w:r>
      <w:r>
        <w:rPr>
          <w:sz w:val="16"/>
        </w:rPr>
        <w:t>current</w:t>
      </w:r>
      <w:r>
        <w:rPr>
          <w:spacing w:val="29"/>
          <w:sz w:val="16"/>
        </w:rPr>
        <w:t xml:space="preserve"> </w:t>
      </w:r>
      <w:r>
        <w:rPr>
          <w:sz w:val="16"/>
        </w:rPr>
        <w:t>stimulation</w:t>
      </w:r>
      <w:r>
        <w:rPr>
          <w:spacing w:val="30"/>
          <w:sz w:val="16"/>
        </w:rPr>
        <w:t xml:space="preserve"> </w:t>
      </w:r>
      <w:r>
        <w:rPr>
          <w:sz w:val="16"/>
        </w:rPr>
        <w:t>(tDCS)</w:t>
      </w:r>
      <w:r w:rsidR="0068241C">
        <w:rPr>
          <w:sz w:val="16"/>
        </w:rPr>
        <w:t xml:space="preserve"> randomised sham-controlled trial</w:t>
      </w:r>
      <w:r>
        <w:rPr>
          <w:spacing w:val="29"/>
          <w:sz w:val="16"/>
        </w:rPr>
        <w:t xml:space="preserve"> </w:t>
      </w:r>
      <w:r>
        <w:rPr>
          <w:sz w:val="16"/>
        </w:rPr>
        <w:t>in</w:t>
      </w:r>
      <w:r>
        <w:rPr>
          <w:spacing w:val="29"/>
          <w:sz w:val="16"/>
        </w:rPr>
        <w:t xml:space="preserve"> </w:t>
      </w:r>
      <w:r>
        <w:rPr>
          <w:sz w:val="16"/>
        </w:rPr>
        <w:t>adults</w:t>
      </w:r>
      <w:r>
        <w:rPr>
          <w:spacing w:val="40"/>
          <w:sz w:val="16"/>
        </w:rPr>
        <w:t xml:space="preserve"> </w:t>
      </w:r>
      <w:r>
        <w:rPr>
          <w:sz w:val="16"/>
        </w:rPr>
        <w:t xml:space="preserve">with major depressive disorder. </w:t>
      </w:r>
    </w:p>
    <w:p w14:paraId="33809A5B" w14:textId="37F06DB9" w:rsidR="004E7388" w:rsidRDefault="00A96CE8">
      <w:pPr>
        <w:spacing w:before="40" w:line="247" w:lineRule="auto"/>
        <w:ind w:left="34" w:right="32"/>
        <w:jc w:val="both"/>
        <w:rPr>
          <w:sz w:val="16"/>
        </w:rPr>
      </w:pPr>
      <w:ins w:id="1" w:author="Cynthia Fu" w:date="2026-04-01T23:05:00Z" w16du:dateUtc="2026-04-01T22:05:00Z">
        <w:r>
          <w:rPr>
            <w:sz w:val="16"/>
          </w:rPr>
          <w:t xml:space="preserve">      </w:t>
        </w:r>
      </w:ins>
      <w:r>
        <w:rPr>
          <w:sz w:val="16"/>
        </w:rPr>
        <w:t xml:space="preserve">Using 4-channel eyes-closed EEG, we </w:t>
      </w:r>
      <w:r w:rsidR="0068241C">
        <w:rPr>
          <w:sz w:val="16"/>
        </w:rPr>
        <w:t xml:space="preserve">conducted </w:t>
      </w:r>
      <w:r>
        <w:rPr>
          <w:sz w:val="16"/>
        </w:rPr>
        <w:t>a controlled sweep of 150 successful runs</w:t>
      </w:r>
      <w:r w:rsidR="00DA493E">
        <w:rPr>
          <w:sz w:val="16"/>
        </w:rPr>
        <w:t xml:space="preserve"> </w:t>
      </w:r>
      <w:r>
        <w:rPr>
          <w:sz w:val="16"/>
        </w:rPr>
        <w:t>across</w:t>
      </w:r>
      <w:r>
        <w:rPr>
          <w:spacing w:val="-5"/>
          <w:sz w:val="16"/>
        </w:rPr>
        <w:t xml:space="preserve"> </w:t>
      </w:r>
      <w:r>
        <w:rPr>
          <w:sz w:val="16"/>
        </w:rPr>
        <w:t>two</w:t>
      </w:r>
      <w:r>
        <w:rPr>
          <w:spacing w:val="-4"/>
          <w:sz w:val="16"/>
        </w:rPr>
        <w:t xml:space="preserve"> </w:t>
      </w:r>
      <w:r>
        <w:rPr>
          <w:sz w:val="16"/>
        </w:rPr>
        <w:t>model</w:t>
      </w:r>
      <w:r>
        <w:rPr>
          <w:spacing w:val="-5"/>
          <w:sz w:val="16"/>
        </w:rPr>
        <w:t xml:space="preserve"> </w:t>
      </w:r>
      <w:r>
        <w:rPr>
          <w:sz w:val="16"/>
        </w:rPr>
        <w:t>families,</w:t>
      </w:r>
      <w:r>
        <w:rPr>
          <w:spacing w:val="-4"/>
          <w:sz w:val="16"/>
        </w:rPr>
        <w:t xml:space="preserve"> </w:t>
      </w:r>
      <w:r>
        <w:rPr>
          <w:sz w:val="16"/>
        </w:rPr>
        <w:t>an</w:t>
      </w:r>
      <w:r>
        <w:rPr>
          <w:spacing w:val="-5"/>
          <w:sz w:val="16"/>
        </w:rPr>
        <w:t xml:space="preserve"> </w:t>
      </w:r>
      <w:r>
        <w:rPr>
          <w:sz w:val="16"/>
        </w:rPr>
        <w:t>advanced</w:t>
      </w:r>
      <w:r>
        <w:rPr>
          <w:spacing w:val="-4"/>
          <w:sz w:val="16"/>
        </w:rPr>
        <w:t xml:space="preserve"> </w:t>
      </w:r>
      <w:r>
        <w:rPr>
          <w:sz w:val="16"/>
        </w:rPr>
        <w:t>hybrid</w:t>
      </w:r>
      <w:r>
        <w:rPr>
          <w:spacing w:val="-5"/>
          <w:sz w:val="16"/>
        </w:rPr>
        <w:t xml:space="preserve"> </w:t>
      </w:r>
      <w:r>
        <w:rPr>
          <w:sz w:val="16"/>
        </w:rPr>
        <w:t>1D</w:t>
      </w:r>
      <w:r>
        <w:rPr>
          <w:spacing w:val="-4"/>
          <w:sz w:val="16"/>
        </w:rPr>
        <w:t xml:space="preserve"> </w:t>
      </w:r>
      <w:r>
        <w:rPr>
          <w:sz w:val="16"/>
        </w:rPr>
        <w:t>CNN-LSTM</w:t>
      </w:r>
      <w:r>
        <w:rPr>
          <w:spacing w:val="-5"/>
          <w:sz w:val="16"/>
        </w:rPr>
        <w:t xml:space="preserve"> </w:t>
      </w:r>
      <w:r>
        <w:rPr>
          <w:sz w:val="16"/>
        </w:rPr>
        <w:t>and</w:t>
      </w:r>
      <w:r>
        <w:rPr>
          <w:spacing w:val="-4"/>
          <w:sz w:val="16"/>
        </w:rPr>
        <w:t xml:space="preserve"> </w:t>
      </w:r>
      <w:r>
        <w:rPr>
          <w:sz w:val="16"/>
        </w:rPr>
        <w:t>a</w:t>
      </w:r>
      <w:r>
        <w:rPr>
          <w:spacing w:val="-5"/>
          <w:sz w:val="16"/>
        </w:rPr>
        <w:t xml:space="preserve"> </w:t>
      </w:r>
      <w:r>
        <w:rPr>
          <w:sz w:val="16"/>
        </w:rPr>
        <w:t>linear</w:t>
      </w:r>
      <w:r>
        <w:rPr>
          <w:spacing w:val="-5"/>
          <w:sz w:val="16"/>
        </w:rPr>
        <w:t xml:space="preserve"> </w:t>
      </w:r>
      <w:r>
        <w:rPr>
          <w:sz w:val="16"/>
        </w:rPr>
        <w:t>support</w:t>
      </w:r>
      <w:r>
        <w:rPr>
          <w:spacing w:val="-4"/>
          <w:sz w:val="16"/>
        </w:rPr>
        <w:t xml:space="preserve"> </w:t>
      </w:r>
      <w:r>
        <w:rPr>
          <w:sz w:val="16"/>
        </w:rPr>
        <w:t>vector</w:t>
      </w:r>
      <w:r>
        <w:rPr>
          <w:spacing w:val="-5"/>
          <w:sz w:val="16"/>
        </w:rPr>
        <w:t xml:space="preserve"> </w:t>
      </w:r>
      <w:r>
        <w:rPr>
          <w:sz w:val="16"/>
        </w:rPr>
        <w:t>machine</w:t>
      </w:r>
      <w:r>
        <w:rPr>
          <w:spacing w:val="40"/>
          <w:sz w:val="16"/>
        </w:rPr>
        <w:t xml:space="preserve"> </w:t>
      </w:r>
      <w:r>
        <w:rPr>
          <w:sz w:val="16"/>
        </w:rPr>
        <w:t>(SVM), varying window size (2–10 s) and per-fold feature budget (</w:t>
      </w:r>
      <w:r>
        <w:rPr>
          <w:rFonts w:ascii="BIZ UDGothic" w:hAnsi="BIZ UDGothic"/>
          <w:sz w:val="13"/>
        </w:rPr>
        <w:t>inner-k</w:t>
      </w:r>
      <w:r>
        <w:rPr>
          <w:rFonts w:ascii="BIZ UDGothic" w:hAnsi="BIZ UDGothic"/>
          <w:spacing w:val="-11"/>
          <w:sz w:val="13"/>
        </w:rPr>
        <w:t xml:space="preserve"> </w:t>
      </w:r>
      <w:r>
        <w:rPr>
          <w:sz w:val="16"/>
        </w:rPr>
        <w:t xml:space="preserve">1–70) </w:t>
      </w:r>
      <w:r w:rsidR="0068241C">
        <w:rPr>
          <w:sz w:val="16"/>
        </w:rPr>
        <w:t>with</w:t>
      </w:r>
      <w:r>
        <w:rPr>
          <w:spacing w:val="40"/>
          <w:sz w:val="16"/>
        </w:rPr>
        <w:t xml:space="preserve"> </w:t>
      </w:r>
      <w:r>
        <w:rPr>
          <w:sz w:val="16"/>
        </w:rPr>
        <w:t>leave-one-participant-out group equalization and SMOTE during training.</w:t>
      </w:r>
    </w:p>
    <w:p w14:paraId="26268024" w14:textId="421B63D3" w:rsidR="004E7388" w:rsidRDefault="00000000" w:rsidP="00E50DBA">
      <w:pPr>
        <w:spacing w:line="247" w:lineRule="auto"/>
        <w:ind w:left="34" w:right="32" w:firstLine="239"/>
        <w:jc w:val="both"/>
        <w:rPr>
          <w:sz w:val="16"/>
        </w:rPr>
      </w:pPr>
      <w:r>
        <w:rPr>
          <w:sz w:val="16"/>
        </w:rPr>
        <w:t xml:space="preserve">The strongest configuration </w:t>
      </w:r>
      <w:ins w:id="2" w:author="Cynthia Fu" w:date="2026-04-01T23:05:00Z" w16du:dateUtc="2026-04-01T22:05:00Z">
        <w:r w:rsidR="00A96CE8">
          <w:rPr>
            <w:sz w:val="16"/>
          </w:rPr>
          <w:t>(</w:t>
        </w:r>
      </w:ins>
      <w:r>
        <w:rPr>
          <w:sz w:val="16"/>
        </w:rPr>
        <w:t>hybrid model</w:t>
      </w:r>
      <w:ins w:id="3" w:author="Cynthia Fu" w:date="2026-04-01T23:05:00Z" w16du:dateUtc="2026-04-01T22:05:00Z">
        <w:r w:rsidR="00A96CE8">
          <w:rPr>
            <w:sz w:val="16"/>
          </w:rPr>
          <w:t>,</w:t>
        </w:r>
      </w:ins>
      <w:r>
        <w:rPr>
          <w:sz w:val="16"/>
        </w:rPr>
        <w:t xml:space="preserve"> 6 s windows</w:t>
      </w:r>
      <w:r w:rsidR="00A96CE8">
        <w:rPr>
          <w:sz w:val="16"/>
        </w:rPr>
        <w:t>,</w:t>
      </w:r>
      <w:r w:rsidR="00A80772">
        <w:rPr>
          <w:sz w:val="16"/>
        </w:rPr>
        <w:t xml:space="preserve"> inner-k=1)</w:t>
      </w:r>
      <w:r w:rsidR="00DA493E">
        <w:rPr>
          <w:sz w:val="16"/>
        </w:rPr>
        <w:t xml:space="preserve"> </w:t>
      </w:r>
      <w:r w:rsidR="00A80772">
        <w:rPr>
          <w:sz w:val="16"/>
        </w:rPr>
        <w:t>achieved</w:t>
      </w:r>
      <w:r>
        <w:rPr>
          <w:spacing w:val="40"/>
          <w:sz w:val="16"/>
        </w:rPr>
        <w:t xml:space="preserve"> </w:t>
      </w:r>
      <w:r>
        <w:rPr>
          <w:sz w:val="16"/>
        </w:rPr>
        <w:t>patient-level</w:t>
      </w:r>
      <w:r>
        <w:rPr>
          <w:spacing w:val="-8"/>
          <w:sz w:val="16"/>
        </w:rPr>
        <w:t xml:space="preserve"> </w:t>
      </w:r>
      <w:r>
        <w:rPr>
          <w:sz w:val="16"/>
        </w:rPr>
        <w:t>ROC-AUC</w:t>
      </w:r>
      <w:r>
        <w:rPr>
          <w:spacing w:val="-7"/>
          <w:sz w:val="16"/>
        </w:rPr>
        <w:t xml:space="preserve"> </w:t>
      </w:r>
      <w:r>
        <w:rPr>
          <w:sz w:val="16"/>
        </w:rPr>
        <w:t>0.816,</w:t>
      </w:r>
      <w:r>
        <w:rPr>
          <w:spacing w:val="-7"/>
          <w:sz w:val="16"/>
        </w:rPr>
        <w:t xml:space="preserve"> </w:t>
      </w:r>
      <w:r>
        <w:rPr>
          <w:sz w:val="16"/>
        </w:rPr>
        <w:t>PR-AUC</w:t>
      </w:r>
      <w:r>
        <w:rPr>
          <w:spacing w:val="-7"/>
          <w:sz w:val="16"/>
        </w:rPr>
        <w:t xml:space="preserve"> </w:t>
      </w:r>
      <w:r>
        <w:rPr>
          <w:sz w:val="16"/>
        </w:rPr>
        <w:t>0.579,</w:t>
      </w:r>
      <w:r>
        <w:rPr>
          <w:spacing w:val="-8"/>
          <w:sz w:val="16"/>
        </w:rPr>
        <w:t xml:space="preserve"> </w:t>
      </w:r>
      <w:r>
        <w:rPr>
          <w:sz w:val="16"/>
        </w:rPr>
        <w:t>balanced</w:t>
      </w:r>
      <w:r>
        <w:rPr>
          <w:spacing w:val="-7"/>
          <w:sz w:val="16"/>
        </w:rPr>
        <w:t xml:space="preserve"> </w:t>
      </w:r>
      <w:r>
        <w:rPr>
          <w:sz w:val="16"/>
        </w:rPr>
        <w:t>accuracy</w:t>
      </w:r>
      <w:r>
        <w:rPr>
          <w:spacing w:val="-7"/>
          <w:sz w:val="16"/>
        </w:rPr>
        <w:t xml:space="preserve"> </w:t>
      </w:r>
      <w:r>
        <w:rPr>
          <w:sz w:val="16"/>
        </w:rPr>
        <w:t>0.786,</w:t>
      </w:r>
      <w:r>
        <w:rPr>
          <w:spacing w:val="-7"/>
          <w:sz w:val="16"/>
        </w:rPr>
        <w:t xml:space="preserve"> </w:t>
      </w:r>
      <w:r>
        <w:rPr>
          <w:sz w:val="16"/>
        </w:rPr>
        <w:t>accuracy</w:t>
      </w:r>
      <w:r>
        <w:rPr>
          <w:spacing w:val="-7"/>
          <w:sz w:val="16"/>
        </w:rPr>
        <w:t xml:space="preserve"> </w:t>
      </w:r>
      <w:r>
        <w:rPr>
          <w:sz w:val="16"/>
        </w:rPr>
        <w:t>0.810,</w:t>
      </w:r>
      <w:r>
        <w:rPr>
          <w:spacing w:val="-8"/>
          <w:sz w:val="16"/>
        </w:rPr>
        <w:t xml:space="preserve"> </w:t>
      </w:r>
      <w:r>
        <w:rPr>
          <w:sz w:val="16"/>
        </w:rPr>
        <w:t>and</w:t>
      </w:r>
      <w:r>
        <w:rPr>
          <w:spacing w:val="-7"/>
          <w:sz w:val="16"/>
        </w:rPr>
        <w:t xml:space="preserve"> </w:t>
      </w:r>
      <w:r>
        <w:rPr>
          <w:spacing w:val="-5"/>
          <w:sz w:val="16"/>
        </w:rPr>
        <w:t>MCC</w:t>
      </w:r>
      <w:ins w:id="4" w:author="Cynthia Fu" w:date="2026-04-01T23:06:00Z" w16du:dateUtc="2026-04-01T22:06:00Z">
        <w:r w:rsidR="00A80772">
          <w:rPr>
            <w:spacing w:val="-2"/>
            <w:sz w:val="16"/>
          </w:rPr>
          <w:t xml:space="preserve"> </w:t>
        </w:r>
      </w:ins>
      <w:r>
        <w:rPr>
          <w:spacing w:val="-2"/>
          <w:sz w:val="16"/>
        </w:rPr>
        <w:t>0.571</w:t>
      </w:r>
      <w:r>
        <w:rPr>
          <w:spacing w:val="1"/>
          <w:sz w:val="16"/>
        </w:rPr>
        <w:t xml:space="preserve"> </w:t>
      </w:r>
      <w:r>
        <w:rPr>
          <w:spacing w:val="-2"/>
          <w:sz w:val="16"/>
        </w:rPr>
        <w:t>over</w:t>
      </w:r>
      <w:r>
        <w:rPr>
          <w:spacing w:val="1"/>
          <w:sz w:val="16"/>
        </w:rPr>
        <w:t xml:space="preserve"> </w:t>
      </w:r>
      <w:r>
        <w:rPr>
          <w:spacing w:val="-2"/>
          <w:sz w:val="16"/>
        </w:rPr>
        <w:t>21</w:t>
      </w:r>
      <w:r>
        <w:rPr>
          <w:spacing w:val="1"/>
          <w:sz w:val="16"/>
        </w:rPr>
        <w:t xml:space="preserve"> </w:t>
      </w:r>
      <w:r>
        <w:rPr>
          <w:spacing w:val="-2"/>
          <w:sz w:val="16"/>
        </w:rPr>
        <w:t>held-out</w:t>
      </w:r>
      <w:r>
        <w:rPr>
          <w:spacing w:val="1"/>
          <w:sz w:val="16"/>
        </w:rPr>
        <w:t xml:space="preserve"> </w:t>
      </w:r>
      <w:r>
        <w:rPr>
          <w:spacing w:val="-2"/>
          <w:sz w:val="16"/>
        </w:rPr>
        <w:t>participants.</w:t>
      </w:r>
      <w:r>
        <w:rPr>
          <w:spacing w:val="1"/>
          <w:sz w:val="16"/>
        </w:rPr>
        <w:t xml:space="preserve"> </w:t>
      </w:r>
      <w:r>
        <w:rPr>
          <w:spacing w:val="-2"/>
          <w:sz w:val="16"/>
        </w:rPr>
        <w:t>The</w:t>
      </w:r>
      <w:r>
        <w:rPr>
          <w:spacing w:val="2"/>
          <w:sz w:val="16"/>
        </w:rPr>
        <w:t xml:space="preserve"> </w:t>
      </w:r>
      <w:r>
        <w:rPr>
          <w:spacing w:val="-2"/>
          <w:sz w:val="16"/>
        </w:rPr>
        <w:t>best</w:t>
      </w:r>
      <w:r>
        <w:rPr>
          <w:spacing w:val="1"/>
          <w:sz w:val="16"/>
        </w:rPr>
        <w:t xml:space="preserve"> </w:t>
      </w:r>
      <w:r>
        <w:rPr>
          <w:spacing w:val="-2"/>
          <w:sz w:val="16"/>
        </w:rPr>
        <w:t>SVM</w:t>
      </w:r>
      <w:r>
        <w:rPr>
          <w:spacing w:val="1"/>
          <w:sz w:val="16"/>
        </w:rPr>
        <w:t xml:space="preserve"> </w:t>
      </w:r>
      <w:r>
        <w:rPr>
          <w:spacing w:val="-2"/>
          <w:sz w:val="16"/>
        </w:rPr>
        <w:t>configuration</w:t>
      </w:r>
      <w:r>
        <w:rPr>
          <w:spacing w:val="1"/>
          <w:sz w:val="16"/>
        </w:rPr>
        <w:t xml:space="preserve"> </w:t>
      </w:r>
      <w:r>
        <w:rPr>
          <w:spacing w:val="-2"/>
          <w:sz w:val="16"/>
        </w:rPr>
        <w:t>(8</w:t>
      </w:r>
      <w:r>
        <w:rPr>
          <w:spacing w:val="1"/>
          <w:sz w:val="16"/>
        </w:rPr>
        <w:t xml:space="preserve"> </w:t>
      </w:r>
      <w:r>
        <w:rPr>
          <w:spacing w:val="-2"/>
          <w:sz w:val="16"/>
        </w:rPr>
        <w:t>s,</w:t>
      </w:r>
      <w:r>
        <w:rPr>
          <w:spacing w:val="2"/>
          <w:sz w:val="16"/>
        </w:rPr>
        <w:t xml:space="preserve"> </w:t>
      </w:r>
      <w:r>
        <w:rPr>
          <w:rFonts w:ascii="BIZ UDGothic"/>
          <w:spacing w:val="-2"/>
          <w:sz w:val="13"/>
        </w:rPr>
        <w:t>inner-k=30</w:t>
      </w:r>
      <w:r>
        <w:rPr>
          <w:spacing w:val="-2"/>
          <w:sz w:val="16"/>
        </w:rPr>
        <w:t>)</w:t>
      </w:r>
      <w:r>
        <w:rPr>
          <w:spacing w:val="1"/>
          <w:sz w:val="16"/>
        </w:rPr>
        <w:t xml:space="preserve"> </w:t>
      </w:r>
      <w:r>
        <w:rPr>
          <w:spacing w:val="-2"/>
          <w:sz w:val="16"/>
        </w:rPr>
        <w:t>reached</w:t>
      </w:r>
      <w:r>
        <w:rPr>
          <w:spacing w:val="1"/>
          <w:sz w:val="16"/>
        </w:rPr>
        <w:t xml:space="preserve"> </w:t>
      </w:r>
      <w:r>
        <w:rPr>
          <w:spacing w:val="-2"/>
          <w:sz w:val="16"/>
        </w:rPr>
        <w:t>ROC-</w:t>
      </w:r>
      <w:r>
        <w:rPr>
          <w:spacing w:val="-5"/>
          <w:sz w:val="16"/>
        </w:rPr>
        <w:t>AUC</w:t>
      </w:r>
      <w:r w:rsidR="00E50DBA">
        <w:rPr>
          <w:spacing w:val="-5"/>
          <w:sz w:val="16"/>
        </w:rPr>
        <w:t xml:space="preserve"> </w:t>
      </w:r>
      <w:r>
        <w:rPr>
          <w:sz w:val="16"/>
        </w:rPr>
        <w:t xml:space="preserve">0.510 and MCC 0.277. </w:t>
      </w:r>
      <w:r w:rsidR="00E50DBA">
        <w:rPr>
          <w:sz w:val="16"/>
        </w:rPr>
        <w:t xml:space="preserve">Notably, this performance was obtained with </w:t>
      </w:r>
      <w:del w:id="5" w:author="Abin Daniel ZORTO" w:date="2026-04-24T12:15:00Z" w16du:dateUtc="2026-04-24T11:15:00Z">
        <w:r w:rsidR="00E50DBA" w:rsidDel="009D1717">
          <w:rPr>
            <w:sz w:val="16"/>
          </w:rPr>
          <w:delText xml:space="preserve">sparsity, </w:delText>
        </w:r>
        <w:r w:rsidDel="009D1717">
          <w:rPr>
            <w:sz w:val="16"/>
          </w:rPr>
          <w:delText xml:space="preserve"> select</w:delText>
        </w:r>
        <w:r w:rsidR="00E50DBA" w:rsidDel="009D1717">
          <w:rPr>
            <w:sz w:val="16"/>
          </w:rPr>
          <w:delText>ing</w:delText>
        </w:r>
      </w:del>
      <w:ins w:id="6" w:author="Abin Daniel ZORTO" w:date="2026-04-24T12:15:00Z" w16du:dateUtc="2026-04-24T11:15:00Z">
        <w:r w:rsidR="009D1717">
          <w:rPr>
            <w:sz w:val="16"/>
          </w:rPr>
          <w:t>sparsity, selecting</w:t>
        </w:r>
      </w:ins>
      <w:r>
        <w:rPr>
          <w:sz w:val="16"/>
        </w:rPr>
        <w:t xml:space="preserve"> 1 feature per fold and </w:t>
      </w:r>
      <w:r w:rsidR="00E50DBA">
        <w:rPr>
          <w:sz w:val="16"/>
        </w:rPr>
        <w:t xml:space="preserve">yielding </w:t>
      </w:r>
      <w:r>
        <w:rPr>
          <w:sz w:val="16"/>
        </w:rPr>
        <w:t>only 7 unique recurrent</w:t>
      </w:r>
      <w:r>
        <w:rPr>
          <w:spacing w:val="40"/>
          <w:sz w:val="16"/>
        </w:rPr>
        <w:t xml:space="preserve"> </w:t>
      </w:r>
      <w:r>
        <w:rPr>
          <w:sz w:val="16"/>
        </w:rPr>
        <w:t>features</w:t>
      </w:r>
      <w:r>
        <w:rPr>
          <w:spacing w:val="-3"/>
          <w:sz w:val="16"/>
        </w:rPr>
        <w:t xml:space="preserve"> </w:t>
      </w:r>
      <w:r>
        <w:rPr>
          <w:sz w:val="16"/>
        </w:rPr>
        <w:t>overall,</w:t>
      </w:r>
      <w:r>
        <w:rPr>
          <w:spacing w:val="-3"/>
          <w:sz w:val="16"/>
        </w:rPr>
        <w:t xml:space="preserve"> </w:t>
      </w:r>
      <w:r>
        <w:rPr>
          <w:sz w:val="16"/>
        </w:rPr>
        <w:t>with</w:t>
      </w:r>
      <w:r>
        <w:rPr>
          <w:spacing w:val="-3"/>
          <w:sz w:val="16"/>
        </w:rPr>
        <w:t xml:space="preserve"> </w:t>
      </w:r>
      <w:r>
        <w:rPr>
          <w:sz w:val="16"/>
        </w:rPr>
        <w:t>a</w:t>
      </w:r>
      <w:r>
        <w:rPr>
          <w:spacing w:val="-3"/>
          <w:sz w:val="16"/>
        </w:rPr>
        <w:t xml:space="preserve"> </w:t>
      </w:r>
      <w:r>
        <w:rPr>
          <w:sz w:val="16"/>
        </w:rPr>
        <w:t>permutation-tested</w:t>
      </w:r>
      <w:r>
        <w:rPr>
          <w:spacing w:val="-3"/>
          <w:sz w:val="16"/>
        </w:rPr>
        <w:t xml:space="preserve"> </w:t>
      </w:r>
      <w:r>
        <w:rPr>
          <w:sz w:val="16"/>
        </w:rPr>
        <w:t>ROC-AUC</w:t>
      </w:r>
      <w:r>
        <w:rPr>
          <w:spacing w:val="-3"/>
          <w:sz w:val="16"/>
        </w:rPr>
        <w:t xml:space="preserve"> </w:t>
      </w:r>
      <w:r>
        <w:rPr>
          <w:sz w:val="16"/>
        </w:rPr>
        <w:t>advantage</w:t>
      </w:r>
      <w:r>
        <w:rPr>
          <w:spacing w:val="-3"/>
          <w:sz w:val="16"/>
        </w:rPr>
        <w:t xml:space="preserve"> </w:t>
      </w:r>
      <w:r>
        <w:rPr>
          <w:sz w:val="16"/>
        </w:rPr>
        <w:t>over</w:t>
      </w:r>
      <w:r>
        <w:rPr>
          <w:spacing w:val="-3"/>
          <w:sz w:val="16"/>
        </w:rPr>
        <w:t xml:space="preserve"> </w:t>
      </w:r>
      <w:r>
        <w:rPr>
          <w:sz w:val="16"/>
        </w:rPr>
        <w:t>chance</w:t>
      </w:r>
      <w:r>
        <w:rPr>
          <w:spacing w:val="-3"/>
          <w:sz w:val="16"/>
        </w:rPr>
        <w:t xml:space="preserve"> </w:t>
      </w:r>
      <w:r>
        <w:rPr>
          <w:sz w:val="16"/>
        </w:rPr>
        <w:t>(</w:t>
      </w:r>
      <w:r>
        <w:rPr>
          <w:rFonts w:ascii="Cambria" w:eastAsia="Cambria"/>
          <w:sz w:val="16"/>
        </w:rPr>
        <w:t>𝑝 = 0.008</w:t>
      </w:r>
      <w:r>
        <w:rPr>
          <w:sz w:val="16"/>
        </w:rPr>
        <w:t>).</w:t>
      </w:r>
      <w:r>
        <w:rPr>
          <w:spacing w:val="-3"/>
          <w:sz w:val="16"/>
        </w:rPr>
        <w:t xml:space="preserve"> </w:t>
      </w:r>
      <w:r>
        <w:rPr>
          <w:sz w:val="16"/>
        </w:rPr>
        <w:t>Hard-set</w:t>
      </w:r>
      <w:r>
        <w:rPr>
          <w:spacing w:val="40"/>
          <w:sz w:val="16"/>
        </w:rPr>
        <w:t xml:space="preserve"> </w:t>
      </w:r>
      <w:r>
        <w:rPr>
          <w:sz w:val="16"/>
        </w:rPr>
        <w:t>overlap across folds was modest (mean pairwise Jaccard 0.190; Kuncheva index 0.187), while</w:t>
      </w:r>
      <w:r>
        <w:rPr>
          <w:spacing w:val="40"/>
          <w:sz w:val="16"/>
        </w:rPr>
        <w:t xml:space="preserve"> </w:t>
      </w:r>
      <w:r>
        <w:rPr>
          <w:sz w:val="16"/>
        </w:rPr>
        <w:t>recurrent features showed perfect mean effect-direction consistency.</w:t>
      </w:r>
    </w:p>
    <w:p w14:paraId="02CE1C71" w14:textId="672996E6" w:rsidR="004E7388" w:rsidRPr="005916B1" w:rsidRDefault="00000000" w:rsidP="005916B1">
      <w:pPr>
        <w:spacing w:before="3" w:line="247" w:lineRule="auto"/>
        <w:ind w:left="34" w:right="32" w:firstLine="239"/>
        <w:jc w:val="both"/>
        <w:rPr>
          <w:spacing w:val="-10"/>
          <w:sz w:val="16"/>
        </w:rPr>
        <w:sectPr w:rsidR="004E7388" w:rsidRPr="005916B1" w:rsidSect="00946763">
          <w:type w:val="continuous"/>
          <w:pgSz w:w="11910" w:h="15880"/>
          <w:pgMar w:top="992" w:right="992" w:bottom="992" w:left="992" w:header="0" w:footer="516" w:gutter="0"/>
          <w:cols w:num="2" w:space="720" w:equalWidth="0">
            <w:col w:w="2431" w:space="1017"/>
            <w:col w:w="6478"/>
          </w:cols>
        </w:sectPr>
      </w:pPr>
      <w:r>
        <w:rPr>
          <w:sz w:val="16"/>
        </w:rPr>
        <w:t>These</w:t>
      </w:r>
      <w:r>
        <w:rPr>
          <w:spacing w:val="-10"/>
          <w:sz w:val="16"/>
        </w:rPr>
        <w:t xml:space="preserve"> </w:t>
      </w:r>
      <w:r>
        <w:rPr>
          <w:sz w:val="16"/>
        </w:rPr>
        <w:t>findings</w:t>
      </w:r>
      <w:r>
        <w:rPr>
          <w:spacing w:val="-10"/>
          <w:sz w:val="16"/>
        </w:rPr>
        <w:t xml:space="preserve"> </w:t>
      </w:r>
      <w:r>
        <w:rPr>
          <w:sz w:val="16"/>
        </w:rPr>
        <w:t>show</w:t>
      </w:r>
      <w:r>
        <w:rPr>
          <w:spacing w:val="-10"/>
          <w:sz w:val="16"/>
        </w:rPr>
        <w:t xml:space="preserve"> </w:t>
      </w:r>
      <w:r>
        <w:rPr>
          <w:sz w:val="16"/>
        </w:rPr>
        <w:t>that</w:t>
      </w:r>
      <w:r>
        <w:rPr>
          <w:spacing w:val="-10"/>
          <w:sz w:val="16"/>
        </w:rPr>
        <w:t xml:space="preserve"> </w:t>
      </w:r>
      <w:r w:rsidR="00685351">
        <w:rPr>
          <w:spacing w:val="-10"/>
          <w:sz w:val="16"/>
        </w:rPr>
        <w:t xml:space="preserve">clinically </w:t>
      </w:r>
      <w:del w:id="7" w:author="Abin Daniel ZORTO" w:date="2026-04-24T12:15:00Z" w16du:dateUtc="2026-04-24T11:15:00Z">
        <w:r w:rsidR="00685351" w:rsidDel="009D1717">
          <w:rPr>
            <w:spacing w:val="-10"/>
            <w:sz w:val="16"/>
          </w:rPr>
          <w:delText xml:space="preserve">relevant </w:delText>
        </w:r>
        <w:r w:rsidDel="009D1717">
          <w:rPr>
            <w:spacing w:val="-10"/>
            <w:sz w:val="16"/>
          </w:rPr>
          <w:delText xml:space="preserve"> </w:delText>
        </w:r>
        <w:r w:rsidDel="009D1717">
          <w:rPr>
            <w:sz w:val="16"/>
          </w:rPr>
          <w:delText>patient</w:delText>
        </w:r>
      </w:del>
      <w:ins w:id="8" w:author="Abin Daniel ZORTO" w:date="2026-04-24T12:15:00Z" w16du:dateUtc="2026-04-24T11:15:00Z">
        <w:r w:rsidR="009D1717">
          <w:rPr>
            <w:spacing w:val="-10"/>
            <w:sz w:val="16"/>
          </w:rPr>
          <w:t>relevant patient</w:t>
        </w:r>
      </w:ins>
      <w:r>
        <w:rPr>
          <w:sz w:val="16"/>
        </w:rPr>
        <w:t>-level</w:t>
      </w:r>
      <w:r>
        <w:rPr>
          <w:spacing w:val="-10"/>
          <w:sz w:val="16"/>
        </w:rPr>
        <w:t xml:space="preserve"> </w:t>
      </w:r>
      <w:r>
        <w:rPr>
          <w:sz w:val="16"/>
        </w:rPr>
        <w:t>discrimination</w:t>
      </w:r>
      <w:r>
        <w:rPr>
          <w:spacing w:val="-10"/>
          <w:sz w:val="16"/>
        </w:rPr>
        <w:t xml:space="preserve"> </w:t>
      </w:r>
      <w:r>
        <w:rPr>
          <w:sz w:val="16"/>
        </w:rPr>
        <w:t>can</w:t>
      </w:r>
      <w:r>
        <w:rPr>
          <w:spacing w:val="-10"/>
          <w:sz w:val="16"/>
        </w:rPr>
        <w:t xml:space="preserve"> </w:t>
      </w:r>
      <w:r>
        <w:rPr>
          <w:sz w:val="16"/>
        </w:rPr>
        <w:t>emerge</w:t>
      </w:r>
      <w:r>
        <w:rPr>
          <w:spacing w:val="-10"/>
          <w:sz w:val="16"/>
        </w:rPr>
        <w:t xml:space="preserve"> </w:t>
      </w:r>
      <w:del w:id="9" w:author="Abin Daniel ZORTO" w:date="2026-04-24T12:15:00Z" w16du:dateUtc="2026-04-24T11:15:00Z">
        <w:r w:rsidDel="009D1717">
          <w:rPr>
            <w:sz w:val="16"/>
          </w:rPr>
          <w:delText>from</w:delText>
        </w:r>
        <w:r w:rsidDel="009D1717">
          <w:rPr>
            <w:spacing w:val="-10"/>
            <w:sz w:val="16"/>
          </w:rPr>
          <w:delText xml:space="preserve">  </w:delText>
        </w:r>
        <w:r w:rsidR="00685351" w:rsidDel="009D1717">
          <w:rPr>
            <w:sz w:val="16"/>
          </w:rPr>
          <w:delText>highly</w:delText>
        </w:r>
      </w:del>
      <w:ins w:id="10" w:author="Abin Daniel ZORTO" w:date="2026-04-24T12:15:00Z" w16du:dateUtc="2026-04-24T11:15:00Z">
        <w:r w:rsidR="009D1717">
          <w:rPr>
            <w:sz w:val="16"/>
          </w:rPr>
          <w:t>from</w:t>
        </w:r>
        <w:r w:rsidR="009D1717">
          <w:rPr>
            <w:spacing w:val="-10"/>
            <w:sz w:val="16"/>
          </w:rPr>
          <w:t xml:space="preserve"> highly</w:t>
        </w:r>
      </w:ins>
      <w:r w:rsidR="00685351">
        <w:rPr>
          <w:spacing w:val="-10"/>
          <w:sz w:val="16"/>
        </w:rPr>
        <w:t xml:space="preserve"> </w:t>
      </w:r>
      <w:r>
        <w:rPr>
          <w:sz w:val="16"/>
        </w:rPr>
        <w:t>sparse</w:t>
      </w:r>
      <w:r w:rsidR="00685351">
        <w:rPr>
          <w:sz w:val="16"/>
        </w:rPr>
        <w:t xml:space="preserve"> repres</w:t>
      </w:r>
      <w:r w:rsidR="00CA7791">
        <w:rPr>
          <w:sz w:val="16"/>
        </w:rPr>
        <w:t>entations of</w:t>
      </w:r>
      <w:r>
        <w:rPr>
          <w:spacing w:val="40"/>
          <w:sz w:val="16"/>
        </w:rPr>
        <w:t xml:space="preserve"> </w:t>
      </w:r>
      <w:r>
        <w:rPr>
          <w:sz w:val="16"/>
        </w:rPr>
        <w:t>low-montage EEG. The strongest run concentrated its signal in a small recurrent</w:t>
      </w:r>
      <w:r>
        <w:rPr>
          <w:spacing w:val="40"/>
          <w:sz w:val="16"/>
        </w:rPr>
        <w:t xml:space="preserve"> </w:t>
      </w:r>
      <w:r>
        <w:rPr>
          <w:sz w:val="16"/>
        </w:rPr>
        <w:t>biomarker set centered on temporal spectral entropy and frontal-temporal difference measures</w:t>
      </w:r>
      <w:r w:rsidR="00CA7791">
        <w:rPr>
          <w:sz w:val="16"/>
        </w:rPr>
        <w:t xml:space="preserve">. </w:t>
      </w:r>
      <w:r w:rsidR="00951776">
        <w:rPr>
          <w:sz w:val="16"/>
        </w:rPr>
        <w:t xml:space="preserve">The findings </w:t>
      </w:r>
      <w:r w:rsidR="007B3304">
        <w:rPr>
          <w:sz w:val="16"/>
        </w:rPr>
        <w:t>suggest</w:t>
      </w:r>
      <w:r w:rsidR="00951776">
        <w:rPr>
          <w:sz w:val="16"/>
        </w:rPr>
        <w:t xml:space="preserve"> a compact, interpretable biomarker that converges with p</w:t>
      </w:r>
      <w:r w:rsidR="00411EC0">
        <w:rPr>
          <w:sz w:val="16"/>
        </w:rPr>
        <w:t xml:space="preserve">revious </w:t>
      </w:r>
      <w:r w:rsidR="00951776">
        <w:rPr>
          <w:sz w:val="16"/>
        </w:rPr>
        <w:t>power spectral density</w:t>
      </w:r>
      <w:r w:rsidR="00411EC0">
        <w:rPr>
          <w:sz w:val="16"/>
        </w:rPr>
        <w:t>-based finding</w:t>
      </w:r>
      <w:r w:rsidR="007B3304">
        <w:rPr>
          <w:sz w:val="16"/>
        </w:rPr>
        <w:t>s</w:t>
      </w:r>
      <w:r>
        <w:rPr>
          <w:sz w:val="16"/>
        </w:rPr>
        <w:t>,</w:t>
      </w:r>
      <w:r>
        <w:rPr>
          <w:spacing w:val="40"/>
          <w:sz w:val="16"/>
        </w:rPr>
        <w:t xml:space="preserve"> </w:t>
      </w:r>
      <w:r>
        <w:rPr>
          <w:spacing w:val="-2"/>
          <w:sz w:val="16"/>
        </w:rPr>
        <w:t>supporting low-montage resting-state EEG as a basis for pretreatment stratification</w:t>
      </w:r>
      <w:r>
        <w:rPr>
          <w:sz w:val="16"/>
        </w:rPr>
        <w:t>.</w:t>
      </w:r>
    </w:p>
    <w:p w14:paraId="3825C2C3" w14:textId="77777777" w:rsidR="004E7388" w:rsidRDefault="004E7388">
      <w:pPr>
        <w:pStyle w:val="BodyText"/>
        <w:spacing w:before="84"/>
      </w:pPr>
    </w:p>
    <w:p w14:paraId="1BAD9706" w14:textId="77777777" w:rsidR="004E7388" w:rsidRDefault="005F5BA3">
      <w:pPr>
        <w:spacing w:line="20" w:lineRule="exact"/>
        <w:ind w:left="34" w:right="-29"/>
        <w:rPr>
          <w:sz w:val="2"/>
        </w:rPr>
      </w:pPr>
      <w:r>
        <w:rPr>
          <w:noProof/>
          <w:sz w:val="2"/>
        </w:rPr>
        <mc:AlternateContent>
          <mc:Choice Requires="wpg">
            <w:drawing>
              <wp:inline distT="0" distB="0" distL="0" distR="0" wp14:anchorId="580D36E0" wp14:editId="3FC03475">
                <wp:extent cx="6257290" cy="5080"/>
                <wp:effectExtent l="0" t="0" r="16510" b="7620"/>
                <wp:docPr id="494628605"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7290" cy="5080"/>
                          <a:chOff x="0" y="0"/>
                          <a:chExt cx="9854" cy="8"/>
                        </a:xfrm>
                      </wpg:grpSpPr>
                      <wps:wsp>
                        <wps:cNvPr id="1653244340" name="Line 5"/>
                        <wps:cNvCnPr>
                          <a:cxnSpLocks/>
                        </wps:cNvCnPr>
                        <wps:spPr bwMode="auto">
                          <a:xfrm>
                            <a:off x="0" y="4"/>
                            <a:ext cx="9853" cy="0"/>
                          </a:xfrm>
                          <a:prstGeom prst="line">
                            <a:avLst/>
                          </a:prstGeom>
                          <a:noFill/>
                          <a:ln w="5055">
                            <a:solidFill>
                              <a:srgbClr val="7F7F7F"/>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A8FE27F" id="docshapegroup6" o:spid="_x0000_s1026" style="width:492.7pt;height:.4pt;mso-position-horizontal-relative:char;mso-position-vertical-relative:line" coordsize="985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">
                <v:line id="Line 5" o:spid="_x0000_s1027" style="position:absolute;visibility:visible;mso-wrap-style:square" from="0,4" to="985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" strokecolor="#7f7f7f" strokeweight=".14042mm">
                  <o:lock v:ext="edit" shapetype="f"/>
                </v:line>
                <w10:anchorlock/>
              </v:group>
            </w:pict>
          </mc:Fallback>
        </mc:AlternateContent>
      </w:r>
    </w:p>
    <w:p w14:paraId="6D878609" w14:textId="77777777" w:rsidR="004E7388" w:rsidRDefault="004E7388">
      <w:pPr>
        <w:spacing w:line="20" w:lineRule="exact"/>
        <w:rPr>
          <w:sz w:val="2"/>
        </w:rPr>
        <w:sectPr w:rsidR="004E7388" w:rsidSect="00946763">
          <w:type w:val="continuous"/>
          <w:pgSz w:w="11910" w:h="15880"/>
          <w:pgMar w:top="992" w:right="992" w:bottom="992" w:left="992" w:header="0" w:footer="516" w:gutter="0"/>
          <w:cols w:space="720"/>
        </w:sectPr>
      </w:pPr>
    </w:p>
    <w:p w14:paraId="032E04B4" w14:textId="77777777" w:rsidR="004E7388" w:rsidRDefault="00000000">
      <w:pPr>
        <w:pStyle w:val="Heading1"/>
        <w:numPr>
          <w:ilvl w:val="0"/>
          <w:numId w:val="3"/>
        </w:numPr>
        <w:tabs>
          <w:tab w:val="left" w:pos="332"/>
        </w:tabs>
        <w:spacing w:before="78"/>
        <w:ind w:left="332" w:hanging="298"/>
      </w:pPr>
      <w:r>
        <w:rPr>
          <w:spacing w:val="-2"/>
        </w:rPr>
        <w:t>Introduction</w:t>
      </w:r>
    </w:p>
    <w:p w14:paraId="4AD2A438" w14:textId="77F8FA7F" w:rsidR="0080606E" w:rsidRDefault="00B9388A">
      <w:pPr>
        <w:pStyle w:val="BodyText"/>
        <w:spacing w:before="81" w:line="249" w:lineRule="auto"/>
        <w:ind w:left="34" w:firstLine="298"/>
        <w:jc w:val="both"/>
        <w:rPr>
          <w:ins w:id="11" w:author="Cynthia Fu" w:date="2026-04-01T23:24:00Z" w16du:dateUtc="2026-04-01T22:24:00Z"/>
          <w:spacing w:val="-2"/>
        </w:rPr>
      </w:pPr>
      <w:r w:rsidRPr="00B9388A">
        <w:t>Major depressive disorder (MDD) remains a leading cause of global disability and is characterized by marked heterogeneity in clinical presentation, neurobiology, and treatment response. Despite the availability of pharmacological and psychotherapeutic interventions, a substantial proportion of patients fail to achieve remission, motivating increasing interest in neuromodulation approaches such as transcranial direct current stimulation (tDCS)</w:t>
      </w:r>
      <w:r w:rsidR="00786103">
        <w:t xml:space="preserve"> </w:t>
      </w:r>
      <w:commentRangeStart w:id="12"/>
      <w:r w:rsidR="00104D21">
        <w:fldChar w:fldCharType="begin"/>
      </w:r>
      <w:r w:rsidR="00104D21">
        <w:instrText xml:space="preserve"> REF _Ref226122431 \r \h </w:instrText>
      </w:r>
      <w:r w:rsidR="00104D21">
        <w:fldChar w:fldCharType="separate"/>
      </w:r>
      <w:r w:rsidR="003A0769">
        <w:fldChar w:fldCharType="begin"/>
      </w:r>
      <w:r w:rsidR="00990BBE">
        <w:instrText xml:space="preserve"> ADDIN ZOTERO_ITEM CSL_CITATION {"citationID":"5UBUtEK4","properties":{"unsorted":false,"formattedCitation":"[1]","plainCitation":"[1]","noteIndex":0},"citationItems":[{"id":89,"uris":["http://zotero.org/users/13452644/items/TJW8XTC4"],"itemData":{"id":89,"type":"article-journal","container-title":"International Review of Psychiatry","DOI":"10.1080/09540261.2021.1879030","issue":"3","page":"250–265","title":"Is tDCS a potential first line treatment for major depression?","volume":"33","author":[{"family":"Woodham","given":"Rachel"},{"family":"Rimmer","given":"Rachael M"},{"family":"Mutz","given":"Julian"},{"family":"Fu","given":"Cynthia H. Y."}],"issued":{"date-parts":[["2021",5]]}}}],"schema":"https://github.com/citation-style-language/schema/raw/master/csl-citation.json"} </w:instrText>
      </w:r>
      <w:r w:rsidR="003A0769">
        <w:fldChar w:fldCharType="separate"/>
      </w:r>
      <w:r w:rsidR="00990BBE">
        <w:rPr>
          <w:noProof/>
        </w:rPr>
        <w:t>[1]</w:t>
      </w:r>
      <w:r w:rsidR="003A0769">
        <w:fldChar w:fldCharType="end"/>
      </w:r>
      <w:r w:rsidR="00104D21">
        <w:fldChar w:fldCharType="end"/>
      </w:r>
      <w:commentRangeEnd w:id="12"/>
      <w:r w:rsidR="005A53D8" w:rsidRPr="00B9388A">
        <w:rPr>
          <w:rStyle w:val="CommentReference"/>
          <w:sz w:val="20"/>
          <w:szCs w:val="20"/>
        </w:rPr>
        <w:commentReference w:id="12"/>
      </w:r>
      <w:r w:rsidRPr="00B9388A">
        <w:t xml:space="preserve"> While randomized controlled trials and recent large-scale studies support the feasibility and clinical potential of tDCS</w:t>
      </w:r>
      <w:r w:rsidR="00815070">
        <w:t>, i</w:t>
      </w:r>
      <w:r w:rsidRPr="00B9388A">
        <w:t>ncluding fully remote, home-based delivery</w:t>
      </w:r>
      <w:r w:rsidR="00815070">
        <w:t>, t</w:t>
      </w:r>
      <w:r w:rsidRPr="00B9388A">
        <w:t>reatment outcomes remain variable at the individual level</w:t>
      </w:r>
      <w:r w:rsidR="00786103">
        <w:t xml:space="preserve"> </w:t>
      </w:r>
      <w:commentRangeStart w:id="13"/>
      <w:r w:rsidR="003A0769">
        <w:fldChar w:fldCharType="begin"/>
      </w:r>
      <w:r w:rsidR="003A0769">
        <w:instrText xml:space="preserve"> ADDIN ZOTERO_ITEM CSL_CITATION {"citationID":"I2FcCxfA","properties":{"unsorted":false,"formattedCitation":"[2], [3]","plainCitation":"[2], [3]","noteIndex":0},"citationItems":[{"id":90,"uris":["http://zotero.org/users/13452644/items/YNG5WD33"],"itemData":{"id":90,"type":"article-journal","container-title":"Nature medicine","DOI":"10.1038/s41591-024-03305-y","issue":"1","page":"87–95","publisher":"Nature Publishing Group US New York","title":"Home-based transcranial direct current stimulation treatment for major depressive disorder: a fully remote phase 2 randomized sham-controlled trial","volume":"31","author":[{"family":"Woodham","given":"Rachel D"},{"family":"Selvaraj","given":"Sudhakar"},{"family":"Lajmi","given":"Nahed"},{"family":"Hobday","given":"Harriet"},{"family":"Sheehan","given":"Gabrielle"},{"family":"Ghazi-Noori","given":"Ali-Reza"},{"family":"Lagerberg","given":"Peter J"},{"family":"Rizvi","given":"Maheen"},{"family":"Kwon","given":"Sarah S"},{"family":"Orhii","given":"Paulette"},{"literal":"others"}],"issued":{"date-parts":[["2025"]]}}},{"id":91,"uris":["http://zotero.org/users/13452644/items/D4GGTLN3"],"itemData":{"id":91,"type":"article-journal","container-title":"Journal of Affective Disorders","DOI":"10.1016/j.jad.2025.121009","page":"121009","title":"A systematic review of transcranial electrical stimulation and meta-analysis of transcranial direct current stimulation RCTs in unipolar and bipolar depression","volume":"400","author":[{"family":"Hampsey","given":"E"},{"family":"Kalfas","given":"M"},{"family":"Carter","given":"L"},{"family":"Bloomfield","given":"M"},{"family":"Rezaei","given":"H"},{"family":"Young","given":"Allan H"},{"family":"Fu","given":"Cynthia H. Y."}],"issued":{"date-parts":[["2026",5,1]]}}}],"schema":"https://github.com/citation-style-language/schema/raw/master/csl-citation.json"} </w:instrText>
      </w:r>
      <w:r w:rsidR="003A0769">
        <w:fldChar w:fldCharType="separate"/>
      </w:r>
      <w:r w:rsidR="003A0769">
        <w:rPr>
          <w:noProof/>
        </w:rPr>
        <w:t>[2], [3]</w:t>
      </w:r>
      <w:r w:rsidR="003A0769">
        <w:fldChar w:fldCharType="end"/>
      </w:r>
      <w:commentRangeEnd w:id="13"/>
      <w:r w:rsidR="005A53D8">
        <w:rPr>
          <w:rStyle w:val="CommentReference"/>
          <w:sz w:val="20"/>
          <w:szCs w:val="20"/>
        </w:rPr>
        <w:commentReference w:id="13"/>
      </w:r>
      <w:r w:rsidR="00786103">
        <w:t>.</w:t>
      </w:r>
      <w:r w:rsidR="0080606E">
        <w:t xml:space="preserve"> </w:t>
      </w:r>
    </w:p>
    <w:p w14:paraId="08236976" w14:textId="1B7F895F" w:rsidR="004E7388" w:rsidRDefault="00EC4EFD" w:rsidP="00946763">
      <w:pPr>
        <w:pStyle w:val="BodyText"/>
        <w:spacing w:before="81" w:line="249" w:lineRule="auto"/>
        <w:ind w:left="34" w:firstLine="298"/>
        <w:jc w:val="both"/>
      </w:pPr>
      <w:r>
        <w:t xml:space="preserve">Home-based delivery has moved from concept to clinical trial: a fully remote phase 2 randomized sham-controlled study demonstrated home-based tDCS in major depressive disorder </w:t>
      </w:r>
      <w:r w:rsidR="00031D28">
        <w:fldChar w:fldCharType="begin"/>
      </w:r>
      <w:r w:rsidR="003A0769">
        <w:instrText xml:space="preserve"> ADDIN ZOTERO_ITEM CSL_CITATION {"citationID":"YkrQycCW","properties":{"unsorted":false,"formattedCitation":"[2]","plainCitation":"[2]","noteIndex":0},"citationItems":[{"id":90,"uris":["http://zotero.org/users/13452644/items/YNG5WD33"],"itemData":{"id":90,"type":"article-journal","container-title":"Nature medicine","DOI":"10.1038/s41591-024-03305-y","issue":"1","page":"87–95","publisher":"Nature Publishing Group US New York","title":"Home-based transcranial direct current stimulation treatment for major depressive disorder: a fully remote phase 2 randomized sham-controlled trial","volume":"31","author":[{"family":"Woodham","given":"Rachel D"},{"family":"Selvaraj","given":"Sudhakar"},{"family":"Lajmi","given":"Nahed"},{"family":"Hobday","given":"Harriet"},{"family":"Sheehan","given":"Gabrielle"},{"family":"Ghazi-Noori","given":"Ali-Reza"},{"family":"Lagerberg","given":"Peter J"},{"family":"Rizvi","given":"Maheen"},{"family":"Kwon","given":"Sarah S"},{"family":"Orhii","given":"Paulette"},{"literal":"others"}],"issued":{"date-parts":[["2025"]]}}}],"schema":"https://github.com/citation-style-language/schema/raw/master/csl-citation.json"} </w:instrText>
      </w:r>
      <w:r w:rsidR="00031D28">
        <w:fldChar w:fldCharType="separate"/>
      </w:r>
      <w:r w:rsidR="003A0769">
        <w:t>[2]</w:t>
      </w:r>
      <w:r w:rsidR="00031D28">
        <w:fldChar w:fldCharType="end"/>
      </w:r>
      <w:r>
        <w:t>, and qualitative follow-up work found the approach acceptable to participants</w:t>
      </w:r>
      <w:r w:rsidR="00B90873">
        <w:t xml:space="preserve"> </w:t>
      </w:r>
      <w:r w:rsidR="00B90873">
        <w:fldChar w:fldCharType="begin"/>
      </w:r>
      <w:r w:rsidR="00990BBE">
        <w:instrText xml:space="preserve"> ADDIN ZOTERO_ITEM CSL_CITATION {"citationID":"Mjx5eaHh","properties":{"unsorted":false,"formattedCitation":"[4]","plainCitation":"[4]","noteIndex":0},"citationItems":[{"id":92,"uris":["http://zotero.org/users/13452644/items/QIC6TGFB"],"itemData":{"id":92,"type":"article-journal","container-title":"Mental Health Review Journal","issue":"1","page":"79–91","publisher":"Emerald Publishing Limited","title":"Acceptability of home-based transcranial direct current stimulation (tDCS) in major depression: a qualitative analysis of individual experiences","volume":"29","author":[{"family":"Rimmer","given":"Rachael M"},{"family":"Woodham","given":"Rachel D"},{"family":"Cahill","given":"Sharon"},{"family":"Fu","given":"Cynthia HY"}],"issued":{"date-parts":[["2024"]]}}}],"schema":"https://github.com/citation-style-language/schema/raw/master/csl-citation.json"} </w:instrText>
      </w:r>
      <w:r w:rsidR="00B90873">
        <w:fldChar w:fldCharType="separate"/>
      </w:r>
      <w:r w:rsidR="00990BBE">
        <w:t>[4]</w:t>
      </w:r>
      <w:r w:rsidR="00B90873">
        <w:fldChar w:fldCharType="end"/>
      </w:r>
      <w:r w:rsidR="00990BBE">
        <w:t>.</w:t>
      </w:r>
      <w:r>
        <w:t xml:space="preserve"> These advances </w:t>
      </w:r>
      <w:r>
        <w:rPr>
          <w:spacing w:val="-2"/>
        </w:rPr>
        <w:t>make</w:t>
      </w:r>
      <w:r>
        <w:rPr>
          <w:spacing w:val="-3"/>
        </w:rPr>
        <w:t xml:space="preserve"> </w:t>
      </w:r>
      <w:r>
        <w:rPr>
          <w:spacing w:val="-2"/>
        </w:rPr>
        <w:t>pretreatment</w:t>
      </w:r>
      <w:r>
        <w:rPr>
          <w:spacing w:val="-4"/>
        </w:rPr>
        <w:t xml:space="preserve"> </w:t>
      </w:r>
      <w:r>
        <w:rPr>
          <w:spacing w:val="-2"/>
        </w:rPr>
        <w:t>stratification a</w:t>
      </w:r>
      <w:r>
        <w:rPr>
          <w:spacing w:val="-4"/>
        </w:rPr>
        <w:t xml:space="preserve"> </w:t>
      </w:r>
      <w:r>
        <w:rPr>
          <w:spacing w:val="-2"/>
        </w:rPr>
        <w:t>practical clinical</w:t>
      </w:r>
      <w:r>
        <w:rPr>
          <w:spacing w:val="-4"/>
        </w:rPr>
        <w:t xml:space="preserve"> </w:t>
      </w:r>
      <w:r>
        <w:rPr>
          <w:spacing w:val="-2"/>
        </w:rPr>
        <w:t>problem.</w:t>
      </w:r>
      <w:r w:rsidR="00DA493E">
        <w:rPr>
          <w:spacing w:val="-2"/>
        </w:rPr>
        <w:t xml:space="preserve"> </w:t>
      </w:r>
      <w:r w:rsidR="008662C9" w:rsidRPr="008662C9">
        <w:t xml:space="preserve">A central challenge </w:t>
      </w:r>
      <w:r w:rsidR="008662C9">
        <w:t>is</w:t>
      </w:r>
      <w:r w:rsidR="008662C9" w:rsidRPr="008662C9">
        <w:t xml:space="preserve"> pretreatment stratification: identifying which patients are more likely to achieve remission before treatment begins. Electroencephalography (EEG) is </w:t>
      </w:r>
      <w:r w:rsidR="008662C9">
        <w:t xml:space="preserve">a potential </w:t>
      </w:r>
      <w:r w:rsidR="008662C9" w:rsidRPr="008662C9">
        <w:t xml:space="preserve">modality for this purpose due to its portability, low cost, and high temporal resolution. </w:t>
      </w:r>
    </w:p>
    <w:p w14:paraId="6D74B02C" w14:textId="21C6FA29" w:rsidR="004E7388" w:rsidRDefault="00000000" w:rsidP="00FE2D6F">
      <w:pPr>
        <w:pStyle w:val="BodyText"/>
        <w:spacing w:line="249" w:lineRule="auto"/>
        <w:ind w:left="34" w:right="32" w:firstLine="298"/>
        <w:jc w:val="both"/>
      </w:pPr>
      <w:r>
        <w:t xml:space="preserve">The literature on EEG biomarkers in major depressive disorder is encouraging </w:t>
      </w:r>
      <w:r w:rsidR="00AE4909">
        <w:t xml:space="preserve">though </w:t>
      </w:r>
      <w:r>
        <w:t xml:space="preserve">methodologically uneven. </w:t>
      </w:r>
      <w:r>
        <w:t>Reviews and biomarker overviews have repeatedly highlighted spectral, asymmetry, vigilance, entropy, and complexity signatures as potentially informative marker families</w:t>
      </w:r>
      <w:r>
        <w:rPr>
          <w:spacing w:val="-1"/>
        </w:rPr>
        <w:t xml:space="preserve"> </w:t>
      </w:r>
      <w:r w:rsidR="0078606D">
        <w:fldChar w:fldCharType="begin"/>
      </w:r>
      <w:r w:rsidR="00990BBE">
        <w:instrText xml:space="preserve"> ADDIN ZOTERO_ITEM CSL_CITATION {"citationID":"ZlF0sTPT","properties":{"unsorted":false,"formattedCitation":"[5], [6], [7]","plainCitation":"[5], [6], [7]","noteIndex":0},"citationItems":[{"id":31,"uris":["http://zotero.org/users/13452644/items/P6J8XISV"],"itemData":{"id":31,"type":"article-journal","container-title":"International Review of Psychiatry","DOI":"10.3109/09540261.2013.816269","title":"EEG biomarkers in major depressive disorder: Discriminative power and prediction of treatment response","URL":"https://doi.org/10.3109/09540261.2013.816269","author":[{"family":"Olbrich","given":"Sebastian"},{"family":"Arns","given":"Martijn"}],"issued":{"date-parts":[["2013"]]}}},{"id":55,"uris":["http://zotero.org/users/13452644/items/QI4S6DS9"],"itemData":{"id":55,"type":"article-journal","container-title":"Neuropsychobiology","DOI":"10.1159/000437435","title":"Personalized Medicine: Review and Perspectives of Promising Baseline EEG Biomarkers in Major Depressive Disorder and Attention Deficit Hyperactivity Disorder","URL":"https://doi.org/10.1159/000437435","author":[{"family":"Olbrich","given":"Sebastian"},{"family":"Dinteren","given":"Rik","dropping-particle":"van"},{"family":"Arns","given":"Martijn"}],"issued":{"date-parts":[["2015"]]}}},{"id":74,"uris":["http://zotero.org/users/13452644/items/8HEKJNZE"],"itemData":{"id":74,"type":"article-journal","container-title":"Current Psychiatry Reports","DOI":"10.1007/s11920-010-0160-4","title":"Biomarkers to Predict Antidepressant Response","URL":"https://pubmed.ncbi.nlm.nih.gov/20963521/","author":[{"family":"Leuchter","given":"Andrew F."},{"family":"Cook","given":"Ian A."},{"family":"Hamilton","given":"Steven P."},{"family":"Narr","given":"Katherine L."},{"family":"Toga","given":"Arthur"},{"family":"Hunter","given":"Aimee M."},{"family":"Faull","given":"Kym"},{"family":"Whitelegge","given":"Julian"},{"family":"Andrews","given":"Anne M."},{"family":"Loo","given":"Joseph"},{"family":"Way","given":"Baldwin"},{"family":"Nelson","given":"Stanley F."},{"family":"Horvath","given":"Steven"},{"family":"Lebowitz","given":"Barry D."}],"issued":{"date-parts":[["2010"]]}}}],"schema":"https://github.com/citation-style-language/schema/raw/master/csl-citation.json"} </w:instrText>
      </w:r>
      <w:r w:rsidR="0078606D">
        <w:fldChar w:fldCharType="separate"/>
      </w:r>
      <w:r w:rsidR="00990BBE">
        <w:t>[5], [6], [7]</w:t>
      </w:r>
      <w:r w:rsidR="0078606D">
        <w:fldChar w:fldCharType="end"/>
      </w:r>
      <w:r w:rsidR="00990BBE">
        <w:t>. Re</w:t>
      </w:r>
      <w:r>
        <w:t>lated</w:t>
      </w:r>
      <w:r>
        <w:rPr>
          <w:spacing w:val="-1"/>
        </w:rPr>
        <w:t xml:space="preserve"> </w:t>
      </w:r>
      <w:r>
        <w:t>discussions</w:t>
      </w:r>
      <w:r>
        <w:rPr>
          <w:spacing w:val="-1"/>
        </w:rPr>
        <w:t xml:space="preserve"> </w:t>
      </w:r>
      <w:r>
        <w:t>of</w:t>
      </w:r>
      <w:r>
        <w:rPr>
          <w:spacing w:val="-1"/>
        </w:rPr>
        <w:t xml:space="preserve"> </w:t>
      </w:r>
      <w:r>
        <w:t>neuroimaging</w:t>
      </w:r>
      <w:r>
        <w:rPr>
          <w:spacing w:val="-1"/>
        </w:rPr>
        <w:t xml:space="preserve"> </w:t>
      </w:r>
      <w:r>
        <w:t>and EEG</w:t>
      </w:r>
      <w:r>
        <w:rPr>
          <w:spacing w:val="-3"/>
        </w:rPr>
        <w:t xml:space="preserve"> </w:t>
      </w:r>
      <w:r>
        <w:t>biomarkers</w:t>
      </w:r>
      <w:r>
        <w:rPr>
          <w:spacing w:val="-3"/>
        </w:rPr>
        <w:t xml:space="preserve"> </w:t>
      </w:r>
      <w:r>
        <w:t>have</w:t>
      </w:r>
      <w:r>
        <w:rPr>
          <w:spacing w:val="-3"/>
        </w:rPr>
        <w:t xml:space="preserve"> </w:t>
      </w:r>
      <w:r>
        <w:t>emphasized</w:t>
      </w:r>
      <w:r>
        <w:rPr>
          <w:spacing w:val="-3"/>
        </w:rPr>
        <w:t xml:space="preserve"> </w:t>
      </w:r>
      <w:r>
        <w:t>the</w:t>
      </w:r>
      <w:r>
        <w:rPr>
          <w:spacing w:val="-3"/>
        </w:rPr>
        <w:t xml:space="preserve"> </w:t>
      </w:r>
      <w:r>
        <w:t>clinical</w:t>
      </w:r>
      <w:r>
        <w:rPr>
          <w:spacing w:val="-3"/>
        </w:rPr>
        <w:t xml:space="preserve"> </w:t>
      </w:r>
      <w:r>
        <w:t>opportunity, but also the need for more robust treatment-response models and better translational discipline</w:t>
      </w:r>
      <w:r w:rsidR="00990BBE">
        <w:t xml:space="preserve"> </w:t>
      </w:r>
      <w:r w:rsidR="00990BBE">
        <w:fldChar w:fldCharType="begin"/>
      </w:r>
      <w:r w:rsidR="00990BBE">
        <w:instrText xml:space="preserve"> ADDIN ZOTERO_ITEM CSL_CITATION {"citationID":"peQMoDHv","properties":{"unsorted":false,"formattedCitation":"[8], [9], [10]","plainCitation":"[8], [9], [10]","noteIndex":0},"citationItems":[{"id":96,"uris":["http://zotero.org/users/13452644/items/IPEE59F7"],"itemData":{"id":96,"type":"article-journal","container-title":"The Canadian Journal of Psychiatry","issue":"9","page":"499–508","publisher":"SAGE Publications Sage CA: Los Angeles, CA","title":"Neuroimaging-based biomarkers in psychiatry: clinical opportunities of a paradigm shift","volume":"58","author":[{"family":"Fu","given":"Cynthia HY"},{"family":"Costafreda","given":"Sergi G"}],"issued":{"date-parts":[["2013"]]}}},{"id":95,"uris":["http://zotero.org/users/13452644/items/X4V28ZFD"],"itemData":{"id":95,"type":"article-journal","container-title":"NeuroImage: Clinical","page":"101997","publisher":"Elsevier","title":"Addressing heterogeneity (and homogeneity) in treatment mechanisms in depression and the potential to develop diagnostic and predictive biomarkers","volume":"24","author":[{"family":"Fu","given":"Cynthia HY"},{"family":"Fan","given":"Yong"},{"family":"Davatzikos","given":"Christos"}],"issued":{"date-parts":[["2019"]]}}},{"id":114,"uris":["http://zotero.org/users/13452644/items/2WC9HPW6"],"itemData":{"id":114,"type":"article-journal","container-title":"American Journal of Psychiatry","DOI":"10.1176/appi.ajp.2018.17121358","issue":"1","page":"44–56","title":"Electroencephalographic Biomarkers for Treatment Response Prediction in Major Depressive Illness: A Meta-Analysis","volume":"176","author":[{"family":"Widge","given":"Alik S."},{"family":"Bilge","given":"M. Taha"},{"family":"Montana","given":"Rebecca"},{"family":"Chang","given":"Weilynn"},{"family":"Rodriguez","given":"Carolyn I."},{"family":"Deckersbach","given":"Thilo"},{"family":"Carpenter","given":"Linda L."},{"family":"Kalin","given":"Ned H."},{"family":"Nemeroff","given":"Charles B."}],"issued":{"date-parts":[["2019"]]}}}],"schema":"https://github.com/citation-style-language/schema/raw/master/csl-citation.json"} </w:instrText>
      </w:r>
      <w:r w:rsidR="00990BBE">
        <w:fldChar w:fldCharType="separate"/>
      </w:r>
      <w:r w:rsidR="00990BBE">
        <w:rPr>
          <w:noProof/>
        </w:rPr>
        <w:t>[8], [9], [10]</w:t>
      </w:r>
      <w:r w:rsidR="00990BBE">
        <w:fldChar w:fldCharType="end"/>
      </w:r>
      <w:r>
        <w:t>. More recent meta-analytic work on EEG-based treatment prediction reaches a similar conclusion: useful signal is present, but translation depends on stronger methodology and standardization</w:t>
      </w:r>
      <w:r w:rsidR="00990BBE">
        <w:t xml:space="preserve"> </w:t>
      </w:r>
      <w:r w:rsidR="00990BBE">
        <w:fldChar w:fldCharType="begin"/>
      </w:r>
      <w:r w:rsidR="00990BBE">
        <w:instrText xml:space="preserve"> ADDIN ZOTERO_ITEM CSL_CITATION {"citationID":"buSNcibr","properties":{"unsorted":false,"formattedCitation":"[11], [12], [13]","plainCitation":"[11], [12], [13]","noteIndex":0},"citationItems":[{"id":35,"uris":["http://zotero.org/users/13452644/items/5BSYMCTF"],"itemData":{"id":35,"type":"article-journal","container-title":"npj Mental Health Research","DOI":"10.1038/s44184-023-00038-7","title":"Technical and clinical considerations for electroencephalography-based biomarkers for major depressive disorder","URL":"https://doi.org/10.1038/s44184-023-00038-7","author":[{"family":"Simmatis","given":"Leif"},{"family":"Russo","given":"Emma E."},{"family":"Geraci","given":"Joseph"},{"family":"Harmsen","given":"Irene E."},{"family":"Samuel","given":"Nardin"}],"issued":{"date-parts":[["2023"]]}}},{"id":101,"uris":["http://zotero.org/users/13452644/items/LUFRRB2S"],"itemData":{"id":101,"type":"article-journal","container-title":"Translational psychiatry","issue":"1","page":"332","publisher":"Nature Publishing Group UK London","title":"Predicting treatment response using EEG in major depressive disorder: A machine-learning meta-analysis","volume":"12","author":[{"family":"Watts","given":"Devon"},{"family":"Pulice","given":"Rafaela Fernandes"},{"family":"Reilly","given":"Jim"},{"family":"Brunoni","given":"Andre R"},{"family":"Kapczinski","given":"Flávio"},{"family":"Passos","given":"Ives Cavalcante"}],"issued":{"date-parts":[["2022"]]}}},{"id":110,"uris":["http://zotero.org/users/13452644/items/AAK5HBKT"],"itemData":{"id":110,"type":"article-journal","container-title":"Journal of Affective Disorders","page":"201–207","publisher":"Elsevier","title":"Electroencephalography for predicting antidepressant treatment success: a systematic review and meta-analysis","volume":"321","author":[{"family":"Cohen","given":"SE"},{"family":"Zantvoord","given":"JB"},{"family":"Wezenberg","given":"BN"},{"family":"Daams","given":"JG"},{"family":"Bockting","given":"CLH"},{"family":"Denys","given":"Damiaan"},{"family":"Wingen","given":"GA","non-dropping-particle":"van"}],"issued":{"date-parts":[["2023"]]}}}],"schema":"https://github.com/citation-style-language/schema/raw/master/csl-citation.json"} </w:instrText>
      </w:r>
      <w:r w:rsidR="00990BBE">
        <w:fldChar w:fldCharType="separate"/>
      </w:r>
      <w:r w:rsidR="00990BBE">
        <w:rPr>
          <w:noProof/>
        </w:rPr>
        <w:t>[11], [12], [13]</w:t>
      </w:r>
      <w:r w:rsidR="00990BBE">
        <w:fldChar w:fldCharType="end"/>
      </w:r>
      <w:r>
        <w:t>. Machine learning studies have extended this literature into antidepressant, placebo, and neuromodulation response prediction, while also exposing</w:t>
      </w:r>
      <w:r>
        <w:rPr>
          <w:spacing w:val="10"/>
        </w:rPr>
        <w:t xml:space="preserve"> </w:t>
      </w:r>
      <w:r>
        <w:t>recurrent</w:t>
      </w:r>
      <w:r>
        <w:rPr>
          <w:spacing w:val="11"/>
        </w:rPr>
        <w:t xml:space="preserve"> </w:t>
      </w:r>
      <w:r>
        <w:t>concerns</w:t>
      </w:r>
      <w:r>
        <w:rPr>
          <w:spacing w:val="11"/>
        </w:rPr>
        <w:t xml:space="preserve"> </w:t>
      </w:r>
      <w:r>
        <w:t>about</w:t>
      </w:r>
      <w:r>
        <w:rPr>
          <w:spacing w:val="10"/>
        </w:rPr>
        <w:t xml:space="preserve"> </w:t>
      </w:r>
      <w:r>
        <w:t>external</w:t>
      </w:r>
      <w:r>
        <w:rPr>
          <w:spacing w:val="11"/>
        </w:rPr>
        <w:t xml:space="preserve"> </w:t>
      </w:r>
      <w:r>
        <w:rPr>
          <w:spacing w:val="-2"/>
        </w:rPr>
        <w:t>generalization,</w:t>
      </w:r>
      <w:r w:rsidR="00DA493E">
        <w:rPr>
          <w:spacing w:val="-2"/>
        </w:rPr>
        <w:t xml:space="preserve"> </w:t>
      </w:r>
      <w:r>
        <w:t>feature</w:t>
      </w:r>
      <w:r>
        <w:rPr>
          <w:spacing w:val="-6"/>
        </w:rPr>
        <w:t xml:space="preserve"> </w:t>
      </w:r>
      <w:r>
        <w:t>stability,</w:t>
      </w:r>
      <w:r>
        <w:rPr>
          <w:spacing w:val="-6"/>
        </w:rPr>
        <w:t xml:space="preserve"> </w:t>
      </w:r>
      <w:r>
        <w:t>leakage-safe</w:t>
      </w:r>
      <w:r>
        <w:rPr>
          <w:spacing w:val="-6"/>
        </w:rPr>
        <w:t xml:space="preserve"> </w:t>
      </w:r>
      <w:r>
        <w:t>selection,</w:t>
      </w:r>
      <w:r>
        <w:rPr>
          <w:spacing w:val="-6"/>
        </w:rPr>
        <w:t xml:space="preserve"> </w:t>
      </w:r>
      <w:r>
        <w:t>and</w:t>
      </w:r>
      <w:r>
        <w:rPr>
          <w:spacing w:val="-6"/>
        </w:rPr>
        <w:t xml:space="preserve"> </w:t>
      </w:r>
      <w:r>
        <w:t>interpretability</w:t>
      </w:r>
      <w:r w:rsidR="005E2EFF">
        <w:t xml:space="preserve"> </w:t>
      </w:r>
      <w:r w:rsidR="005E2EFF">
        <w:fldChar w:fldCharType="begin"/>
      </w:r>
      <w:r w:rsidR="005E2EFF">
        <w:instrText xml:space="preserve"> ADDIN ZOTERO_ITEM CSL_CITATION {"citationID":"unbQfzSd","properties":{"unsorted":false,"formattedCitation":"[14], [15], [16]","plainCitation":"[14], [15], [16]","noteIndex":0},"citationItems":[{"id":94,"uris":["http://zotero.org/users/13452644/items/LMMK5RUT"],"itemData":{"id":94,"type":"article-journal","container-title":"Journal of affective disorders","page":"597–603","publisher":"Elsevier","title":"Predicting tDCS treatment outcomes of patients with major depressive disorder using automated EEG classification","volume":"208","author":[{"family":"Al-Kaysi","given":"Alaa M"},{"family":"Al-Ani","given":"Ahmed"},{"family":"Loo","given":"Colleen K"},{"family":"Powell","given":"Tamara Y"},{"family":"Martin","given":"Donel M"},{"family":"Breakspear","given":"Michael"},{"family":"Boonstra","given":"Tjeerd W"}],"issued":{"date-parts":[["2017"]]}}},{"id":33,"uris":["http://zotero.org/users/13452644/items/GX3KBR3K"],"itemData":{"id":33,"type":"article-journal","container-title":"Frontiers in Psychiatry","DOI":"10.3389/fpsyt.2018.00768","title":"Leveraging Machine Learning Approaches for Predicting Antidepressant Treatment Response Using Electroencephalography (EEG) and Clinical Data","URL":"https://doi.org/10.3389/fpsyt.2018.00768","author":[{"family":"Jaworska","given":"Natalia"},{"family":"Salle","given":"Sara","dropping-particle":"de la"},{"family":"Ibrahim","given":"Mohamed Hamza"},{"family":"Blier","given":"Pierre"},{"family":"Knott","given":"Verner"}],"issued":{"date-parts":[["2019"]]}}},{"id":36,"uris":["http://zotero.org/users/13452644/items/EU3HIFWI"],"itemData":{"id":36,"type":"article-journal","container-title":"IEEE Transactions on Biomedical Engineering","DOI":"10.1109/tbme.2022.3204861","title":"EEG Biomarkers to Predict Response to Sertraline and Placebo Treatment in Major Depressive Disorder","URL":"https://doi.org/10.1109/tbme.2022.3204861","author":[{"family":"Oakley","given":"Thomas"},{"family":"Coskuner","given":"Jonathan"},{"family":"Cadwallader","given":"Andrew"},{"family":"Ravan","given":"Maryam"},{"family":"Hasey","given":"Gary"}],"issued":{"date-parts":[["2022"]]}}}],"schema":"https://github.com/citation-style-language/schema/raw/master/csl-citation.json"} </w:instrText>
      </w:r>
      <w:r w:rsidR="005E2EFF">
        <w:fldChar w:fldCharType="separate"/>
      </w:r>
      <w:r w:rsidR="005E2EFF">
        <w:rPr>
          <w:noProof/>
        </w:rPr>
        <w:t>[14], [15], [16]</w:t>
      </w:r>
      <w:r w:rsidR="005E2EFF">
        <w:fldChar w:fldCharType="end"/>
      </w:r>
      <w:r>
        <w:t>. Related nonlinear and entropy-oriented studies point</w:t>
      </w:r>
      <w:r>
        <w:rPr>
          <w:spacing w:val="40"/>
        </w:rPr>
        <w:t xml:space="preserve"> </w:t>
      </w:r>
      <w:r>
        <w:t>to</w:t>
      </w:r>
      <w:r>
        <w:rPr>
          <w:spacing w:val="40"/>
        </w:rPr>
        <w:t xml:space="preserve"> </w:t>
      </w:r>
      <w:r>
        <w:t>the</w:t>
      </w:r>
      <w:r>
        <w:rPr>
          <w:spacing w:val="40"/>
        </w:rPr>
        <w:t xml:space="preserve"> </w:t>
      </w:r>
      <w:r>
        <w:t>same</w:t>
      </w:r>
      <w:r>
        <w:rPr>
          <w:spacing w:val="40"/>
        </w:rPr>
        <w:t xml:space="preserve"> </w:t>
      </w:r>
      <w:r>
        <w:t>caution</w:t>
      </w:r>
      <w:r>
        <w:rPr>
          <w:spacing w:val="40"/>
        </w:rPr>
        <w:t xml:space="preserve"> </w:t>
      </w:r>
      <w:r>
        <w:t>about</w:t>
      </w:r>
      <w:r>
        <w:rPr>
          <w:spacing w:val="40"/>
        </w:rPr>
        <w:t xml:space="preserve"> </w:t>
      </w:r>
      <w:r>
        <w:t>dimensionality</w:t>
      </w:r>
      <w:r>
        <w:rPr>
          <w:spacing w:val="40"/>
        </w:rPr>
        <w:t xml:space="preserve"> </w:t>
      </w:r>
      <w:r>
        <w:t xml:space="preserve">and signal instability </w:t>
      </w:r>
      <w:r w:rsidR="005E2EFF">
        <w:fldChar w:fldCharType="begin"/>
      </w:r>
      <w:r w:rsidR="005E2EFF">
        <w:instrText xml:space="preserve"> ADDIN ZOTERO_ITEM CSL_CITATION {"citationID":"VeIbrzUd","properties":{"unsorted":false,"formattedCitation":"[17], [18], [19]","plainCitation":"[17], [18], [19]","noteIndex":0},"citationItems":[{"id":76,"uris":["http://zotero.org/users/13452644/items/2EVFVUM8"],"itemData":{"id":76,"type":"article-journal","container-title":"Frontiers in Pharmacology","DOI":"10.3389/fphar.2018.01188","title":"Non-linear Entropy Analysis in EEG to Predict Treatment Response to Repetitive Transcranial Magnetic Stimulation in Depression","URL":"https://doi.org/10.3389/fphar.2018.01188","author":[{"family":"Shalbaf","given":"Reza"},{"family":"Brenner","given":"Colleen A."},{"family":"Pang","given":"C."},{"family":"Blumberger","given":"Daniel M."},{"family":"Downar","given":"Jonathan"},{"family":"Daskalakis","given":"Zafiris J."},{"family":"Tham","given":"Joseph"},{"family":"Lam","given":"Raymond W."},{"family":"Farzan","given":"Faranak"},{"family":"Vila-Rodriguez","given":"Fidel"}],"issued":{"date-parts":[["2018"]]}}},{"id":78,"uris":["http://zotero.org/users/13452644/items/FL4ATSII"],"itemData":{"id":78,"type":"article-journal","container-title":"Biomedical Engineering Applications Basis and Communications","DOI":"10.4015/s1016237221500484","title":"PREDICTING CLINICAL RESPONSE TO TRANSCRANIAL MAGNETIC STIMULATION IN MAJOR DEPRESSION USING TIME-FREQUENCY EEG SIGNAL PROCESSING","URL":"https://doi.org/10.4015/s1016237221500484","author":[{"family":"Ebrahimzadeh","given":"Elias"},{"family":"Asgarinejad","given":"Mostafa"},{"family":"Saliminia","given":"Sarah"},{"family":"Ashoori","given":"Sarvenaz"},{"family":"Seraji","given":"Masoud"}],"issued":{"date-parts":[["2021"]]}}},{"id":108,"uris":["http://zotero.org/users/13452644/items/8JPK5GHR"],"itemData":{"id":108,"type":"article-journal","container-title":"Human Brain Mapping","title":"Use of machine learning for predicting escitalopram treatment outcome from EEG in adults with depression","author":[{"family":"Zhdanov","given":"A."},{"literal":"others"}],"issued":{"date-parts":[["2020"]]}}}],"schema":"https://github.com/citation-style-language/schema/raw/master/csl-citation.json"} </w:instrText>
      </w:r>
      <w:r w:rsidR="005E2EFF">
        <w:fldChar w:fldCharType="separate"/>
      </w:r>
      <w:r w:rsidR="005E2EFF">
        <w:rPr>
          <w:noProof/>
        </w:rPr>
        <w:t>[17], [18], [19]</w:t>
      </w:r>
      <w:r w:rsidR="005E2EFF">
        <w:fldChar w:fldCharType="end"/>
      </w:r>
      <w:r w:rsidR="005E2EFF">
        <w:t xml:space="preserve">. </w:t>
      </w:r>
      <w:r>
        <w:t>Entropy-focused EEG work has reinforced the relevance of complexity measures</w:t>
      </w:r>
      <w:r w:rsidR="00B90873">
        <w:t xml:space="preserve"> </w:t>
      </w:r>
      <w:r w:rsidR="005E2EFF">
        <w:fldChar w:fldCharType="begin"/>
      </w:r>
      <w:r w:rsidR="005E2EFF">
        <w:instrText xml:space="preserve"> ADDIN ZOTERO_ITEM CSL_CITATION {"citationID":"2wFqE8Sf","properties":{"unsorted":false,"formattedCitation":"[20], [21], [22]","plainCitation":"[20], [21], [22]","noteIndex":0},"citationItems":[{"id":111,"uris":["http://zotero.org/users/13452644/items/QL4GFGZH"],"itemData":{"id":111,"type":"article-journal","abstract":"EEG is useful for the analysis of the functional activity of the brain and a detailed assessment of this non-stationary waveform can provide crucial parameters indicative of the mental state of patients. The complex nature of EEG signals calls for automated analysis using various signal processing methods. This paper attempts to classify the EEG signals of normal and depression patients using well-established signal processing techniques involving relative wavelet energy (RWE) and artificial feedForward neural network. High frequency noise present in the recorded signal is removed using total variation filtering (TVF). Classification of the frequency bands of EEG signals into appropriate detail levels and approximation level is carried out using an eight-level multiresolution decomposition method of discrete wavelet transform (DWT). Parseval's theorem is used for calculating the energy at different resolution levels. RWE analysis gives information about the signal energy distribution at different decomposition levels. Both RWE and feedforward Network are used to classify the signals from normal controls and depression patients. The performance of the artificial neural network was evaluated using the classification accuracy and its value of 98.11% indicates a great potential for classifying normal and depression signals.","container-title":"J. Mech. Med. Biol.","issue":"04","page":"1240019","publisher":"World Scientific Publishing Co.","title":"CLASSIFICATION OF EEG SIGNALS IN NORMAL AND DEPRESSION CONDITIONS BY ANN USING RWE AND SIGNAL ENTROPY","volume":"12","author":[{"family":"Puthankattil","given":"Subha D"},{"family":"Joseph","given":"Paul K"}],"issued":{"date-parts":[["2012",9]]}}},{"id":112,"uris":["http://zotero.org/users/13452644/items/LMK7RZ5J"],"itemData":{"id":112,"type":"paper-conference","abstract":"Detecting depression on its early stages helps preventing the onset of severe depressive episodes. In this study, we propose an automatic classification pipeline to detect subclinical depression (i.e., dysphoria) through the electroencephalography (EEG) signal. To this aim, we recorded the EEG signals in resting condition from 26 female participants with dysphoria and 38 female controls. The EEG signals were processed to extract several spectral and functional connectivity features to feed a nonlinear Support Vector Machine (SVM) classifier embedded with a Recursive Feature Elimination (RFE) algorithm. Our recognition pipeline obtained a maximum classification accuracy of 83.91% in recognizing dysphoria patients with a combination of connectivity and spectral measures. Moreover, an accuracy of 76.11% was achieved with only the 4 most informative functional connections, suggesting a central role of cortical connectivity in the theta band for early depression recognition. The present study can facilitate the diagnosis of subclinical conditions of depression and may provide reliable indicators of depression for the clinical community.","container-title":"2021 43rd Annual International Conference of the IEEE Engineering in Medicine &amp; Biology Society (EMBC)","page":"2050–2053","publisher":"IEEE","title":"Classifying subclinical depression using EEG spectral and connectivity measures","author":[{"family":"Ghiasi","given":"S"},{"family":"Dell'Acqua","given":"C"},{"family":"Messerotti Benvenuti","given":"S"},{"family":"Scilingo","given":"E P"},{"family":"Gentili","given":"C"},{"family":"Valenza","given":"G"},{"family":"Greco","given":"A"}],"issued":{"date-parts":[["2021",11]]}}},{"id":113,"uris":["http://zotero.org/users/13452644/items/BENT49E4"],"itemData":{"id":113,"type":"article-journal","abstract":"Synchronization of the dynamic processes in structural networks connect the brain across a wide range of temporal and spatial scales, creating a dynamic and complex functional network. Microstate and omega complexity are two reference-free electroencephalography (EEG) measures that can represent the temporal and spatial complexities of EEG data. Few studies have focused on potential brain spatiotemporal dynamics in the early stages of depression to use as an early screening feature for depression. Thus, this study aimed to explore large-scale brain network dynamics of individuals both with and without subclinical depression, from the perspective of temporal and spatial dimensions and to input them as features into a machine learning framework for the automatic diagnosis of early-stage depression. To achieve this, spatio-temporal dynamics of rest-state EEG signals in female college students (n = 40) with and without (n = 38) subclinical depression were analyzed using EEG microstate and omega complexity analysis. Then, based on differential features of EEGs between the two groups, a support vector machine was utilized to compare performances of spatio-temporal features and single features in the classification of early depression. Microstate results showed that the occurrence rate of microstate class B was significantly higher in the group with subclinical depression when compared with the group without. Moreover, the duration and contribution of microstate class C in the subclinical group were both significantly lower than in the group without subclinical depression. Omega complexity results showed that the global omega complexity of beta-2 and gamma band was significantly lower for the subclinical depression group compared with the other group (p &lt; 0.05). In addition, the anterior and posterior regional omega complexities were lower for the subclinical depression group compared to the comparison group in alpha-1, beta-2 and gamma bands. It was found that AUC of 81% for the differential indicators of EEG microstates and omega complexity was deemed better than a single index for predicting subclinical depression. Thus, since temporal and spatial complexity of EEG signals were manifestly altered in female college students with subclinical depression, it is possible that this characteristic could be adopted as an early auxiliary diagnostic indicator of depression.","container-title":"Int. J. Environ. Res. Public Health","issue":"3","language":"en","title":"Temporal and Spatial Dynamics of EEG Features in Female College Students with Subclinical Depression","volume":"19","author":[{"family":"Zhao","given":"Shanguang"},{"family":"Ng","given":"Siew-Cheok"},{"family":"Khoo","given":"Selina"},{"family":"Chi","given":"Aiping"}],"issued":{"date-parts":[["2022",2]]}}}],"schema":"https://github.com/citation-style-language/schema/raw/master/csl-citation.json"} </w:instrText>
      </w:r>
      <w:r w:rsidR="005E2EFF">
        <w:fldChar w:fldCharType="separate"/>
      </w:r>
      <w:r w:rsidR="005E2EFF">
        <w:rPr>
          <w:noProof/>
        </w:rPr>
        <w:t>[20], [21], [22]</w:t>
      </w:r>
      <w:r w:rsidR="005E2EFF">
        <w:fldChar w:fldCharType="end"/>
      </w:r>
      <w:r w:rsidR="005E2EFF">
        <w:t>.</w:t>
      </w:r>
      <w:r>
        <w:t xml:space="preserve"> Leakage-specific and data-centric critiques make the underlying design problem explicit </w:t>
      </w:r>
      <w:r w:rsidR="005E2EFF">
        <w:fldChar w:fldCharType="begin"/>
      </w:r>
      <w:r w:rsidR="005E2EFF">
        <w:instrText xml:space="preserve"> ADDIN ZOTERO_ITEM CSL_CITATION {"citationID":"SrPi2N5u","properties":{"unsorted":false,"formattedCitation":"[23], [24]","plainCitation":"[23], [24]","noteIndex":0},"citationItems":[{"id":115,"uris":["http://zotero.org/users/13452644/items/WRJ2ZJCV"],"itemData":{"id":115,"type":"article-journal","container-title":"Scientific Reports","DOI":"10.1038/s41598-021-87157-3","issue":"1","title":"Inflated prediction accuracy of neuropsychiatric biomarkers caused by data leakage in feature selection","volume":"11","author":[{"family":"Shim","given":"Miseon"},{"family":"Lee","given":"Seung-Hwan"},{"family":"Hwang","given":"Han-Jeong"}],"issued":{"date-parts":[["2021",4]]}}},{"id":118,"uris":["http://zotero.org/users/13452644/items/Q287IDXQ"],"itemData":{"id":118,"type":"article-journal","container-title":"Journal of NeuroEngineering and Rehabilitation","DOI":"10.1186/s12984-025-01645-5","issue":"1","title":"A data-centric and interpretable EEG framework for depression severity grading using SHAP-based insights","volume":"22","author":[{"family":"Shen","given":"Anruo"},{"family":"Sun","given":"Jingnan"},{"family":"Chen","given":"Xiaogang"},{"family":"Gao","given":"Xiaorong"}],"issued":{"date-parts":[["2025",5]]}}}],"schema":"https://github.com/citation-style-language/schema/raw/master/csl-citation.json"} </w:instrText>
      </w:r>
      <w:r w:rsidR="005E2EFF">
        <w:fldChar w:fldCharType="separate"/>
      </w:r>
      <w:r w:rsidR="005E2EFF">
        <w:rPr>
          <w:noProof/>
        </w:rPr>
        <w:t>[23], [24]</w:t>
      </w:r>
      <w:r w:rsidR="005E2EFF">
        <w:fldChar w:fldCharType="end"/>
      </w:r>
      <w:r w:rsidR="005E2EFF">
        <w:t>.</w:t>
      </w:r>
    </w:p>
    <w:p w14:paraId="1A33A130" w14:textId="0CA5DCB3" w:rsidR="00AE4909" w:rsidRDefault="00000000">
      <w:pPr>
        <w:pStyle w:val="BodyText"/>
        <w:spacing w:line="249" w:lineRule="auto"/>
        <w:ind w:left="34" w:firstLine="298"/>
        <w:jc w:val="both"/>
        <w:rPr>
          <w:ins w:id="14" w:author="Cynthia Fu" w:date="2026-04-01T23:29:00Z" w16du:dateUtc="2026-04-01T22:29:00Z"/>
          <w:spacing w:val="40"/>
        </w:rPr>
      </w:pPr>
      <w:r>
        <w:t xml:space="preserve">That tension is especially sharp in relatively small neuromodulation studies. Rich models can improve representation learning, but relatively small cohorts also increase the risk of unstable feature selection, inflated performance estimates, and overly confident biomarker claims. Nested evaluation and within-fold processing are </w:t>
      </w:r>
      <w:r>
        <w:lastRenderedPageBreak/>
        <w:t xml:space="preserve">therefore central design issues rather than implementation details in this literature </w:t>
      </w:r>
      <w:r w:rsidR="005E2EFF">
        <w:fldChar w:fldCharType="begin"/>
      </w:r>
      <w:r w:rsidR="005E2EFF">
        <w:instrText xml:space="preserve"> ADDIN ZOTERO_ITEM CSL_CITATION {"citationID":"ud3DxnPG","properties":{"unsorted":false,"formattedCitation":"[10], [23]","plainCitation":"[10], [23]","noteIndex":0},"citationItems":[{"id":114,"uris":["http://zotero.org/users/13452644/items/2WC9HPW6"],"itemData":{"id":114,"type":"article-journal","container-title":"American Journal of Psychiatry","DOI":"10.1176/appi.ajp.2018.17121358","issue":"1","page":"44–56","title":"Electroencephalographic Biomarkers for Treatment Response Prediction in Major Depressive Illness: A Meta-Analysis","volume":"176","author":[{"family":"Widge","given":"Alik S."},{"family":"Bilge","given":"M. Taha"},{"family":"Montana","given":"Rebecca"},{"family":"Chang","given":"Weilynn"},{"family":"Rodriguez","given":"Carolyn I."},{"family":"Deckersbach","given":"Thilo"},{"family":"Carpenter","given":"Linda L."},{"family":"Kalin","given":"Ned H."},{"family":"Nemeroff","given":"Charles B."}],"issued":{"date-parts":[["2019"]]}}},{"id":115,"uris":["http://zotero.org/users/13452644/items/WRJ2ZJCV"],"itemData":{"id":115,"type":"article-journal","container-title":"Scientific Reports","DOI":"10.1038/s41598-021-87157-3","issue":"1","title":"Inflated prediction accuracy of neuropsychiatric biomarkers caused by data leakage in feature selection","volume":"11","author":[{"family":"Shim","given":"Miseon"},{"family":"Lee","given":"Seung-Hwan"},{"family":"Hwang","given":"Han-Jeong"}],"issued":{"date-parts":[["2021",4]]}}}],"schema":"https://github.com/citation-style-language/schema/raw/master/csl-citation.json"} </w:instrText>
      </w:r>
      <w:r w:rsidR="005E2EFF">
        <w:fldChar w:fldCharType="separate"/>
      </w:r>
      <w:r w:rsidR="005E2EFF">
        <w:rPr>
          <w:noProof/>
        </w:rPr>
        <w:t>[10], [23]</w:t>
      </w:r>
      <w:r w:rsidR="005E2EFF">
        <w:fldChar w:fldCharType="end"/>
      </w:r>
      <w:r>
        <w:t>. Clinically deployable</w:t>
      </w:r>
      <w:r>
        <w:rPr>
          <w:spacing w:val="40"/>
        </w:rPr>
        <w:t xml:space="preserve"> </w:t>
      </w:r>
      <w:r w:rsidR="005F5BA3">
        <w:rPr>
          <w:noProof/>
        </w:rPr>
        <mc:AlternateContent>
          <mc:Choice Requires="wps">
            <w:drawing>
              <wp:anchor distT="0" distB="0" distL="114300" distR="114300" simplePos="0" relativeHeight="487592960" behindDoc="0" locked="0" layoutInCell="1" allowOverlap="1" wp14:anchorId="26759F8B" wp14:editId="4BA94A17">
                <wp:simplePos x="0" y="0"/>
                <wp:positionH relativeFrom="column">
                  <wp:posOffset>27305</wp:posOffset>
                </wp:positionH>
                <wp:positionV relativeFrom="paragraph">
                  <wp:posOffset>3644900</wp:posOffset>
                </wp:positionV>
                <wp:extent cx="6273165" cy="448945"/>
                <wp:effectExtent l="0" t="0" r="635" b="0"/>
                <wp:wrapTopAndBottom/>
                <wp:docPr id="21201853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73165" cy="448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71017E" w14:textId="4C4392C6" w:rsidR="006A2B08" w:rsidRPr="006A2B08" w:rsidRDefault="006A2B08" w:rsidP="006A2B08">
                            <w:pPr>
                              <w:pStyle w:val="Caption"/>
                              <w:rPr>
                                <w:rFonts w:asciiTheme="minorHAnsi" w:hAnsiTheme="minorHAnsi" w:cstheme="minorHAnsi"/>
                                <w:i w:val="0"/>
                                <w:iCs w:val="0"/>
                                <w:color w:val="auto"/>
                                <w:sz w:val="20"/>
                                <w:szCs w:val="20"/>
                              </w:rPr>
                            </w:pPr>
                            <w:r w:rsidRPr="006A2B08">
                              <w:rPr>
                                <w:rFonts w:asciiTheme="minorHAnsi" w:hAnsiTheme="minorHAnsi" w:cstheme="minorHAnsi"/>
                                <w:b/>
                                <w:bCs/>
                                <w:i w:val="0"/>
                                <w:iCs w:val="0"/>
                                <w:color w:val="auto"/>
                              </w:rPr>
                              <w:t xml:space="preserve">Figure </w:t>
                            </w:r>
                            <w:r w:rsidRPr="006A2B08">
                              <w:rPr>
                                <w:rFonts w:asciiTheme="minorHAnsi" w:hAnsiTheme="minorHAnsi" w:cstheme="minorHAnsi"/>
                                <w:b/>
                                <w:bCs/>
                                <w:i w:val="0"/>
                                <w:iCs w:val="0"/>
                                <w:color w:val="auto"/>
                              </w:rPr>
                              <w:fldChar w:fldCharType="begin"/>
                            </w:r>
                            <w:r w:rsidRPr="006A2B08">
                              <w:rPr>
                                <w:rFonts w:asciiTheme="minorHAnsi" w:hAnsiTheme="minorHAnsi" w:cstheme="minorHAnsi"/>
                                <w:b/>
                                <w:bCs/>
                                <w:i w:val="0"/>
                                <w:iCs w:val="0"/>
                                <w:color w:val="auto"/>
                              </w:rPr>
                              <w:instrText xml:space="preserve"> SEQ Figure \* ARABIC </w:instrText>
                            </w:r>
                            <w:r w:rsidRPr="006A2B08">
                              <w:rPr>
                                <w:rFonts w:asciiTheme="minorHAnsi" w:hAnsiTheme="minorHAnsi" w:cstheme="minorHAnsi"/>
                                <w:b/>
                                <w:bCs/>
                                <w:i w:val="0"/>
                                <w:iCs w:val="0"/>
                                <w:color w:val="auto"/>
                              </w:rPr>
                              <w:fldChar w:fldCharType="separate"/>
                            </w:r>
                            <w:r w:rsidR="008F3E4E">
                              <w:rPr>
                                <w:rFonts w:asciiTheme="minorHAnsi" w:hAnsiTheme="minorHAnsi" w:cstheme="minorHAnsi"/>
                                <w:b/>
                                <w:bCs/>
                                <w:i w:val="0"/>
                                <w:iCs w:val="0"/>
                                <w:noProof/>
                                <w:color w:val="auto"/>
                              </w:rPr>
                              <w:t>1</w:t>
                            </w:r>
                            <w:r w:rsidRPr="006A2B08">
                              <w:rPr>
                                <w:rFonts w:asciiTheme="minorHAnsi" w:hAnsiTheme="minorHAnsi" w:cstheme="minorHAnsi"/>
                                <w:b/>
                                <w:bCs/>
                                <w:i w:val="0"/>
                                <w:iCs w:val="0"/>
                                <w:color w:val="auto"/>
                              </w:rPr>
                              <w:fldChar w:fldCharType="end"/>
                            </w:r>
                            <w:r w:rsidRPr="006A2B08">
                              <w:rPr>
                                <w:rFonts w:asciiTheme="minorHAnsi" w:hAnsiTheme="minorHAnsi" w:cstheme="minorHAnsi"/>
                                <w:b/>
                                <w:bCs/>
                                <w:i w:val="0"/>
                                <w:iCs w:val="0"/>
                                <w:color w:val="auto"/>
                              </w:rPr>
                              <w:t>:</w:t>
                            </w:r>
                            <w:r w:rsidRPr="006A2B08">
                              <w:rPr>
                                <w:rFonts w:asciiTheme="minorHAnsi" w:hAnsiTheme="minorHAnsi" w:cstheme="minorHAnsi"/>
                                <w:i w:val="0"/>
                                <w:iCs w:val="0"/>
                                <w:color w:val="auto"/>
                              </w:rPr>
                              <w:t xml:space="preserve"> Four-channel low-montage EEG setup corresponding to the recording configuration used in the study, showing the AF7, AF8, TP9, and TP10 recording sites together with the corresponding headset placement</w:t>
                            </w:r>
                            <w:del w:id="15" w:author="Abin Daniel ZORTO" w:date="2026-04-03T18:54:00Z" w16du:dateUtc="2026-04-03T17:54:00Z">
                              <w:r w:rsidRPr="006A2B08" w:rsidDel="0061345A">
                                <w:rPr>
                                  <w:rFonts w:asciiTheme="minorHAnsi" w:hAnsiTheme="minorHAnsi" w:cstheme="minorHAnsi"/>
                                  <w:i w:val="0"/>
                                  <w:iCs w:val="0"/>
                                  <w:color w:val="auto"/>
                                </w:rPr>
                                <w:delText xml:space="preserve"> </w:delText>
                              </w:r>
                            </w:del>
                            <w:del w:id="16" w:author="Abin Daniel ZORTO" w:date="2026-04-03T18:52:00Z" w16du:dateUtc="2026-04-03T17:52:00Z">
                              <w:r w:rsidRPr="006A2B08" w:rsidDel="0061345A">
                                <w:rPr>
                                  <w:rFonts w:asciiTheme="minorHAnsi" w:hAnsiTheme="minorHAnsi" w:cstheme="minorHAnsi"/>
                                  <w:i w:val="0"/>
                                  <w:iCs w:val="0"/>
                                  <w:color w:val="auto"/>
                                </w:rPr>
                                <w:delText>[47]</w:delText>
                              </w:r>
                            </w:del>
                            <w:r w:rsidRPr="006A2B08">
                              <w:rPr>
                                <w:rFonts w:asciiTheme="minorHAnsi" w:hAnsiTheme="minorHAnsi" w:cstheme="minorHAnsi"/>
                                <w:i w:val="0"/>
                                <w:iCs w:val="0"/>
                                <w:color w:val="auto"/>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6759F8B" id="_x0000_t202" coordsize="21600,21600" o:spt="202" path="m,l,21600r21600,l21600,xe">
                <v:stroke joinstyle="miter"/>
                <v:path gradientshapeok="t" o:connecttype="rect"/>
              </v:shapetype>
              <v:shape id="Text Box 1" o:spid="_x0000_s1026" type="#_x0000_t202" style="position:absolute;left:0;text-align:left;margin-left:2.15pt;margin-top:287pt;width:493.95pt;height:35.35pt;z-index:4875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" stroked="f">
                <v:path arrowok="t"/>
                <v:textbox inset="0,0,0,0">
                  <w:txbxContent>
                    <w:p w14:paraId="2B71017E" w14:textId="4C4392C6" w:rsidR="006A2B08" w:rsidRPr="006A2B08" w:rsidRDefault="006A2B08" w:rsidP="006A2B08">
                      <w:pPr>
                        <w:pStyle w:val="Caption"/>
                        <w:rPr>
                          <w:rFonts w:asciiTheme="minorHAnsi" w:hAnsiTheme="minorHAnsi" w:cstheme="minorHAnsi"/>
                          <w:i w:val="0"/>
                          <w:iCs w:val="0"/>
                          <w:color w:val="auto"/>
                          <w:sz w:val="20"/>
                          <w:szCs w:val="20"/>
                        </w:rPr>
                      </w:pPr>
                      <w:r w:rsidRPr="006A2B08">
                        <w:rPr>
                          <w:rFonts w:asciiTheme="minorHAnsi" w:hAnsiTheme="minorHAnsi" w:cstheme="minorHAnsi"/>
                          <w:b/>
                          <w:bCs/>
                          <w:i w:val="0"/>
                          <w:iCs w:val="0"/>
                          <w:color w:val="auto"/>
                        </w:rPr>
                        <w:t xml:space="preserve">Figure </w:t>
                      </w:r>
                      <w:r w:rsidRPr="006A2B08">
                        <w:rPr>
                          <w:rFonts w:asciiTheme="minorHAnsi" w:hAnsiTheme="minorHAnsi" w:cstheme="minorHAnsi"/>
                          <w:b/>
                          <w:bCs/>
                          <w:i w:val="0"/>
                          <w:iCs w:val="0"/>
                          <w:color w:val="auto"/>
                        </w:rPr>
                        <w:fldChar w:fldCharType="begin"/>
                      </w:r>
                      <w:r w:rsidRPr="006A2B08">
                        <w:rPr>
                          <w:rFonts w:asciiTheme="minorHAnsi" w:hAnsiTheme="minorHAnsi" w:cstheme="minorHAnsi"/>
                          <w:b/>
                          <w:bCs/>
                          <w:i w:val="0"/>
                          <w:iCs w:val="0"/>
                          <w:color w:val="auto"/>
                        </w:rPr>
                        <w:instrText xml:space="preserve"> SEQ Figure \* ARABIC </w:instrText>
                      </w:r>
                      <w:r w:rsidRPr="006A2B08">
                        <w:rPr>
                          <w:rFonts w:asciiTheme="minorHAnsi" w:hAnsiTheme="minorHAnsi" w:cstheme="minorHAnsi"/>
                          <w:b/>
                          <w:bCs/>
                          <w:i w:val="0"/>
                          <w:iCs w:val="0"/>
                          <w:color w:val="auto"/>
                        </w:rPr>
                        <w:fldChar w:fldCharType="separate"/>
                      </w:r>
                      <w:r w:rsidR="008F3E4E">
                        <w:rPr>
                          <w:rFonts w:asciiTheme="minorHAnsi" w:hAnsiTheme="minorHAnsi" w:cstheme="minorHAnsi"/>
                          <w:b/>
                          <w:bCs/>
                          <w:i w:val="0"/>
                          <w:iCs w:val="0"/>
                          <w:noProof/>
                          <w:color w:val="auto"/>
                        </w:rPr>
                        <w:t>1</w:t>
                      </w:r>
                      <w:r w:rsidRPr="006A2B08">
                        <w:rPr>
                          <w:rFonts w:asciiTheme="minorHAnsi" w:hAnsiTheme="minorHAnsi" w:cstheme="minorHAnsi"/>
                          <w:b/>
                          <w:bCs/>
                          <w:i w:val="0"/>
                          <w:iCs w:val="0"/>
                          <w:color w:val="auto"/>
                        </w:rPr>
                        <w:fldChar w:fldCharType="end"/>
                      </w:r>
                      <w:r w:rsidRPr="006A2B08">
                        <w:rPr>
                          <w:rFonts w:asciiTheme="minorHAnsi" w:hAnsiTheme="minorHAnsi" w:cstheme="minorHAnsi"/>
                          <w:b/>
                          <w:bCs/>
                          <w:i w:val="0"/>
                          <w:iCs w:val="0"/>
                          <w:color w:val="auto"/>
                        </w:rPr>
                        <w:t>:</w:t>
                      </w:r>
                      <w:r w:rsidRPr="006A2B08">
                        <w:rPr>
                          <w:rFonts w:asciiTheme="minorHAnsi" w:hAnsiTheme="minorHAnsi" w:cstheme="minorHAnsi"/>
                          <w:i w:val="0"/>
                          <w:iCs w:val="0"/>
                          <w:color w:val="auto"/>
                        </w:rPr>
                        <w:t xml:space="preserve"> Four-channel low-montage EEG setup corresponding to the recording configuration used in the study, showing the AF7, AF8, TP9, and TP10 recording sites together with the corresponding headset placement</w:t>
                      </w:r>
                      <w:del w:id="17" w:author="Abin Daniel ZORTO" w:date="2026-04-03T18:54:00Z" w16du:dateUtc="2026-04-03T17:54:00Z">
                        <w:r w:rsidRPr="006A2B08" w:rsidDel="0061345A">
                          <w:rPr>
                            <w:rFonts w:asciiTheme="minorHAnsi" w:hAnsiTheme="minorHAnsi" w:cstheme="minorHAnsi"/>
                            <w:i w:val="0"/>
                            <w:iCs w:val="0"/>
                            <w:color w:val="auto"/>
                          </w:rPr>
                          <w:delText xml:space="preserve"> </w:delText>
                        </w:r>
                      </w:del>
                      <w:del w:id="18" w:author="Abin Daniel ZORTO" w:date="2026-04-03T18:52:00Z" w16du:dateUtc="2026-04-03T17:52:00Z">
                        <w:r w:rsidRPr="006A2B08" w:rsidDel="0061345A">
                          <w:rPr>
                            <w:rFonts w:asciiTheme="minorHAnsi" w:hAnsiTheme="minorHAnsi" w:cstheme="minorHAnsi"/>
                            <w:i w:val="0"/>
                            <w:iCs w:val="0"/>
                            <w:color w:val="auto"/>
                          </w:rPr>
                          <w:delText>[47]</w:delText>
                        </w:r>
                      </w:del>
                      <w:r w:rsidRPr="006A2B08">
                        <w:rPr>
                          <w:rFonts w:asciiTheme="minorHAnsi" w:hAnsiTheme="minorHAnsi" w:cstheme="minorHAnsi"/>
                          <w:i w:val="0"/>
                          <w:iCs w:val="0"/>
                          <w:color w:val="auto"/>
                        </w:rPr>
                        <w:t>.</w:t>
                      </w:r>
                    </w:p>
                  </w:txbxContent>
                </v:textbox>
                <w10:wrap type="topAndBottom"/>
              </v:shape>
            </w:pict>
          </mc:Fallback>
        </mc:AlternateContent>
      </w:r>
      <w:r w:rsidR="005A53D8">
        <w:rPr>
          <w:noProof/>
        </w:rPr>
        <w:drawing>
          <wp:anchor distT="0" distB="0" distL="114300" distR="114300" simplePos="0" relativeHeight="487590912" behindDoc="0" locked="0" layoutInCell="1" allowOverlap="1" wp14:anchorId="7C3AAA51" wp14:editId="698B2139">
            <wp:simplePos x="0" y="0"/>
            <wp:positionH relativeFrom="column">
              <wp:posOffset>27305</wp:posOffset>
            </wp:positionH>
            <wp:positionV relativeFrom="paragraph">
              <wp:posOffset>147320</wp:posOffset>
            </wp:positionV>
            <wp:extent cx="6256655" cy="3391535"/>
            <wp:effectExtent l="0" t="0" r="4445"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56655" cy="3391535"/>
                    </a:xfrm>
                    <a:prstGeom prst="rect">
                      <a:avLst/>
                    </a:prstGeom>
                  </pic:spPr>
                </pic:pic>
              </a:graphicData>
            </a:graphic>
            <wp14:sizeRelH relativeFrom="page">
              <wp14:pctWidth>0</wp14:pctWidth>
            </wp14:sizeRelH>
            <wp14:sizeRelV relativeFrom="page">
              <wp14:pctHeight>0</wp14:pctHeight>
            </wp14:sizeRelV>
          </wp:anchor>
        </w:drawing>
      </w:r>
      <w:r>
        <w:t>EEG</w:t>
      </w:r>
      <w:r>
        <w:rPr>
          <w:spacing w:val="-1"/>
        </w:rPr>
        <w:t xml:space="preserve"> </w:t>
      </w:r>
      <w:r>
        <w:t>biomarkers</w:t>
      </w:r>
      <w:r>
        <w:rPr>
          <w:spacing w:val="-1"/>
        </w:rPr>
        <w:t xml:space="preserve"> </w:t>
      </w:r>
      <w:r>
        <w:t>also</w:t>
      </w:r>
      <w:r>
        <w:rPr>
          <w:spacing w:val="-1"/>
        </w:rPr>
        <w:t xml:space="preserve"> </w:t>
      </w:r>
      <w:r>
        <w:t>need</w:t>
      </w:r>
      <w:r>
        <w:rPr>
          <w:spacing w:val="-1"/>
        </w:rPr>
        <w:t xml:space="preserve"> </w:t>
      </w:r>
      <w:r>
        <w:t>interpretability</w:t>
      </w:r>
      <w:r>
        <w:rPr>
          <w:spacing w:val="-1"/>
        </w:rPr>
        <w:t xml:space="preserve"> </w:t>
      </w:r>
      <w:r>
        <w:t>and</w:t>
      </w:r>
      <w:r>
        <w:rPr>
          <w:spacing w:val="-1"/>
        </w:rPr>
        <w:t xml:space="preserve"> </w:t>
      </w:r>
      <w:r>
        <w:t>low-density feasibility,</w:t>
      </w:r>
      <w:r>
        <w:rPr>
          <w:spacing w:val="-6"/>
        </w:rPr>
        <w:t xml:space="preserve"> </w:t>
      </w:r>
      <w:r>
        <w:t>and</w:t>
      </w:r>
      <w:r>
        <w:rPr>
          <w:spacing w:val="-5"/>
        </w:rPr>
        <w:t xml:space="preserve"> </w:t>
      </w:r>
      <w:r>
        <w:t>recent</w:t>
      </w:r>
      <w:r>
        <w:rPr>
          <w:spacing w:val="-6"/>
        </w:rPr>
        <w:t xml:space="preserve"> </w:t>
      </w:r>
      <w:r>
        <w:t>data-centric</w:t>
      </w:r>
      <w:r>
        <w:rPr>
          <w:spacing w:val="-5"/>
        </w:rPr>
        <w:t xml:space="preserve"> </w:t>
      </w:r>
      <w:r>
        <w:t>frameworks</w:t>
      </w:r>
      <w:r>
        <w:rPr>
          <w:spacing w:val="-6"/>
        </w:rPr>
        <w:t xml:space="preserve"> </w:t>
      </w:r>
      <w:r>
        <w:t>have</w:t>
      </w:r>
      <w:r>
        <w:rPr>
          <w:spacing w:val="-6"/>
        </w:rPr>
        <w:t xml:space="preserve"> </w:t>
      </w:r>
      <w:r>
        <w:t xml:space="preserve">started </w:t>
      </w:r>
      <w:r>
        <w:rPr>
          <w:spacing w:val="-2"/>
        </w:rPr>
        <w:t>to</w:t>
      </w:r>
      <w:r>
        <w:rPr>
          <w:spacing w:val="-8"/>
        </w:rPr>
        <w:t xml:space="preserve"> </w:t>
      </w:r>
      <w:r>
        <w:rPr>
          <w:spacing w:val="-2"/>
        </w:rPr>
        <w:t>move</w:t>
      </w:r>
      <w:r>
        <w:rPr>
          <w:spacing w:val="-8"/>
        </w:rPr>
        <w:t xml:space="preserve"> </w:t>
      </w:r>
      <w:r>
        <w:rPr>
          <w:spacing w:val="-2"/>
        </w:rPr>
        <w:t>in</w:t>
      </w:r>
      <w:r>
        <w:rPr>
          <w:spacing w:val="-8"/>
        </w:rPr>
        <w:t xml:space="preserve"> </w:t>
      </w:r>
      <w:r>
        <w:rPr>
          <w:spacing w:val="-2"/>
        </w:rPr>
        <w:t>that</w:t>
      </w:r>
      <w:r>
        <w:rPr>
          <w:spacing w:val="-8"/>
        </w:rPr>
        <w:t xml:space="preserve"> </w:t>
      </w:r>
      <w:r>
        <w:rPr>
          <w:spacing w:val="-2"/>
        </w:rPr>
        <w:t>direction</w:t>
      </w:r>
      <w:r w:rsidR="00AF6359">
        <w:rPr>
          <w:spacing w:val="-2"/>
        </w:rPr>
        <w:t xml:space="preserve"> </w:t>
      </w:r>
      <w:r w:rsidR="00AF6359">
        <w:rPr>
          <w:spacing w:val="-2"/>
        </w:rPr>
        <w:fldChar w:fldCharType="begin"/>
      </w:r>
      <w:r w:rsidR="00AF6359">
        <w:rPr>
          <w:spacing w:val="-2"/>
        </w:rPr>
        <w:instrText xml:space="preserve"> ADDIN ZOTERO_ITEM CSL_CITATION {"citationID":"uDtsFnbN","properties":{"unsorted":false,"formattedCitation":"[24]","plainCitation":"[24]","noteIndex":0},"citationItems":[{"id":118,"uris":["http://zotero.org/users/13452644/items/Q287IDXQ"],"itemData":{"id":118,"type":"article-journal","container-title":"Journal of NeuroEngineering and Rehabilitation","DOI":"10.1186/s12984-025-01645-5","issue":"1","title":"A data-centric and interpretable EEG framework for depression severity grading using SHAP-based insights","volume":"22","author":[{"family":"Shen","given":"Anruo"},{"family":"Sun","given":"Jingnan"},{"family":"Chen","given":"Xiaogang"},{"family":"Gao","given":"Xiaorong"}],"issued":{"date-parts":[["2025",5]]}}}],"schema":"https://github.com/citation-style-language/schema/raw/master/csl-citation.json"} </w:instrText>
      </w:r>
      <w:r w:rsidR="00AF6359">
        <w:rPr>
          <w:spacing w:val="-2"/>
        </w:rPr>
        <w:fldChar w:fldCharType="separate"/>
      </w:r>
      <w:r w:rsidR="00AF6359">
        <w:rPr>
          <w:noProof/>
          <w:spacing w:val="-2"/>
        </w:rPr>
        <w:t>[24]</w:t>
      </w:r>
      <w:r w:rsidR="00AF6359">
        <w:rPr>
          <w:spacing w:val="-2"/>
        </w:rPr>
        <w:fldChar w:fldCharType="end"/>
      </w:r>
      <w:r>
        <w:rPr>
          <w:spacing w:val="-2"/>
        </w:rPr>
        <w:t>.</w:t>
      </w:r>
      <w:r>
        <w:rPr>
          <w:spacing w:val="-8"/>
        </w:rPr>
        <w:t xml:space="preserve"> </w:t>
      </w:r>
      <w:r>
        <w:rPr>
          <w:spacing w:val="-2"/>
        </w:rPr>
        <w:t>Emerging</w:t>
      </w:r>
      <w:r>
        <w:rPr>
          <w:spacing w:val="-8"/>
        </w:rPr>
        <w:t xml:space="preserve"> </w:t>
      </w:r>
      <w:r>
        <w:rPr>
          <w:spacing w:val="-2"/>
        </w:rPr>
        <w:t xml:space="preserve">response-prediction </w:t>
      </w:r>
      <w:r>
        <w:t xml:space="preserve">studies in depression and related neuromodulation settings show substantial promise </w:t>
      </w:r>
      <w:r w:rsidR="00AF6359">
        <w:fldChar w:fldCharType="begin"/>
      </w:r>
      <w:r w:rsidR="00AF6359">
        <w:instrText xml:space="preserve"> ADDIN ZOTERO_ITEM CSL_CITATION {"citationID":"KmXnq6gb","properties":{"unsorted":false,"formattedCitation":"[25], [26], [27]","plainCitation":"[25], [26], [27]","noteIndex":0},"citationItems":[{"id":69,"uris":["http://zotero.org/users/13452644/items/63URVG9D"],"itemData":{"id":69,"type":"article-journal","container-title":"Clinical EEG and Neuroscience","DOI":"10.1177/155005940803900306","title":"Prefrontal EEG Asymmetry as a Potential Biomarker of Antidepressant Treatment Response with Transcranial Magnetic Stimulation (TMS): A Case Series","URL":"https://doi.org/10.1177/155005940803900306","author":[{"family":"Funk","given":"Agnes P."},{"family":"George","given":"Mark S."}],"issued":{"date-parts":[["2008"]]}}},{"id":70,"uris":["http://zotero.org/users/13452644/items/VLDRITY2"],"itemData":{"id":70,"type":"article-journal","container-title":"medRxiv","DOI":"10.1101/2023.02.10.23285794","title":"Concurrent Transcranial Magnetic Stimulation and Electroencephalography Measures are Associated with Antidepressant Response from rTMS Treatment for Depression","URL":"https://www.semanticscholar.org/paper/8278c0b8d2b48ae5ed473c09d6c3f9ba34f53391","author":[{"family":"Bailey","given":"N."},{"family":"Hoy","given":"K."},{"family":"Sullivan","given":"C."},{"family":"Allman","given":"B."},{"family":"Rogasch","given":"N."},{"family":"Daskalakis","given":"Z."},{"family":"Fitzgerald","given":"P."}],"issued":{"date-parts":[["2023"]]}}},{"id":79,"uris":["http://zotero.org/users/13452644/items/599YCKDP"],"itemData":{"id":79,"type":"article-journal","container-title":"Neuropsychopharmacology","DOI":"10.1038/s41386-023-01586-4","title":"Neural complexity EEG biomarkers of rapid and post-rapid ketamine effects in late-life treatment-resistant depression: a randomized control trial","URL":"https://doi.org/10.1038/s41386-023-01586-4","author":[{"family":"Murphy","given":"Nicholas"},{"family":"Tamman","given":"Amanda J. F."},{"family":"Lijffijt","given":"Marijn"},{"family":"Amarneh","given":"Dania"},{"family":"Iqbal","given":"Sidra"},{"family":"Swann","given":"Alan C."},{"family":"Averill","given":"Lynnette A."},{"family":"OBrien","given":"Brittany"},{"family":"Mathew","given":"Sanjay J."}],"issued":{"date-parts":[["2023"]]}}}],"schema":"https://github.com/citation-style-language/schema/raw/master/csl-citation.json"} </w:instrText>
      </w:r>
      <w:r w:rsidR="00AF6359">
        <w:fldChar w:fldCharType="separate"/>
      </w:r>
      <w:r w:rsidR="00AF6359">
        <w:rPr>
          <w:noProof/>
        </w:rPr>
        <w:t>[25], [26], [27]</w:t>
      </w:r>
      <w:r w:rsidR="00AF6359">
        <w:fldChar w:fldCharType="end"/>
      </w:r>
      <w:r w:rsidR="00AF6359">
        <w:t xml:space="preserve">. </w:t>
      </w:r>
      <w:r>
        <w:t xml:space="preserve">Related reviews and pilot studies also make the methodological fragility clear </w:t>
      </w:r>
      <w:r w:rsidR="00AF6359">
        <w:fldChar w:fldCharType="begin"/>
      </w:r>
      <w:r w:rsidR="00AF6359">
        <w:instrText xml:space="preserve"> ADDIN ZOTERO_ITEM CSL_CITATION {"citationID":"9w6RCNVA","properties":{"unsorted":false,"formattedCitation":"[28], [29], [30]","plainCitation":"[28], [29], [30]","noteIndex":0},"citationItems":[{"id":85,"uris":["http://zotero.org/users/13452644/items/QP8P73QL"],"itemData":{"id":85,"type":"paper-conference","container-title":"Annual International Conference of the IEEE Engineering in Medicine and Biology Society","DOI":"10.1109/EMBC53108.2024.10782112","title":"Resting-state EEG biomarkers of accelerated intermittent theta burst stimulation treatment for depression: a pilot study","URL":"https://www.semanticscholar.org/paper/9d00f9320f2f75435719d9cccc4133e989f8737e","author":[{"family":"Guo","given":"Ling"},{"family":"Zhang","given":"Zhuo"},{"family":"Tan","given":"X."},{"family":"Phua","given":"K."},{"family":"Wang","given":"C."},{"family":"Tor","given":"P."},{"family":"Ang","given":"K."}],"issued":{"date-parts":[["2024"]]}}},{"id":77,"uris":["http://zotero.org/users/13452644/items/777I6FGN"],"itemData":{"id":77,"type":"article-journal","container-title":"Frontiers in Psychiatry","DOI":"10.3389/fpsyt.2023.1073984","title":"A review of critical brain oscillations in depression and the efficacy of transcranial magnetic stimulation treatment","URL":"https://doi.org/10.3389/fpsyt.2023.1073984","author":[{"family":"Tsai","given":"Yi-Chun"},{"family":"Li","given":"Cheng-Ta"},{"family":"Juan","given":"Chi-Hung"}],"issued":{"date-parts":[["2023"]]}}},{"id":100,"uris":["http://zotero.org/users/13452644/items/KP5MPKAH"],"itemData":{"id":100,"type":"article-journal","container-title":"Scientific Reports","issue":"1","page":"8438","publisher":"Nature Publishing Group UK London","title":"Stratification of responses to tDCS intervention in a healthy pediatric population based on resting-state EEG profiles","volume":"13","author":[{"family":"Dagnino","given":"Paulina Clara"},{"family":"Braboszcz","given":"Claire"},{"family":"Kroupi","given":"Eleni"},{"family":"Splittgerber","given":"Maike"},{"family":"Brauer","given":"Hannah"},{"family":"Dempfle","given":"Astrid"},{"family":"Breitling-Ziegler","given":"Carolin"},{"family":"Prehn-Kristensen","given":"Alexander"},{"family":"Krauel","given":"Kerstin"},{"family":"Siniatchkin","given":"Michael"},{"literal":"others"}],"issued":{"date-parts":[["2023"]]}}}],"schema":"https://github.com/citation-style-language/schema/raw/master/csl-citation.json"} </w:instrText>
      </w:r>
      <w:r w:rsidR="00AF6359">
        <w:fldChar w:fldCharType="separate"/>
      </w:r>
      <w:r w:rsidR="00AF6359">
        <w:rPr>
          <w:noProof/>
        </w:rPr>
        <w:t>[28], [29], [30]</w:t>
      </w:r>
      <w:r w:rsidR="00AF6359">
        <w:fldChar w:fldCharType="end"/>
      </w:r>
      <w:r>
        <w:t xml:space="preserve">. More recent response-oriented studies continue that pattern </w:t>
      </w:r>
      <w:r w:rsidR="00AF6359">
        <w:fldChar w:fldCharType="begin"/>
      </w:r>
      <w:r w:rsidR="00AF6359">
        <w:instrText xml:space="preserve"> ADDIN ZOTERO_ITEM CSL_CITATION {"citationID":"m6r3tcek","properties":{"unsorted":false,"formattedCitation":"[31], [32], [33]","plainCitation":"[31], [32], [33]","noteIndex":0},"citationItems":[{"id":37,"uris":["http://zotero.org/users/13452644/items/3GWSH4HQ"],"itemData":{"id":37,"type":"article-journal","container-title":"Journal of Affective Disorders","DOI":"10.1016/j.jad.2024.07.131","title":"N100 as a response prediction biomarker for accelerated 1 Hz right DLPFC-rTMS in major depression.","URL":"https://www.semanticscholar.org/paper/c0dabdc70010a5fb8ea6f2546d37fe9e83a13071","author":[{"family":"Sheen","given":"J."},{"family":"Mazza","given":"F."},{"family":"Momi","given":"D."},{"family":"Miron","given":"J."},{"family":"Mansouri","given":"Farrokh"},{"family":"Russell","given":"Thomas"},{"family":"Zhou","given":"Ryan"},{"family":"Hyde","given":"M."},{"family":"Fox","given":"L."},{"family":"Voetterl","given":"Helena"},{"family":"Assi","given":"E. B."},{"family":"Daskalakis","given":"Z."},{"family":"Blumberger","given":"D."},{"family":"Griffiths","given":"John D."},{"family":"Downar","given":"Jonathan"}],"issued":{"date-parts":[["2024"]]}}},{"id":40,"uris":["http://zotero.org/users/13452644/items/XEASWCFC"],"itemData":{"id":40,"type":"paper-conference","container-title":"International Conference on Computer and Knowledge Engineering","DOI":"10.1109/ICCKE68588.2025.11273345","title":"Prediction of rTMS Treatment Response in Depression Using a Frequency-Based EEG Biomarker","URL":"https://www.semanticscholar.org/paper/fa7b0c55f517ebfbaa6af5be40ba57129e5d87f2","author":[{"family":"Zeidabadi","given":"Ali Asadi"},{"family":"Rashidi","given":"Saeid"}],"issued":{"date-parts":[["2025"]]}}},{"id":41,"uris":["http://zotero.org/users/13452644/items/TV8LICFH"],"itemData":{"id":41,"type":"article-journal","container-title":"Clinical Neurophysiology","DOI":"10.1016/j.clinph.2026.2111710","title":"Theta-cordance as a biomarker of treatment response to intermittent theta burst stimulation in patients with treatment-resistant depression.","URL":"https://www.semanticscholar.org/paper/c2c05fd78b73d7ebd82bcbd5cb8af3516e1f5751","author":[{"family":"Reissmann","given":"Andreas"},{"family":"Rupprecht","given":"Maximilian"},{"family":"Langguth","given":"B."},{"family":"Rischer","given":"Johanna"},{"family":"Schoisswohl","given":"S."}],"issued":{"date-parts":[["2026"]]}}}],"schema":"https://github.com/citation-style-language/schema/raw/master/csl-citation.json"} </w:instrText>
      </w:r>
      <w:r w:rsidR="00AF6359">
        <w:fldChar w:fldCharType="separate"/>
      </w:r>
      <w:r w:rsidR="00AF6359">
        <w:rPr>
          <w:noProof/>
        </w:rPr>
        <w:t>[31], [32], [33]</w:t>
      </w:r>
      <w:r w:rsidR="00AF6359">
        <w:fldChar w:fldCharType="end"/>
      </w:r>
      <w:r w:rsidR="00AF6359">
        <w:t xml:space="preserve">. </w:t>
      </w:r>
      <w:r>
        <w:t>A recent systematic review of EEG connectivity changes in depression treatment reaches a similar</w:t>
      </w:r>
      <w:r>
        <w:rPr>
          <w:spacing w:val="40"/>
        </w:rPr>
        <w:t xml:space="preserve"> </w:t>
      </w:r>
      <w:r>
        <w:t>conclusion</w:t>
      </w:r>
      <w:r>
        <w:rPr>
          <w:spacing w:val="40"/>
        </w:rPr>
        <w:t xml:space="preserve"> </w:t>
      </w:r>
      <w:r w:rsidR="00AF6359">
        <w:rPr>
          <w:spacing w:val="40"/>
        </w:rPr>
        <w:fldChar w:fldCharType="begin"/>
      </w:r>
      <w:r w:rsidR="00AF6359">
        <w:rPr>
          <w:spacing w:val="40"/>
        </w:rPr>
        <w:instrText xml:space="preserve"> ADDIN ZOTERO_ITEM CSL_CITATION {"citationID":"JOAlRsaf","properties":{"unsorted":false,"formattedCitation":"[34]","plainCitation":"[34]","noteIndex":0},"citationItems":[{"id":57,"uris":["http://zotero.org/users/13452644/items/B9DH3U3U"],"itemData":{"id":57,"type":"article-journal","container-title":"Neuroscience &amp; Biobehavioral Reviews","DOI":"10.1016/j.neubiorev.2025.106017","title":"Alterations in resting-state EEG functional connectivity in patients with major depressive disorder receiving electroconvulsive therapy: A systematic review","URL":"https://doi.org/10.1016/j.neubiorev.2025.106017","author":[{"family":"Ulrich","given":"Sarah"},{"family":"Schneider","given":"Else"},{"family":"Deuring","given":"Gunnar"},{"family":"Erni","given":"Saskia"},{"family":"Ridder","given":"Maria","dropping-particle":"de"},{"family":"Sarlon","given":"Jan"},{"family":"Bruhl","given":"Annette Beatrix"}],"issued":{"date-parts":[["2025"]]}}}],"schema":"https://github.com/citation-style-language/schema/raw/master/csl-citation.json"} </w:instrText>
      </w:r>
      <w:r w:rsidR="00AF6359">
        <w:rPr>
          <w:spacing w:val="40"/>
        </w:rPr>
        <w:fldChar w:fldCharType="separate"/>
      </w:r>
      <w:r w:rsidR="00AF6359">
        <w:rPr>
          <w:noProof/>
          <w:spacing w:val="40"/>
        </w:rPr>
        <w:t>[34]</w:t>
      </w:r>
      <w:r w:rsidR="00AF6359">
        <w:rPr>
          <w:spacing w:val="40"/>
        </w:rPr>
        <w:fldChar w:fldCharType="end"/>
      </w:r>
      <w:r w:rsidR="00AF6359">
        <w:t>.</w:t>
      </w:r>
    </w:p>
    <w:p w14:paraId="30977E13" w14:textId="26DE9879" w:rsidR="004E7388" w:rsidRDefault="00000000">
      <w:pPr>
        <w:pStyle w:val="BodyText"/>
        <w:spacing w:line="249" w:lineRule="auto"/>
        <w:ind w:left="34" w:firstLine="298"/>
        <w:jc w:val="both"/>
      </w:pPr>
      <w:r>
        <w:t>Within</w:t>
      </w:r>
      <w:r>
        <w:rPr>
          <w:spacing w:val="40"/>
        </w:rPr>
        <w:t xml:space="preserve"> </w:t>
      </w:r>
      <w:r>
        <w:t>the</w:t>
      </w:r>
      <w:r>
        <w:rPr>
          <w:spacing w:val="40"/>
        </w:rPr>
        <w:t xml:space="preserve"> </w:t>
      </w:r>
      <w:r>
        <w:t>same</w:t>
      </w:r>
      <w:r>
        <w:rPr>
          <w:spacing w:val="40"/>
        </w:rPr>
        <w:t xml:space="preserve"> </w:t>
      </w:r>
      <w:r>
        <w:t>home-based</w:t>
      </w:r>
      <w:r>
        <w:rPr>
          <w:spacing w:val="80"/>
        </w:rPr>
        <w:t xml:space="preserve"> </w:t>
      </w:r>
      <w:r>
        <w:t xml:space="preserve">4-channel MDD program </w:t>
      </w:r>
      <w:ins w:id="17" w:author="Cynthia Fu" w:date="2026-04-01T23:29:00Z" w16du:dateUtc="2026-04-01T22:29:00Z">
        <w:r w:rsidR="00CE7822">
          <w:t xml:space="preserve">analysed </w:t>
        </w:r>
      </w:ins>
      <w:r>
        <w:t xml:space="preserve">here, </w:t>
      </w:r>
      <w:r w:rsidR="0026058D">
        <w:t>power spectral density (</w:t>
      </w:r>
      <w:r>
        <w:t>PSD</w:t>
      </w:r>
      <w:ins w:id="18" w:author="Cynthia Fu" w:date="2026-04-01T23:30:00Z" w16du:dateUtc="2026-04-01T22:30:00Z">
        <w:r w:rsidR="0026058D">
          <w:t>)</w:t>
        </w:r>
      </w:ins>
      <w:r>
        <w:t xml:space="preserve">-based and PLV-based analyses have </w:t>
      </w:r>
      <w:r w:rsidR="003F521F">
        <w:t>observed</w:t>
      </w:r>
      <w:r>
        <w:t xml:space="preserve"> that the baseline</w:t>
      </w:r>
      <w:r>
        <w:rPr>
          <w:spacing w:val="-13"/>
        </w:rPr>
        <w:t xml:space="preserve"> </w:t>
      </w:r>
      <w:r>
        <w:t>EEG</w:t>
      </w:r>
      <w:r>
        <w:rPr>
          <w:spacing w:val="-12"/>
        </w:rPr>
        <w:t xml:space="preserve"> </w:t>
      </w:r>
      <w:r>
        <w:t>carries</w:t>
      </w:r>
      <w:r>
        <w:rPr>
          <w:spacing w:val="-13"/>
        </w:rPr>
        <w:t xml:space="preserve"> </w:t>
      </w:r>
      <w:r>
        <w:t>treatment-response</w:t>
      </w:r>
      <w:r>
        <w:rPr>
          <w:spacing w:val="-12"/>
        </w:rPr>
        <w:t xml:space="preserve"> </w:t>
      </w:r>
      <w:r>
        <w:t>information</w:t>
      </w:r>
      <w:r>
        <w:rPr>
          <w:spacing w:val="-13"/>
        </w:rPr>
        <w:t xml:space="preserve"> </w:t>
      </w:r>
      <w:r>
        <w:t>across multiple signal representations</w:t>
      </w:r>
      <w:r w:rsidR="00AF6359">
        <w:t xml:space="preserve"> </w:t>
      </w:r>
      <w:r w:rsidR="00AF6359">
        <w:fldChar w:fldCharType="begin"/>
      </w:r>
      <w:r w:rsidR="00AF6359">
        <w:instrText xml:space="preserve"> ADDIN ZOTERO_ITEM CSL_CITATION {"citationID":"Xs9wfw1p","properties":{"unsorted":false,"formattedCitation":"[35], [36]","plainCitation":"[35], [36]","noteIndex":0},"citationItems":[{"id":27,"uris":["http://zotero.org/users/13452644/items/PNSPR8RP"],"itemData":{"id":27,"type":"paper-conference","abstract":"Major Depressive Disorder (MDD) is a leading cause of disability worldwide. Current first line treatments are antidepressant medication and psychotherapy. However, they have limited effectiveness and there are no biomarkers that can predict treatment response at the individual level. Transcranial direct current stimulation (tDCS) is non-invasive brain stimulation method that is a potential novel treatment for MDD. The present study sought to investigate neural biomarkers for predicting response to tDCS at the individual level using portable EEG. The clinical trial was a double-blinded, placebo-controlled, randomized, superiority trial of home-based tDCS. Participants were randomized to a 10-week course of either active or sham tDCS sessions. Resting state, eyes closed EEG data were acquired at baseline, prior to starting tDCS, and at week 10. EEG data acquisition was conducted using a portable, 4-electrode EEG device (Muse). The baseline EEG data from 21 participants were used to train and test the deep learning models of 1D convolutional neural networks (1DCNNs), Long Short-Term Memory (LSTM), Gated recurrent units (GRU) and the hybrid models combining 1DCNN and LSTM/GRU. A prediction rule was proposed and applied to the classifier outputs of each participant and the treatment outcomes were predicted. Different combinations of power spectral density vectors extracted from the EEG frequency bands of four electrodes were selected to improve the treatment outcome prediction. Using 1DCNN model the work achieved a treatment outcome prediction accuracy 85.7%, with a specificity of 71.4% for predicting treatment remission and sensitivity of 92.8% for predicting residual depressive symptoms, which was based on the combined theta and alpha EEG band power spectral density from the TP10 electrode.","container-title":"2024 IEEE Conference on Artificial Intelligence (CAI)","DOI":"10.1109/CAI59869.2024.00201","event-title":"2024 IEEE Conference on Artificial Intelligence (CAI)","page":"1123-1128","source":"IEEE Xplore","title":"Prediction of Treatment Outcome to Transcranial Direct Current Stimulation in Major Depression Based on Deep Learning of EEG Data","URL":"https://ieeexplore.ieee.org/document/10605361","author":[{"family":"Moncy","given":"Jijomon Chettuthara"},{"family":"Fan","given":"Yong"},{"family":"Fu","given":"Cynthia H.Y."}],"accessed":{"date-parts":[["2026",3,25]]},"issued":{"date-parts":[["2024",6]]}}},{"id":26,"uris":["http://zotero.org/users/13452644/items/RFHMVIR4"],"itemData":{"id":26,"type":"article-journal","abstract":"Methods: In a randomized controlled trial, EEG data were acquired from 21 MDD participants (16 women, mean age 36.63 ± 9.71 years) with moderate to severe depressive episodes (mean HAMD score 18.42 ± 1.80). Participants were randomized to active (n = 11) or sham tDCS (n = 8). Home-based tDCS treatment was administered for 10 weeks, with 5 sessions per week for 3 weeks, then 3 sessions per week for 7 weeks. Active tDCS was 2 mA, and sham tDCS was 0 mA with brief ramp-up/down periods. Clinical remission was defined as HAMD score ≤ 7. Resting-state EEG data were collected at baseline and at the 10-week end of treatment using a portable 4-channel EEG device. EEG band power and functional connectivity (phase locking value, PLV) were analyzed. Deep learning identified predictors of treatment remission from baseline PLV features.\nResults: The active tDCS group showed higher gamma PLV in frontal and temporal regions compared to the sham group. Positive correlations between changes in delta, theta, alpha, and beta PLV and depression improvement were observed in the active group. Combining PLV features from theta, alpha, and beta achieved the highest treatment remission prediction accuracy: 71.94 % (sensitivity 52.88 %, specificity 83.06 %).\nConclusions: Synchronized brain activity in gamma PLV may be a mechanism of active tDCS. Baseline restingstate EEG could predict treatment remission. Home-based EEG measures are feasible and useful predictors of clinical outcomes.","container-title":"Personalized Medicine in Psychiatry","DOI":"10.1016/j.pmip.2024.100147","ISSN":"24681717","journalAbbreviation":"Personalized Medicine in Psychiatry","language":"en","page":"100147","source":"DOI.org (Crossref)","title":"Home-based transcranial direct current stimulation (tDCS) in major depressive disorder: Enhanced network synchronization with active relative to sham and deep learning-based predictors of remission","title-short":"Home-based transcranial direct current stimulation (tDCS) in major depressive disorder","volume":"49-50","author":[{"family":"Xiao","given":"Wenyi"},{"family":"Moncy","given":"Jijomon C."},{"family":"Woodham","given":"Rachel D."},{"family":"Selvaraj","given":"Sudhakar"},{"family":"Lajmi","given":"Nahed"},{"family":"Hobday","given":"Harriet"},{"family":"Sheehan","given":"Gabrielle"},{"family":"Ghazi-Noori","given":"Ali-Reza"},{"family":"Lagerberg","given":"Peter J."},{"family":"Machado-Vieira","given":"Rodrigo"},{"family":"Soares","given":"Jair C."},{"family":"Young","given":"Allan H."},{"family":"Fu","given":"Cynthia H.Y."}],"issued":{"date-parts":[["2025",3]]}}}],"schema":"https://github.com/citation-style-language/schema/raw/master/csl-citation.json"} </w:instrText>
      </w:r>
      <w:r w:rsidR="00AF6359">
        <w:fldChar w:fldCharType="separate"/>
      </w:r>
      <w:r w:rsidR="00AF6359">
        <w:rPr>
          <w:noProof/>
        </w:rPr>
        <w:t>[35], [36]</w:t>
      </w:r>
      <w:r w:rsidR="00AF6359">
        <w:fldChar w:fldCharType="end"/>
      </w:r>
      <w:r>
        <w:t xml:space="preserve">. </w:t>
      </w:r>
      <w:r w:rsidR="005D12D4">
        <w:rPr>
          <w:color w:val="000000"/>
        </w:rPr>
        <w:t xml:space="preserve">PSD-based deep learning approaches identified temporoparietal spectral features (notably TP10 theta–alpha power) as informative for treatment outcome prediction </w:t>
      </w:r>
      <w:r w:rsidR="00AF6359">
        <w:rPr>
          <w:noProof/>
        </w:rPr>
        <w:t xml:space="preserve">[35], </w:t>
      </w:r>
      <w:r w:rsidR="005D12D4">
        <w:rPr>
          <w:color w:val="000000"/>
        </w:rPr>
        <w:t xml:space="preserve">while connectivity-based analyses highlighted frontal–temporal and temporoparietal network patterns </w:t>
      </w:r>
      <w:r w:rsidR="00AF6359">
        <w:rPr>
          <w:noProof/>
        </w:rPr>
        <w:t>[36].</w:t>
      </w:r>
      <w:r w:rsidR="005D12D4">
        <w:rPr>
          <w:color w:val="000000"/>
        </w:rPr>
        <w:t xml:space="preserve"> Together, these findings suggest that response-related signal is present and reproducible across feature families, but remains poorly characterized in terms of</w:t>
      </w:r>
      <w:r w:rsidR="005D12D4">
        <w:rPr>
          <w:rStyle w:val="apple-converted-space"/>
          <w:color w:val="000000"/>
        </w:rPr>
        <w:t> </w:t>
      </w:r>
      <w:r w:rsidR="005D12D4" w:rsidRPr="00946763">
        <w:rPr>
          <w:rStyle w:val="Strong"/>
          <w:b w:val="0"/>
          <w:bCs w:val="0"/>
          <w:color w:val="000000"/>
        </w:rPr>
        <w:t>interpretability, stability, and minimal feature representation</w:t>
      </w:r>
      <w:r w:rsidR="005D12D4" w:rsidRPr="00946763">
        <w:rPr>
          <w:b/>
          <w:color w:val="000000"/>
        </w:rPr>
        <w:t>.</w:t>
      </w:r>
      <w:r w:rsidR="005D12D4">
        <w:rPr>
          <w:color w:val="000000"/>
        </w:rPr>
        <w:t xml:space="preserve"> </w:t>
      </w:r>
    </w:p>
    <w:p w14:paraId="3ECC5C92" w14:textId="43FDD52D" w:rsidR="004E7388" w:rsidRDefault="006A7E7C">
      <w:pPr>
        <w:pStyle w:val="BodyText"/>
        <w:spacing w:line="249" w:lineRule="auto"/>
        <w:ind w:left="34" w:firstLine="298"/>
        <w:jc w:val="both"/>
      </w:pPr>
      <w:r>
        <w:rPr>
          <w:color w:val="000000"/>
        </w:rPr>
        <w:t xml:space="preserve">The present study builds directly on this context and uses the same baseline EEG cohort as our prior PSD- and connectivity-based analyses </w:t>
      </w:r>
      <w:r w:rsidR="00AF6359">
        <w:fldChar w:fldCharType="begin"/>
      </w:r>
      <w:r w:rsidR="002F19A8">
        <w:instrText xml:space="preserve"> ADDIN ZOTERO_ITEM CSL_CITATION {"citationID":"T1ZMWJWb","properties":{"unsorted":false,"formattedCitation":"[35], [36]","plainCitation":"[35], [36]","noteIndex":0},"citationItems":[{"id":27,"uris":["http://zotero.org/users/13452644/items/PNSPR8RP"],"itemData":{"id":27,"type":"paper-conference","abstract":"Major Depressive Disorder (MDD) is a leading cause of disability worldwide. Current first line treatments are antidepressant medication and psychotherapy. However, they have limited effectiveness and there are no biomarkers that can predict treatment response at the individual level. Transcranial direct current stimulation (tDCS) is non-invasive brain stimulation method that is a potential novel treatment for MDD. The present study sought to investigate neural biomarkers for predicting response to tDCS at the individual level using portable EEG. The clinical trial was a double-blinded, placebo-controlled, randomized, superiority trial of home-based tDCS. Participants were randomized to a 10-week course of either active or sham tDCS sessions. Resting state, eyes closed EEG data were acquired at baseline, prior to starting tDCS, and at week 10. EEG data acquisition was conducted using a portable, 4-electrode EEG device (Muse). The baseline EEG data from 21 participants were used to train and test the deep learning models of 1D convolutional neural networks (1DCNNs), Long Short-Term Memory (LSTM), Gated recurrent units (GRU) and the hybrid models combining 1DCNN and LSTM/GRU. A prediction rule was proposed and applied to the classifier outputs of each participant and the treatment outcomes were predicted. Different combinations of power spectral density vectors extracted from the EEG frequency bands of four electrodes were selected to improve the treatment outcome prediction. Using 1DCNN model the work achieved a treatment outcome prediction accuracy 85.7%, with a specificity of 71.4% for predicting treatment remission and sensitivity of 92.8% for predicting residual depressive symptoms, which was based on the combined theta and alpha EEG band power spectral density from the TP10 electrode.","container-title":"2024 IEEE Conference on Artificial Intelligence (CAI)","DOI":"10.1109/CAI59869.2024.00201","event-title":"2024 IEEE Conference on Artificial Intelligence (CAI)","page":"1123-1128","source":"IEEE Xplore","title":"Prediction of Treatment Outcome to Transcranial Direct Current Stimulation in Major Depression Based on Deep Learning of EEG Data","URL":"https://ieeexplore.ieee.org/document/10605361","author":[{"family":"Moncy","given":"Jijomon Chettuthara"},{"family":"Fan","given":"Yong"},{"family":"Fu","given":"Cynthia H.Y."}],"accessed":{"date-parts":[["2026",3,25]]},"issued":{"date-parts":[["2024",6]]}}},{"id":26,"uris":["http://zotero.org/users/13452644/items/RFHMVIR4"],"itemData":{"id":26,"type":"article-journal","abstract":"Methods: In a randomized controlled trial, EEG data were acquired from 21 MDD participants (16 women, mean age 36.63 ± 9.71 years) with moderate to severe depressive episodes (mean HAMD score 18.42 ± 1.80). Participants were randomized to active (n = 11) or sham tDCS (n = 8). Home-based tDCS treatment was administered for 10 weeks, with 5 sessions per week for 3 weeks, then 3 sessions per week for 7 weeks. Active tDCS was 2 mA, and sham tDCS was 0 mA with brief ramp-up/down periods. Clinical remission was defined as HAMD score ≤ 7. Resting-state EEG data were collected at baseline and at the 10-week end of treatment using a portable 4-channel EEG device. EEG band power and functional connectivity (phase locking value, PLV) were analyzed. Deep learning identified predictors of treatment remission from baseline PLV features.\nResults: The active tDCS group showed higher gamma PLV in frontal and temporal regions compared to the sham group. Positive correlations between changes in delta, theta, alpha, and beta PLV and depression improvement were observed in the active group. Combining PLV features from theta, alpha, and beta achieved the highest treatment remission prediction accuracy: 71.94 % (sensitivity 52.88 %, specificity 83.06 %).\nConclusions: Synchronized brain activity in gamma PLV may be a mechanism of active tDCS. Baseline restingstate EEG could predict treatment remission. Home-based EEG measures are feasible and useful predictors of clinical outcomes.","container-title":"Personalized Medicine in Psychiatry","DOI":"10.1016/j.pmip.2024.100147","ISSN":"24681717","journalAbbreviation":"Personalized Medicine in Psychiatry","language":"en","page":"100147","source":"DOI.org (Crossref)","title":"Home-based transcranial direct current stimulation (tDCS) in major depressive disorder: Enhanced network synchronization with active relative to sham and deep learning-based predictors of remission","title-short":"Home-based transcranial direct current stimulation (tDCS) in major depressive disorder","volume":"49-50","author":[{"family":"Xiao","given":"Wenyi"},{"family":"Moncy","given":"Jijomon C."},{"family":"Woodham","given":"Rachel D."},{"family":"Selvaraj","given":"Sudhakar"},{"family":"Lajmi","given":"Nahed"},{"family":"Hobday","given":"Harriet"},{"family":"Sheehan","given":"Gabrielle"},{"family":"Ghazi-Noori","given":"Ali-Reza"},{"family":"Lagerberg","given":"Peter J."},{"family":"Machado-Vieira","given":"Rodrigo"},{"family":"Soares","given":"Jair C."},{"family":"Young","given":"Allan H."},{"family":"Fu","given":"Cynthia H.Y."}],"issued":{"date-parts":[["2025",3]]}}}],"schema":"https://github.com/citation-style-language/schema/raw/master/csl-citation.json"} </w:instrText>
      </w:r>
      <w:r w:rsidR="00AF6359">
        <w:fldChar w:fldCharType="separate"/>
      </w:r>
      <w:r w:rsidR="00AF6359">
        <w:rPr>
          <w:noProof/>
        </w:rPr>
        <w:t>[35], [36]</w:t>
      </w:r>
      <w:r w:rsidR="00AF6359">
        <w:fldChar w:fldCharType="end"/>
      </w:r>
      <w:r w:rsidR="00AF6359">
        <w:t xml:space="preserve">, </w:t>
      </w:r>
      <w:r>
        <w:rPr>
          <w:color w:val="000000"/>
        </w:rPr>
        <w:t>but addresses a distinct question. Rather than optimising predictive performance within a predefined feature family, we test whether a strictly leakage-controlled, foldwise sparse feature-selection pipeline can identify a</w:t>
      </w:r>
      <w:r>
        <w:rPr>
          <w:rStyle w:val="apple-converted-space"/>
          <w:color w:val="000000"/>
        </w:rPr>
        <w:t> </w:t>
      </w:r>
      <w:r w:rsidRPr="00946763">
        <w:rPr>
          <w:rStyle w:val="Strong"/>
          <w:b w:val="0"/>
          <w:bCs w:val="0"/>
          <w:color w:val="000000"/>
        </w:rPr>
        <w:t>small, recurrent, and interpretable biomarker set</w:t>
      </w:r>
      <w:r>
        <w:rPr>
          <w:rStyle w:val="apple-converted-space"/>
          <w:color w:val="000000"/>
        </w:rPr>
        <w:t> </w:t>
      </w:r>
      <w:r>
        <w:rPr>
          <w:color w:val="000000"/>
        </w:rPr>
        <w:t xml:space="preserve">under participant-level validation. </w:t>
      </w:r>
      <w:r>
        <w:t>We</w:t>
      </w:r>
      <w:r>
        <w:rPr>
          <w:spacing w:val="80"/>
        </w:rPr>
        <w:t xml:space="preserve"> </w:t>
      </w:r>
      <w:r>
        <w:t>compared</w:t>
      </w:r>
      <w:r>
        <w:rPr>
          <w:spacing w:val="80"/>
        </w:rPr>
        <w:t xml:space="preserve"> </w:t>
      </w:r>
      <w:r>
        <w:t>two</w:t>
      </w:r>
      <w:r>
        <w:rPr>
          <w:spacing w:val="80"/>
        </w:rPr>
        <w:t xml:space="preserve"> </w:t>
      </w:r>
      <w:r>
        <w:t>classifiers</w:t>
      </w:r>
      <w:r>
        <w:rPr>
          <w:spacing w:val="80"/>
        </w:rPr>
        <w:t xml:space="preserve"> </w:t>
      </w:r>
      <w:r>
        <w:t>over</w:t>
      </w:r>
      <w:r>
        <w:rPr>
          <w:spacing w:val="80"/>
        </w:rPr>
        <w:t xml:space="preserve"> </w:t>
      </w:r>
      <w:r>
        <w:t>the</w:t>
      </w:r>
      <w:r>
        <w:rPr>
          <w:spacing w:val="80"/>
        </w:rPr>
        <w:t xml:space="preserve"> </w:t>
      </w:r>
      <w:r>
        <w:t>same feature-selection sweep to test whether low-montage resting-state EEG could recover a small recurring set of biomarkers associated with tDCS remission in adults with MDD. The analysis prioritized parsimony, biomarker interpretability, and leakage-resistant participant-level validation. Our working hypothesis was that useful</w:t>
      </w:r>
      <w:r>
        <w:rPr>
          <w:spacing w:val="80"/>
        </w:rPr>
        <w:t xml:space="preserve"> </w:t>
      </w:r>
      <w:r>
        <w:t>patient-level</w:t>
      </w:r>
      <w:r>
        <w:rPr>
          <w:spacing w:val="-3"/>
        </w:rPr>
        <w:t xml:space="preserve"> </w:t>
      </w:r>
      <w:r>
        <w:t>discrimination</w:t>
      </w:r>
      <w:r>
        <w:rPr>
          <w:spacing w:val="-3"/>
        </w:rPr>
        <w:t xml:space="preserve"> </w:t>
      </w:r>
      <w:r>
        <w:t>could</w:t>
      </w:r>
      <w:r>
        <w:rPr>
          <w:spacing w:val="-3"/>
        </w:rPr>
        <w:t xml:space="preserve"> </w:t>
      </w:r>
      <w:r>
        <w:t>be</w:t>
      </w:r>
      <w:r>
        <w:rPr>
          <w:spacing w:val="-3"/>
        </w:rPr>
        <w:t xml:space="preserve"> </w:t>
      </w:r>
      <w:r>
        <w:t>achieved</w:t>
      </w:r>
      <w:r>
        <w:rPr>
          <w:spacing w:val="-3"/>
        </w:rPr>
        <w:t xml:space="preserve"> </w:t>
      </w:r>
      <w:r>
        <w:t>with</w:t>
      </w:r>
      <w:r>
        <w:rPr>
          <w:spacing w:val="-3"/>
        </w:rPr>
        <w:t xml:space="preserve"> </w:t>
      </w:r>
      <w:r>
        <w:t>a</w:t>
      </w:r>
      <w:r>
        <w:rPr>
          <w:spacing w:val="-3"/>
        </w:rPr>
        <w:t xml:space="preserve"> </w:t>
      </w:r>
      <w:r>
        <w:t>small per-fold</w:t>
      </w:r>
      <w:r>
        <w:rPr>
          <w:spacing w:val="-2"/>
        </w:rPr>
        <w:t xml:space="preserve"> </w:t>
      </w:r>
      <w:r>
        <w:t>feature</w:t>
      </w:r>
      <w:r>
        <w:rPr>
          <w:spacing w:val="-2"/>
        </w:rPr>
        <w:t xml:space="preserve"> </w:t>
      </w:r>
      <w:r>
        <w:t>budget</w:t>
      </w:r>
      <w:r>
        <w:rPr>
          <w:spacing w:val="-2"/>
        </w:rPr>
        <w:t xml:space="preserve"> </w:t>
      </w:r>
      <w:r>
        <w:t>and</w:t>
      </w:r>
      <w:r>
        <w:rPr>
          <w:spacing w:val="-2"/>
        </w:rPr>
        <w:t xml:space="preserve"> </w:t>
      </w:r>
      <w:r>
        <w:t>that</w:t>
      </w:r>
      <w:r>
        <w:rPr>
          <w:spacing w:val="-2"/>
        </w:rPr>
        <w:t xml:space="preserve"> </w:t>
      </w:r>
      <w:r>
        <w:t>the</w:t>
      </w:r>
      <w:r>
        <w:rPr>
          <w:spacing w:val="-2"/>
        </w:rPr>
        <w:t xml:space="preserve"> </w:t>
      </w:r>
      <w:r>
        <w:t>most</w:t>
      </w:r>
      <w:r>
        <w:rPr>
          <w:spacing w:val="-2"/>
        </w:rPr>
        <w:t xml:space="preserve"> </w:t>
      </w:r>
      <w:r>
        <w:t>recurrent</w:t>
      </w:r>
      <w:r>
        <w:rPr>
          <w:spacing w:val="-2"/>
        </w:rPr>
        <w:t xml:space="preserve"> </w:t>
      </w:r>
      <w:r>
        <w:t>features would show stronger effect-direction consistency than hard-set overlap.</w:t>
      </w:r>
      <w:r w:rsidR="00141F3F">
        <w:t xml:space="preserve"> </w:t>
      </w:r>
      <w:r w:rsidR="00141F3F">
        <w:rPr>
          <w:color w:val="000000"/>
        </w:rPr>
        <w:t>This approach reframes biomarker discovery from a high-dimensional modelling problem toward a</w:t>
      </w:r>
      <w:r w:rsidR="00141F3F">
        <w:rPr>
          <w:rStyle w:val="apple-converted-space"/>
          <w:color w:val="000000"/>
        </w:rPr>
        <w:t> </w:t>
      </w:r>
      <w:r w:rsidR="00141F3F" w:rsidRPr="00946763">
        <w:rPr>
          <w:rStyle w:val="Strong"/>
          <w:b w:val="0"/>
          <w:bCs w:val="0"/>
          <w:color w:val="000000"/>
        </w:rPr>
        <w:t>minimal, interpretable signal identification problem</w:t>
      </w:r>
      <w:r w:rsidR="00141F3F" w:rsidRPr="00946763">
        <w:rPr>
          <w:b/>
          <w:color w:val="000000"/>
        </w:rPr>
        <w:t>.</w:t>
      </w:r>
    </w:p>
    <w:p w14:paraId="41081352" w14:textId="2343A396" w:rsidR="004E7388" w:rsidRDefault="004E7388">
      <w:pPr>
        <w:pStyle w:val="BodyText"/>
        <w:spacing w:before="110"/>
      </w:pPr>
    </w:p>
    <w:p w14:paraId="6DDA1929" w14:textId="0AAF37EB" w:rsidR="004E7388" w:rsidRDefault="00000000">
      <w:pPr>
        <w:pStyle w:val="Heading1"/>
        <w:numPr>
          <w:ilvl w:val="0"/>
          <w:numId w:val="3"/>
        </w:numPr>
        <w:tabs>
          <w:tab w:val="left" w:pos="332"/>
        </w:tabs>
        <w:ind w:left="332" w:hanging="298"/>
        <w:jc w:val="both"/>
      </w:pPr>
      <w:r>
        <w:rPr>
          <w:spacing w:val="-2"/>
        </w:rPr>
        <w:t>Methods</w:t>
      </w:r>
    </w:p>
    <w:p w14:paraId="63043B12" w14:textId="6BCD3D99" w:rsidR="004E7388" w:rsidRDefault="00000000">
      <w:pPr>
        <w:pStyle w:val="Heading2"/>
        <w:numPr>
          <w:ilvl w:val="1"/>
          <w:numId w:val="3"/>
        </w:numPr>
        <w:tabs>
          <w:tab w:val="left" w:pos="471"/>
        </w:tabs>
        <w:ind w:left="471" w:hanging="437"/>
      </w:pPr>
      <w:r>
        <w:t>Dataset</w:t>
      </w:r>
      <w:r>
        <w:rPr>
          <w:spacing w:val="-7"/>
        </w:rPr>
        <w:t xml:space="preserve"> </w:t>
      </w:r>
      <w:r>
        <w:t>and</w:t>
      </w:r>
      <w:r>
        <w:rPr>
          <w:spacing w:val="-7"/>
        </w:rPr>
        <w:t xml:space="preserve"> </w:t>
      </w:r>
      <w:r>
        <w:rPr>
          <w:spacing w:val="-2"/>
        </w:rPr>
        <w:t>preprocessing</w:t>
      </w:r>
    </w:p>
    <w:p w14:paraId="345B0113" w14:textId="3774EEE2" w:rsidR="004E7388" w:rsidRDefault="00000000">
      <w:pPr>
        <w:pStyle w:val="BodyText"/>
        <w:spacing w:before="7" w:line="249" w:lineRule="auto"/>
        <w:ind w:left="34" w:firstLine="298"/>
        <w:jc w:val="both"/>
      </w:pPr>
      <w:r>
        <w:t>The analysis used pretreatment EEG from 21 adults with major depressive disorder enrolled in a fully remote, multisite, double-blind, randomized sham-controlled</w:t>
      </w:r>
      <w:r>
        <w:rPr>
          <w:spacing w:val="40"/>
        </w:rPr>
        <w:t xml:space="preserve"> </w:t>
      </w:r>
      <w:r>
        <w:t>home-based</w:t>
      </w:r>
      <w:r>
        <w:rPr>
          <w:spacing w:val="6"/>
        </w:rPr>
        <w:t xml:space="preserve"> </w:t>
      </w:r>
      <w:r>
        <w:t>tDCS</w:t>
      </w:r>
      <w:r>
        <w:rPr>
          <w:spacing w:val="6"/>
        </w:rPr>
        <w:t xml:space="preserve"> </w:t>
      </w:r>
      <w:r>
        <w:t>trial</w:t>
      </w:r>
      <w:r w:rsidR="002F19A8">
        <w:t xml:space="preserve"> </w:t>
      </w:r>
      <w:r w:rsidR="002F19A8">
        <w:fldChar w:fldCharType="begin"/>
      </w:r>
      <w:r w:rsidR="002F19A8">
        <w:instrText xml:space="preserve"> ADDIN ZOTERO_ITEM CSL_CITATION {"citationID":"t8dCBmLn","properties":{"unsorted":false,"formattedCitation":"[2]","plainCitation":"[2]","noteIndex":0},"citationItems":[{"id":90,"uris":["http://zotero.org/users/13452644/items/YNG5WD33"],"itemData":{"id":90,"type":"article-journal","container-title":"Nature medicine","DOI":"10.1038/s41591-024-03305-y","issue":"1","page":"87–95","publisher":"Nature Publishing Group US New York","title":"Home-based transcranial direct current stimulation treatment for major depressive disorder: a fully remote phase 2 randomized sham-controlled trial","volume":"31","author":[{"family":"Woodham","given":"Rachel D"},{"family":"Selvaraj","given":"Sudhakar"},{"family":"Lajmi","given":"Nahed"},{"family":"Hobday","given":"Harriet"},{"family":"Sheehan","given":"Gabrielle"},{"family":"Ghazi-Noori","given":"Ali-Reza"},{"family":"Lagerberg","given":"Peter J"},{"family":"Rizvi","given":"Maheen"},{"family":"Kwon","given":"Sarah S"},{"family":"Orhii","given":"Paulette"},{"literal":"others"}],"issued":{"date-parts":[["2025"]]}}}],"schema":"https://github.com/citation-style-language/schema/raw/master/csl-citation.json"} </w:instrText>
      </w:r>
      <w:r w:rsidR="002F19A8">
        <w:fldChar w:fldCharType="separate"/>
      </w:r>
      <w:r w:rsidR="002F19A8">
        <w:rPr>
          <w:noProof/>
        </w:rPr>
        <w:t>[2]</w:t>
      </w:r>
      <w:r w:rsidR="002F19A8">
        <w:fldChar w:fldCharType="end"/>
      </w:r>
      <w:r>
        <w:t>.</w:t>
      </w:r>
      <w:r>
        <w:rPr>
          <w:spacing w:val="6"/>
        </w:rPr>
        <w:t xml:space="preserve"> </w:t>
      </w:r>
      <w:r>
        <w:t>The</w:t>
      </w:r>
      <w:r>
        <w:rPr>
          <w:spacing w:val="7"/>
        </w:rPr>
        <w:t xml:space="preserve"> </w:t>
      </w:r>
      <w:r>
        <w:t>analyzed</w:t>
      </w:r>
      <w:r>
        <w:rPr>
          <w:spacing w:val="6"/>
        </w:rPr>
        <w:t xml:space="preserve"> </w:t>
      </w:r>
      <w:r>
        <w:t>cohort</w:t>
      </w:r>
      <w:r>
        <w:rPr>
          <w:spacing w:val="6"/>
        </w:rPr>
        <w:t xml:space="preserve"> </w:t>
      </w:r>
      <w:r>
        <w:rPr>
          <w:spacing w:val="-2"/>
        </w:rPr>
        <w:t>contained</w:t>
      </w:r>
    </w:p>
    <w:p w14:paraId="22450015" w14:textId="34104949" w:rsidR="004E7388" w:rsidRDefault="00000000">
      <w:pPr>
        <w:pStyle w:val="BodyText"/>
        <w:spacing w:line="247" w:lineRule="auto"/>
        <w:ind w:left="34"/>
        <w:jc w:val="both"/>
      </w:pPr>
      <w:r>
        <w:t>7 remission cases and 14 non-remission cases in the patient-level outcome labels, with 18 female participants and</w:t>
      </w:r>
      <w:r>
        <w:rPr>
          <w:spacing w:val="-8"/>
        </w:rPr>
        <w:t xml:space="preserve"> </w:t>
      </w:r>
      <w:r>
        <w:t>a</w:t>
      </w:r>
      <w:r>
        <w:rPr>
          <w:spacing w:val="-8"/>
        </w:rPr>
        <w:t xml:space="preserve"> </w:t>
      </w:r>
      <w:r>
        <w:t>mean</w:t>
      </w:r>
      <w:r>
        <w:rPr>
          <w:spacing w:val="-8"/>
        </w:rPr>
        <w:t xml:space="preserve"> </w:t>
      </w:r>
      <w:r>
        <w:t>age</w:t>
      </w:r>
      <w:r>
        <w:rPr>
          <w:spacing w:val="-8"/>
        </w:rPr>
        <w:t xml:space="preserve"> </w:t>
      </w:r>
      <w:r>
        <w:t>of</w:t>
      </w:r>
      <w:r>
        <w:rPr>
          <w:spacing w:val="-8"/>
        </w:rPr>
        <w:t xml:space="preserve"> </w:t>
      </w:r>
      <w:r>
        <w:t>37.1</w:t>
      </w:r>
      <w:r>
        <w:rPr>
          <w:spacing w:val="-8"/>
        </w:rPr>
        <w:t xml:space="preserve"> </w:t>
      </w:r>
      <w:r>
        <w:rPr>
          <w:rFonts w:ascii="Cambria" w:hAnsi="Cambria"/>
        </w:rPr>
        <w:t>±</w:t>
      </w:r>
      <w:r>
        <w:rPr>
          <w:rFonts w:ascii="Cambria" w:hAnsi="Cambria"/>
          <w:spacing w:val="-2"/>
        </w:rPr>
        <w:t xml:space="preserve"> </w:t>
      </w:r>
      <w:r>
        <w:t>9.7</w:t>
      </w:r>
      <w:r>
        <w:rPr>
          <w:spacing w:val="-8"/>
        </w:rPr>
        <w:t xml:space="preserve"> </w:t>
      </w:r>
      <w:r>
        <w:t>years.</w:t>
      </w:r>
      <w:r>
        <w:rPr>
          <w:spacing w:val="-8"/>
        </w:rPr>
        <w:t xml:space="preserve"> </w:t>
      </w:r>
      <w:r>
        <w:t>Table</w:t>
      </w:r>
      <w:r>
        <w:rPr>
          <w:spacing w:val="-8"/>
        </w:rPr>
        <w:t xml:space="preserve"> </w:t>
      </w:r>
      <w:hyperlink w:anchor="_bookmark1" w:history="1">
        <w:r w:rsidR="004E7388">
          <w:rPr>
            <w:color w:val="2F4F4F"/>
          </w:rPr>
          <w:t>1</w:t>
        </w:r>
      </w:hyperlink>
      <w:r>
        <w:rPr>
          <w:color w:val="2F4F4F"/>
          <w:spacing w:val="-8"/>
        </w:rPr>
        <w:t xml:space="preserve"> </w:t>
      </w:r>
      <w:r>
        <w:t>summarizes</w:t>
      </w:r>
      <w:r>
        <w:rPr>
          <w:spacing w:val="-8"/>
        </w:rPr>
        <w:t xml:space="preserve"> </w:t>
      </w:r>
      <w:r>
        <w:t>the cohort, acquisition, and sweep configuration.</w:t>
      </w:r>
    </w:p>
    <w:p w14:paraId="4C20F8B9" w14:textId="486A5955" w:rsidR="004E7388" w:rsidRDefault="00000000">
      <w:pPr>
        <w:pStyle w:val="BodyText"/>
        <w:spacing w:before="68" w:line="249" w:lineRule="auto"/>
        <w:ind w:left="34" w:right="32" w:firstLine="298"/>
        <w:jc w:val="both"/>
      </w:pPr>
      <w:r>
        <w:t>Baseline recordings were collected during eyes-closed rest</w:t>
      </w:r>
      <w:r>
        <w:rPr>
          <w:spacing w:val="-1"/>
        </w:rPr>
        <w:t xml:space="preserve"> </w:t>
      </w:r>
      <w:r>
        <w:t>with</w:t>
      </w:r>
      <w:r>
        <w:rPr>
          <w:spacing w:val="-1"/>
        </w:rPr>
        <w:t xml:space="preserve"> </w:t>
      </w:r>
      <w:r>
        <w:t>a</w:t>
      </w:r>
      <w:r>
        <w:rPr>
          <w:spacing w:val="-1"/>
        </w:rPr>
        <w:t xml:space="preserve"> </w:t>
      </w:r>
      <w:r>
        <w:t>4-channel</w:t>
      </w:r>
      <w:r>
        <w:rPr>
          <w:spacing w:val="-1"/>
        </w:rPr>
        <w:t xml:space="preserve"> </w:t>
      </w:r>
      <w:r>
        <w:t>montage</w:t>
      </w:r>
      <w:r>
        <w:rPr>
          <w:spacing w:val="-1"/>
        </w:rPr>
        <w:t xml:space="preserve"> </w:t>
      </w:r>
      <w:r>
        <w:t>(</w:t>
      </w:r>
      <w:r>
        <w:rPr>
          <w:rFonts w:ascii="BIZ UDGothic"/>
          <w:sz w:val="17"/>
        </w:rPr>
        <w:t>AF7</w:t>
      </w:r>
      <w:r>
        <w:t>,</w:t>
      </w:r>
      <w:r>
        <w:rPr>
          <w:spacing w:val="-1"/>
        </w:rPr>
        <w:t xml:space="preserve"> </w:t>
      </w:r>
      <w:r>
        <w:rPr>
          <w:rFonts w:ascii="BIZ UDGothic"/>
          <w:sz w:val="17"/>
        </w:rPr>
        <w:t>AF8</w:t>
      </w:r>
      <w:r>
        <w:t>,</w:t>
      </w:r>
      <w:r>
        <w:rPr>
          <w:spacing w:val="-1"/>
        </w:rPr>
        <w:t xml:space="preserve"> </w:t>
      </w:r>
      <w:r>
        <w:rPr>
          <w:rFonts w:ascii="BIZ UDGothic"/>
          <w:sz w:val="17"/>
        </w:rPr>
        <w:t>TP9</w:t>
      </w:r>
      <w:r>
        <w:t>,</w:t>
      </w:r>
      <w:r>
        <w:rPr>
          <w:spacing w:val="-1"/>
        </w:rPr>
        <w:t xml:space="preserve"> </w:t>
      </w:r>
      <w:r>
        <w:rPr>
          <w:rFonts w:ascii="BIZ UDGothic"/>
          <w:sz w:val="17"/>
        </w:rPr>
        <w:t>TP10</w:t>
      </w:r>
      <w:r>
        <w:t>)</w:t>
      </w:r>
      <w:r>
        <w:rPr>
          <w:spacing w:val="-1"/>
        </w:rPr>
        <w:t xml:space="preserve"> </w:t>
      </w:r>
      <w:r>
        <w:t xml:space="preserve">sampled at 256 Hz. Figure </w:t>
      </w:r>
      <w:hyperlink w:anchor="_bookmark0" w:history="1">
        <w:r w:rsidR="004E7388">
          <w:rPr>
            <w:color w:val="2F4F4F"/>
          </w:rPr>
          <w:t>1</w:t>
        </w:r>
      </w:hyperlink>
      <w:r>
        <w:rPr>
          <w:color w:val="2F4F4F"/>
        </w:rPr>
        <w:t xml:space="preserve"> </w:t>
      </w:r>
      <w:r>
        <w:t>shows the recording sites together</w:t>
      </w:r>
      <w:r>
        <w:rPr>
          <w:spacing w:val="80"/>
        </w:rPr>
        <w:t xml:space="preserve"> </w:t>
      </w:r>
      <w:r>
        <w:t>with the corresponding headset placement. The available study</w:t>
      </w:r>
      <w:r>
        <w:rPr>
          <w:spacing w:val="-2"/>
        </w:rPr>
        <w:t xml:space="preserve"> </w:t>
      </w:r>
      <w:r>
        <w:lastRenderedPageBreak/>
        <w:t>exports</w:t>
      </w:r>
      <w:r>
        <w:rPr>
          <w:spacing w:val="-2"/>
        </w:rPr>
        <w:t xml:space="preserve"> </w:t>
      </w:r>
      <w:r>
        <w:t>comprised</w:t>
      </w:r>
      <w:r>
        <w:rPr>
          <w:spacing w:val="-2"/>
        </w:rPr>
        <w:t xml:space="preserve"> </w:t>
      </w:r>
      <w:r>
        <w:t>10</w:t>
      </w:r>
      <w:r>
        <w:rPr>
          <w:spacing w:val="-2"/>
        </w:rPr>
        <w:t xml:space="preserve"> </w:t>
      </w:r>
      <w:r>
        <w:t>s</w:t>
      </w:r>
      <w:r>
        <w:rPr>
          <w:spacing w:val="-2"/>
        </w:rPr>
        <w:t xml:space="preserve"> </w:t>
      </w:r>
      <w:r>
        <w:t>segments</w:t>
      </w:r>
      <w:r>
        <w:rPr>
          <w:spacing w:val="-2"/>
        </w:rPr>
        <w:t xml:space="preserve"> </w:t>
      </w:r>
      <w:r>
        <w:t>with</w:t>
      </w:r>
      <w:r>
        <w:rPr>
          <w:spacing w:val="-2"/>
        </w:rPr>
        <w:t xml:space="preserve"> </w:t>
      </w:r>
      <w:r>
        <w:t>2,560</w:t>
      </w:r>
      <w:r>
        <w:rPr>
          <w:spacing w:val="-2"/>
        </w:rPr>
        <w:t xml:space="preserve"> </w:t>
      </w:r>
      <w:r>
        <w:t xml:space="preserve">samples per channel, and the underlying recording sessions were </w:t>
      </w:r>
      <w:r w:rsidR="005F5BA3">
        <w:rPr>
          <w:noProof/>
        </w:rPr>
        <mc:AlternateContent>
          <mc:Choice Requires="wps">
            <w:drawing>
              <wp:anchor distT="0" distB="0" distL="114300" distR="114300" simplePos="0" relativeHeight="487595008" behindDoc="0" locked="0" layoutInCell="1" allowOverlap="1" wp14:anchorId="3D542651" wp14:editId="388C292D">
                <wp:simplePos x="0" y="0"/>
                <wp:positionH relativeFrom="column">
                  <wp:posOffset>43815</wp:posOffset>
                </wp:positionH>
                <wp:positionV relativeFrom="paragraph">
                  <wp:posOffset>3125470</wp:posOffset>
                </wp:positionV>
                <wp:extent cx="6256655" cy="593090"/>
                <wp:effectExtent l="0" t="0" r="4445" b="3810"/>
                <wp:wrapTopAndBottom/>
                <wp:docPr id="123473967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6655" cy="593090"/>
                        </a:xfrm>
                        <a:prstGeom prst="rect">
                          <a:avLst/>
                        </a:prstGeom>
                        <a:solidFill>
                          <a:prstClr val="white"/>
                        </a:solidFill>
                        <a:ln>
                          <a:noFill/>
                        </a:ln>
                      </wps:spPr>
                      <wps:txbx>
                        <w:txbxContent>
                          <w:p w14:paraId="3D65194B" w14:textId="6E89ED9E" w:rsidR="006A2B08" w:rsidRPr="006A2B08" w:rsidRDefault="006A2B08" w:rsidP="006A2B08">
                            <w:pPr>
                              <w:pStyle w:val="Caption"/>
                              <w:rPr>
                                <w:rFonts w:asciiTheme="minorHAnsi" w:hAnsiTheme="minorHAnsi" w:cstheme="minorHAnsi"/>
                                <w:i w:val="0"/>
                                <w:iCs w:val="0"/>
                                <w:noProof/>
                                <w:color w:val="auto"/>
                                <w:sz w:val="20"/>
                              </w:rPr>
                            </w:pPr>
                            <w:r w:rsidRPr="006A2B08">
                              <w:rPr>
                                <w:rFonts w:asciiTheme="minorHAnsi" w:hAnsiTheme="minorHAnsi" w:cstheme="minorHAnsi"/>
                                <w:b/>
                                <w:bCs/>
                                <w:i w:val="0"/>
                                <w:iCs w:val="0"/>
                                <w:color w:val="auto"/>
                              </w:rPr>
                              <w:t xml:space="preserve">Figure </w:t>
                            </w:r>
                            <w:r w:rsidRPr="006A2B08">
                              <w:rPr>
                                <w:rFonts w:asciiTheme="minorHAnsi" w:hAnsiTheme="minorHAnsi" w:cstheme="minorHAnsi"/>
                                <w:b/>
                                <w:bCs/>
                                <w:i w:val="0"/>
                                <w:iCs w:val="0"/>
                                <w:color w:val="auto"/>
                              </w:rPr>
                              <w:fldChar w:fldCharType="begin"/>
                            </w:r>
                            <w:r w:rsidRPr="006A2B08">
                              <w:rPr>
                                <w:rFonts w:asciiTheme="minorHAnsi" w:hAnsiTheme="minorHAnsi" w:cstheme="minorHAnsi"/>
                                <w:b/>
                                <w:bCs/>
                                <w:i w:val="0"/>
                                <w:iCs w:val="0"/>
                                <w:color w:val="auto"/>
                              </w:rPr>
                              <w:instrText xml:space="preserve"> SEQ Figure \* ARABIC </w:instrText>
                            </w:r>
                            <w:r w:rsidRPr="006A2B08">
                              <w:rPr>
                                <w:rFonts w:asciiTheme="minorHAnsi" w:hAnsiTheme="minorHAnsi" w:cstheme="minorHAnsi"/>
                                <w:b/>
                                <w:bCs/>
                                <w:i w:val="0"/>
                                <w:iCs w:val="0"/>
                                <w:color w:val="auto"/>
                              </w:rPr>
                              <w:fldChar w:fldCharType="separate"/>
                            </w:r>
                            <w:r w:rsidR="008F3E4E">
                              <w:rPr>
                                <w:rFonts w:asciiTheme="minorHAnsi" w:hAnsiTheme="minorHAnsi" w:cstheme="minorHAnsi"/>
                                <w:b/>
                                <w:bCs/>
                                <w:i w:val="0"/>
                                <w:iCs w:val="0"/>
                                <w:noProof/>
                                <w:color w:val="auto"/>
                              </w:rPr>
                              <w:t>2</w:t>
                            </w:r>
                            <w:r w:rsidRPr="006A2B08">
                              <w:rPr>
                                <w:rFonts w:asciiTheme="minorHAnsi" w:hAnsiTheme="minorHAnsi" w:cstheme="minorHAnsi"/>
                                <w:b/>
                                <w:bCs/>
                                <w:i w:val="0"/>
                                <w:iCs w:val="0"/>
                                <w:color w:val="auto"/>
                              </w:rPr>
                              <w:fldChar w:fldCharType="end"/>
                            </w:r>
                            <w:r w:rsidRPr="006A2B08">
                              <w:rPr>
                                <w:rFonts w:asciiTheme="minorHAnsi" w:hAnsiTheme="minorHAnsi" w:cstheme="minorHAnsi"/>
                                <w:i w:val="0"/>
                                <w:iCs w:val="0"/>
                                <w:color w:val="auto"/>
                              </w:rPr>
                              <w:t xml:space="preserve">: </w:t>
                            </w:r>
                            <w:r w:rsidRPr="006A2B08">
                              <w:rPr>
                                <w:rFonts w:asciiTheme="minorHAnsi" w:hAnsiTheme="minorHAnsi" w:cstheme="minorHAnsi"/>
                                <w:i w:val="0"/>
                                <w:iCs w:val="0"/>
                                <w:color w:val="auto"/>
                                <w:w w:val="105"/>
                              </w:rPr>
                              <w:t>End-to-end analysis flow used in the study. In each leave-one-participant-out fold, one participant was held out once, and</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participant-group</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equalization,</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SMOTE,</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and</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feature</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selection</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were</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all</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applied</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only</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within</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the</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remaining</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training</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participants before held-out scoring and biomarker summarization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42651" id="Text Box 12" o:spid="_x0000_s1027" type="#_x0000_t202" style="position:absolute;left:0;text-align:left;margin-left:3.45pt;margin-top:246.1pt;width:492.65pt;height:46.7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" stroked="f">
                <v:textbox inset="0,0,0,0">
                  <w:txbxContent>
                    <w:p w14:paraId="3D65194B" w14:textId="6E89ED9E" w:rsidR="006A2B08" w:rsidRPr="006A2B08" w:rsidRDefault="006A2B08" w:rsidP="006A2B08">
                      <w:pPr>
                        <w:pStyle w:val="Caption"/>
                        <w:rPr>
                          <w:rFonts w:asciiTheme="minorHAnsi" w:hAnsiTheme="minorHAnsi" w:cstheme="minorHAnsi"/>
                          <w:i w:val="0"/>
                          <w:iCs w:val="0"/>
                          <w:noProof/>
                          <w:color w:val="auto"/>
                          <w:sz w:val="20"/>
                        </w:rPr>
                      </w:pPr>
                      <w:r w:rsidRPr="006A2B08">
                        <w:rPr>
                          <w:rFonts w:asciiTheme="minorHAnsi" w:hAnsiTheme="minorHAnsi" w:cstheme="minorHAnsi"/>
                          <w:b/>
                          <w:bCs/>
                          <w:i w:val="0"/>
                          <w:iCs w:val="0"/>
                          <w:color w:val="auto"/>
                        </w:rPr>
                        <w:t xml:space="preserve">Figure </w:t>
                      </w:r>
                      <w:r w:rsidRPr="006A2B08">
                        <w:rPr>
                          <w:rFonts w:asciiTheme="minorHAnsi" w:hAnsiTheme="minorHAnsi" w:cstheme="minorHAnsi"/>
                          <w:b/>
                          <w:bCs/>
                          <w:i w:val="0"/>
                          <w:iCs w:val="0"/>
                          <w:color w:val="auto"/>
                        </w:rPr>
                        <w:fldChar w:fldCharType="begin"/>
                      </w:r>
                      <w:r w:rsidRPr="006A2B08">
                        <w:rPr>
                          <w:rFonts w:asciiTheme="minorHAnsi" w:hAnsiTheme="minorHAnsi" w:cstheme="minorHAnsi"/>
                          <w:b/>
                          <w:bCs/>
                          <w:i w:val="0"/>
                          <w:iCs w:val="0"/>
                          <w:color w:val="auto"/>
                        </w:rPr>
                        <w:instrText xml:space="preserve"> SEQ Figure \* ARABIC </w:instrText>
                      </w:r>
                      <w:r w:rsidRPr="006A2B08">
                        <w:rPr>
                          <w:rFonts w:asciiTheme="minorHAnsi" w:hAnsiTheme="minorHAnsi" w:cstheme="minorHAnsi"/>
                          <w:b/>
                          <w:bCs/>
                          <w:i w:val="0"/>
                          <w:iCs w:val="0"/>
                          <w:color w:val="auto"/>
                        </w:rPr>
                        <w:fldChar w:fldCharType="separate"/>
                      </w:r>
                      <w:r w:rsidR="008F3E4E">
                        <w:rPr>
                          <w:rFonts w:asciiTheme="minorHAnsi" w:hAnsiTheme="minorHAnsi" w:cstheme="minorHAnsi"/>
                          <w:b/>
                          <w:bCs/>
                          <w:i w:val="0"/>
                          <w:iCs w:val="0"/>
                          <w:noProof/>
                          <w:color w:val="auto"/>
                        </w:rPr>
                        <w:t>2</w:t>
                      </w:r>
                      <w:r w:rsidRPr="006A2B08">
                        <w:rPr>
                          <w:rFonts w:asciiTheme="minorHAnsi" w:hAnsiTheme="minorHAnsi" w:cstheme="minorHAnsi"/>
                          <w:b/>
                          <w:bCs/>
                          <w:i w:val="0"/>
                          <w:iCs w:val="0"/>
                          <w:color w:val="auto"/>
                        </w:rPr>
                        <w:fldChar w:fldCharType="end"/>
                      </w:r>
                      <w:r w:rsidRPr="006A2B08">
                        <w:rPr>
                          <w:rFonts w:asciiTheme="minorHAnsi" w:hAnsiTheme="minorHAnsi" w:cstheme="minorHAnsi"/>
                          <w:i w:val="0"/>
                          <w:iCs w:val="0"/>
                          <w:color w:val="auto"/>
                        </w:rPr>
                        <w:t xml:space="preserve">: </w:t>
                      </w:r>
                      <w:r w:rsidRPr="006A2B08">
                        <w:rPr>
                          <w:rFonts w:asciiTheme="minorHAnsi" w:hAnsiTheme="minorHAnsi" w:cstheme="minorHAnsi"/>
                          <w:i w:val="0"/>
                          <w:iCs w:val="0"/>
                          <w:color w:val="auto"/>
                          <w:w w:val="105"/>
                        </w:rPr>
                        <w:t>End-to-end analysis flow used in the study. In each leave-one-participant-out fold, one participant was held out once, and</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participant-group</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equalization,</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SMOTE,</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and</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feature</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selection</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were</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all</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applied</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only</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within</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the</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remaining</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training</w:t>
                      </w:r>
                      <w:r w:rsidRPr="006A2B08">
                        <w:rPr>
                          <w:rFonts w:asciiTheme="minorHAnsi" w:hAnsiTheme="minorHAnsi" w:cstheme="minorHAnsi"/>
                          <w:i w:val="0"/>
                          <w:iCs w:val="0"/>
                          <w:color w:val="auto"/>
                          <w:spacing w:val="-6"/>
                          <w:w w:val="105"/>
                        </w:rPr>
                        <w:t xml:space="preserve"> </w:t>
                      </w:r>
                      <w:r w:rsidRPr="006A2B08">
                        <w:rPr>
                          <w:rFonts w:asciiTheme="minorHAnsi" w:hAnsiTheme="minorHAnsi" w:cstheme="minorHAnsi"/>
                          <w:i w:val="0"/>
                          <w:iCs w:val="0"/>
                          <w:color w:val="auto"/>
                          <w:w w:val="105"/>
                        </w:rPr>
                        <w:t>participants before held-out scoring and biomarker summarization</w:t>
                      </w:r>
                    </w:p>
                  </w:txbxContent>
                </v:textbox>
                <w10:wrap type="topAndBottom"/>
              </v:shape>
            </w:pict>
          </mc:Fallback>
        </mc:AlternateContent>
      </w:r>
      <w:r>
        <w:t>stored either as a single 10 min file or as two 5 min files depending on participant. Across the cohort, the export set contained</w:t>
      </w:r>
      <w:r>
        <w:rPr>
          <w:spacing w:val="-3"/>
        </w:rPr>
        <w:t xml:space="preserve"> </w:t>
      </w:r>
      <w:r>
        <w:t>1,203</w:t>
      </w:r>
      <w:r>
        <w:rPr>
          <w:spacing w:val="-3"/>
        </w:rPr>
        <w:t xml:space="preserve"> </w:t>
      </w:r>
      <w:r>
        <w:t>windows,</w:t>
      </w:r>
      <w:r>
        <w:rPr>
          <w:spacing w:val="-3"/>
        </w:rPr>
        <w:t xml:space="preserve"> </w:t>
      </w:r>
      <w:r>
        <w:t>including</w:t>
      </w:r>
      <w:r>
        <w:rPr>
          <w:spacing w:val="-3"/>
        </w:rPr>
        <w:t xml:space="preserve"> </w:t>
      </w:r>
      <w:r>
        <w:t>393</w:t>
      </w:r>
      <w:r>
        <w:rPr>
          <w:spacing w:val="-3"/>
        </w:rPr>
        <w:t xml:space="preserve"> </w:t>
      </w:r>
      <w:r>
        <w:t xml:space="preserve">remission-labeled and 810 non-remission-labeled windows. </w:t>
      </w:r>
      <w:del w:id="19" w:author="Abin Daniel ZORTO" w:date="2026-04-03T18:41:00Z" w16du:dateUtc="2026-04-03T17:41:00Z">
        <w:r w:rsidDel="000C3A9A">
          <w:delText>This acquisition setup uses a limited frontal-temporal montage with clear portable-deployment</w:delText>
        </w:r>
        <w:r w:rsidDel="000C3A9A">
          <w:rPr>
            <w:spacing w:val="40"/>
          </w:rPr>
          <w:delText xml:space="preserve"> </w:delText>
        </w:r>
        <w:r w:rsidDel="000C3A9A">
          <w:delText>relevance</w:delText>
        </w:r>
        <w:r w:rsidDel="000C3A9A">
          <w:rPr>
            <w:spacing w:val="40"/>
          </w:rPr>
          <w:delText xml:space="preserve"> </w:delText>
        </w:r>
        <w:r w:rsidR="004E7388" w:rsidDel="000C3A9A">
          <w:fldChar w:fldCharType="begin"/>
        </w:r>
        <w:r w:rsidR="002F19A8" w:rsidDel="000C3A9A">
          <w:delInstrText xml:space="preserve"> ADDIN ZOTERO_ITEM CSL_CITATION {"citationID":"zwKpMe3C","properties":{"unsorted":false,"formattedCitation":"[37]","plainCitation":"[37]","noteIndex":0},"citationItems":[{"id":99,"uris":["http://zotero.org/users/13452644/items/KAHJNR7V"],"itemData":{"id":99,"type":"article-journal","container-title":"Journal of clinical neurophysiology","issue":"2","page":"112–123","publisher":"LWW","title":"High-density EEG in current clinical practice and opportunities for the future","volume":"38","author":[{"family":"Stoyell","given":"Sally M"},{"family":"Wilmskoetter","given":"Janina"},{"family":"Dobrota","given":"Mary-Ann"},{"family":"Chinappen","given":"Dhinakaran M"},{"family":"Bonilha","given":"Leonardo"},{"family":"Mintz","given":"Mark"},{"family":"Brinkmann","given":"Benjamin H"},{"family":"Herman","given":"Susan T"},{"family":"Peters","given":"Jurriaan M"},{"family":"Vulliemoz","given":"Serge"},{"literal":"others"}],"issued":{"date-parts":[["2021"]]}}}],"schema":"https://github.com/citation-style-language/schema/raw/master/csl-citation.json"} </w:delInstrText>
        </w:r>
        <w:r w:rsidR="004E7388" w:rsidDel="000C3A9A">
          <w:fldChar w:fldCharType="separate"/>
        </w:r>
        <w:r w:rsidR="002F19A8" w:rsidDel="000C3A9A">
          <w:rPr>
            <w:color w:val="2F4F4F"/>
          </w:rPr>
          <w:delText>[37]</w:delText>
        </w:r>
        <w:r w:rsidR="004E7388" w:rsidDel="000C3A9A">
          <w:fldChar w:fldCharType="end"/>
        </w:r>
        <w:r w:rsidDel="000C3A9A">
          <w:delText>.</w:delText>
        </w:r>
        <w:r w:rsidDel="000C3A9A">
          <w:rPr>
            <w:spacing w:val="40"/>
          </w:rPr>
          <w:delText xml:space="preserve"> </w:delText>
        </w:r>
        <w:r w:rsidDel="000C3A9A">
          <w:delText>The</w:delText>
        </w:r>
        <w:r w:rsidDel="000C3A9A">
          <w:rPr>
            <w:spacing w:val="40"/>
          </w:rPr>
          <w:delText xml:space="preserve"> </w:delText>
        </w:r>
        <w:r w:rsidDel="000C3A9A">
          <w:delText>montage also constrained the downstream feature space toward frontal, temporal, cross-hemispheric, and frontal-temporal interaction measures.</w:delText>
        </w:r>
      </w:del>
    </w:p>
    <w:p w14:paraId="27F2BBE8" w14:textId="7666A70F" w:rsidR="004E7388" w:rsidRDefault="00000000">
      <w:pPr>
        <w:pStyle w:val="BodyText"/>
        <w:spacing w:line="249" w:lineRule="auto"/>
        <w:ind w:left="34" w:right="32" w:firstLine="298"/>
        <w:jc w:val="both"/>
      </w:pPr>
      <w:r>
        <w:t>For the present sweep, the processing configuration applied participant-level per-channel demeaning before upsampling,</w:t>
      </w:r>
      <w:r>
        <w:rPr>
          <w:spacing w:val="40"/>
        </w:rPr>
        <w:t xml:space="preserve"> </w:t>
      </w:r>
      <w:r>
        <w:t>followed</w:t>
      </w:r>
      <w:r>
        <w:rPr>
          <w:spacing w:val="40"/>
        </w:rPr>
        <w:t xml:space="preserve"> </w:t>
      </w:r>
      <w:r>
        <w:t>by</w:t>
      </w:r>
      <w:r>
        <w:rPr>
          <w:spacing w:val="40"/>
        </w:rPr>
        <w:t xml:space="preserve"> </w:t>
      </w:r>
      <w:r>
        <w:t>a</w:t>
      </w:r>
      <w:r>
        <w:rPr>
          <w:spacing w:val="40"/>
        </w:rPr>
        <w:t xml:space="preserve"> </w:t>
      </w:r>
      <w:r>
        <w:t>fourth-order</w:t>
      </w:r>
      <w:r>
        <w:rPr>
          <w:spacing w:val="40"/>
        </w:rPr>
        <w:t xml:space="preserve"> </w:t>
      </w:r>
      <w:r>
        <w:t>Butterworth</w:t>
      </w:r>
      <w:r>
        <w:rPr>
          <w:spacing w:val="40"/>
        </w:rPr>
        <w:t xml:space="preserve"> </w:t>
      </w:r>
      <w:r>
        <w:t>low-pass filter at 60 Hz, a downsampling step back to 256 Hz, and zero-overlap window slicing. The sweep then compared non-overlapping analysis windows of 2, 4, 6, 8, and</w:t>
      </w:r>
      <w:r>
        <w:rPr>
          <w:spacing w:val="14"/>
        </w:rPr>
        <w:t xml:space="preserve"> </w:t>
      </w:r>
      <w:r>
        <w:t>10</w:t>
      </w:r>
      <w:r>
        <w:rPr>
          <w:spacing w:val="14"/>
        </w:rPr>
        <w:t xml:space="preserve"> </w:t>
      </w:r>
      <w:r>
        <w:t>s,</w:t>
      </w:r>
      <w:r>
        <w:rPr>
          <w:spacing w:val="14"/>
        </w:rPr>
        <w:t xml:space="preserve"> </w:t>
      </w:r>
      <w:r>
        <w:t>so</w:t>
      </w:r>
      <w:r>
        <w:rPr>
          <w:spacing w:val="15"/>
        </w:rPr>
        <w:t xml:space="preserve"> </w:t>
      </w:r>
      <w:r>
        <w:t>the</w:t>
      </w:r>
      <w:r>
        <w:rPr>
          <w:spacing w:val="14"/>
        </w:rPr>
        <w:t xml:space="preserve"> </w:t>
      </w:r>
      <w:r>
        <w:t>model</w:t>
      </w:r>
      <w:r>
        <w:rPr>
          <w:spacing w:val="14"/>
        </w:rPr>
        <w:t xml:space="preserve"> </w:t>
      </w:r>
      <w:r>
        <w:t>inputs</w:t>
      </w:r>
      <w:r>
        <w:rPr>
          <w:spacing w:val="14"/>
        </w:rPr>
        <w:t xml:space="preserve"> </w:t>
      </w:r>
      <w:r>
        <w:t>included</w:t>
      </w:r>
      <w:r>
        <w:rPr>
          <w:spacing w:val="14"/>
        </w:rPr>
        <w:t xml:space="preserve"> </w:t>
      </w:r>
      <w:r>
        <w:t>both</w:t>
      </w:r>
      <w:r>
        <w:rPr>
          <w:spacing w:val="14"/>
        </w:rPr>
        <w:t xml:space="preserve"> </w:t>
      </w:r>
      <w:r>
        <w:t>the</w:t>
      </w:r>
      <w:r>
        <w:rPr>
          <w:spacing w:val="14"/>
        </w:rPr>
        <w:t xml:space="preserve"> </w:t>
      </w:r>
      <w:r>
        <w:t>native</w:t>
      </w:r>
      <w:r>
        <w:rPr>
          <w:spacing w:val="15"/>
        </w:rPr>
        <w:t xml:space="preserve"> </w:t>
      </w:r>
      <w:r>
        <w:t xml:space="preserve">10 s exports and shorter subdivisions derived from the same recordings. These choices materially affect downstream EEG feature distributions, especially in low-density or portable pipelines </w:t>
      </w:r>
      <w:r w:rsidR="002F19A8">
        <w:fldChar w:fldCharType="begin"/>
      </w:r>
      <w:r w:rsidR="000C3A9A">
        <w:instrText xml:space="preserve"> ADDIN ZOTERO_ITEM CSL_CITATION {"citationID":"jQ6aynTL","properties":{"unsorted":false,"formattedCitation":"[37], [38], [39]","plainCitation":"[37], [38], [39]","noteIndex":0},"citationItems":[{"id":107,"uris":["http://zotero.org/users/13452644/items/IPTLM24V"],"itemData":{"id":107,"type":"article-journal","container-title":"Integr. Mol. Med","issue":"5","title":"Overview of current diagnostic, prognostic, and therapeutic use of EEG and EEG-based markers of cognition, mental, and brain health","volume":"6","author":[{"family":"Miranda","given":"Priya"},{"family":"Cox","given":"Christopher D"},{"family":"Alexander","given":"Michael"},{"family":"Danev","given":"Slav"},{"family":"Lakey","given":"Jonathan RT"}],"issued":{"date-parts":[["2019"]]}}},{"id":98,"uris":["http://zotero.org/users/13452644/items/I7UWBXUJ"],"itemData":{"id":98,"type":"chapter","container-title":"EEG signal analysis and classification: Techniques and applications","page":"3–21","publisher":"Springer","title":"Electroencephalogram (EEG) and its background","author":[{"family":"Siuly","given":"Siuly"},{"family":"Li","given":"Yan"},{"family":"Zhang","given":"Yanchun"}],"issued":{"date-parts":[["2017"]]}}},{"id":106,"uris":["http://zotero.org/users/13452644/items/CFFABP4L"],"itemData":{"id":106,"type":"article-journal","abstract":"Depression is a psychiatric problem which affects the growth of a person, like how a person thinks, feels and behaves. The major reason behind wrong diagnosis of depression is absence of any laboratory test for detection as well as severity scaling of depression. Any degradation in the working of the brain can be identified through change in the electroencephalogram (EEG) signal. Thus detection as well as severity scaling of depression is done in this study using EEG signal. In this study, features are extracted from the temporal region of the brain using six (FT7, FT8, T7, T8, TP7, TP8) channels. The linear features used are delta, theta, alpha, beta, gamma1 and gamma2 band power and their corresponding asymmetry as well as paired asymmetry. The non-linear features used are Sample Entropy (SampEn) and Detrended Fluctuation Analysis (DFA). The classifiers used are: Bagging along with three different kernel functions (Polynomial, Gaussian and Sigmoidal) of Support Vector Machine (SVM). Feature selection technique used is ReliefF. Highest classification accuracy of 96.02% and 79.19% was achieved for detection and severity scaling of depression using SVM (Gaussian Kernel Function) and ReliefF as feature selection. From the analysis, it was found that depression affects the temporal region of the brain (temporo-parietal region).It was also found that depression affects the higher frequency band features more and it affects each hemisphere differently. It can also be analysed that out of all the kernel of SVM, Gaussian kernel is more efficient to other kernels. Of all the features, combination of all paired asymmetry and asymmetry showed high classification accuracy (accuracy of 90.26% for detection of depression and accuracy of 75.31% for severity scaling).","container-title":"J. Med. Syst.","issue":"7","language":"en","page":"118","title":"Detection of Depression and Scaling of Severity Using Six Channel EEG Data","volume":"44","author":[{"family":"Mahato","given":"Shalini"},{"family":"Goyal","given":"Nishant"},{"family":"Ram","given":"Daya"},{"family":"Paul","given":"Sanchita"}],"issued":{"date-parts":[["2020",5]]}}}],"schema":"https://github.com/citation-style-language/schema/raw/master/csl-citation.json"} </w:instrText>
      </w:r>
      <w:r w:rsidR="002F19A8">
        <w:fldChar w:fldCharType="separate"/>
      </w:r>
      <w:r w:rsidR="000C3A9A">
        <w:rPr>
          <w:noProof/>
        </w:rPr>
        <w:t>[37], [38], [39]</w:t>
      </w:r>
      <w:r w:rsidR="002F19A8">
        <w:fldChar w:fldCharType="end"/>
      </w:r>
      <w:r w:rsidR="002F19A8">
        <w:t xml:space="preserve">. </w:t>
      </w:r>
      <w:r>
        <w:t>They also intersect with standardization and signal-quality concerns in wearable EEG settings</w:t>
      </w:r>
      <w:r w:rsidR="002F19A8">
        <w:t xml:space="preserve"> </w:t>
      </w:r>
      <w:r w:rsidR="002F19A8">
        <w:fldChar w:fldCharType="begin"/>
      </w:r>
      <w:r w:rsidR="000C3A9A">
        <w:instrText xml:space="preserve"> ADDIN ZOTERO_ITEM CSL_CITATION {"citationID":"JTd4VKQT","properties":{"unsorted":false,"formattedCitation":"[11], [40]","plainCitation":"[11], [40]","noteIndex":0},"citationItems":[{"id":35,"uris":["http://zotero.org/users/13452644/items/5BSYMCTF"],"itemData":{"id":35,"type":"article-journal","container-title":"npj Mental Health Research","DOI":"10.1038/s44184-023-00038-7","title":"Technical and clinical considerations for electroencephalography-based biomarkers for major depressive disorder","URL":"https://doi.org/10.1038/s44184-023-00038-7","author":[{"family":"Simmatis","given":"Leif"},{"family":"Russo","given":"Emma E."},{"family":"Geraci","given":"Joseph"},{"family":"Harmsen","given":"Irene E."},{"family":"Samuel","given":"Nardin"}],"issued":{"date-parts":[["2023"]]}}},{"id":38,"uris":["http://zotero.org/users/13452644/items/BLAMG5ZP"],"itemData":{"id":38,"type":"article-journal","DOI":"10.1159/000343478","title":"Guidelines for the recording and evaluation of pharmaco-EEG data in man: the International Pharmaco-EEG Society (IPEG)","URL":"https://iris.uniroma1.it/bitstream/11573/802874/1/Jobert_Guidelines_2012.pdf","author":[{"literal":"BABILONI"},{"literal":"CLAUDIO"},{"family":"PH","given":"Boeijinga"},{"family":"M","given":"Brunovsky"},{"family":"WH","given":"Drinkenburg"},{"family":"DH","given":"Ffytche"},{"family":"J","given":"Freeman"},{"family":"U","given":"Hegerl"},{"family":"K","given":"Hirata"},{"family":"Collaborators","given":"IPEG Pharmaco EEG Guidelines C.o.m.m.i.t.t.e.e."},{"family":"M","given":"Jobert"},{"family":"T","given":"Kinoshita"},{"family":"VJ","given":"Knott"},{"family":"FH","given":"Lopes Da Silva"},{"family":"M","given":"Matousek"},{"family":"A","given":"Mucci"},{"family":"JF","given":"Nottage"},{"family":"S","given":"Olbrich"},{"family":"LS","given":"Prichep"},{"family":"GS","given":"Ruigt"},{"family":"B","given":"Saletu"},{"family":"A","given":"Stancak"},{"family":"WK","given":"Strik"},{"family":"JM","given":"van Gerven"},{"family":"FJ","given":"Wilson"},{"family":"RG","given":"Wise"}],"issued":{"date-parts":[["2012"]]}}}],"schema":"https://github.com/citation-style-language/schema/raw/master/csl-citation.json"} </w:instrText>
      </w:r>
      <w:r w:rsidR="002F19A8">
        <w:fldChar w:fldCharType="separate"/>
      </w:r>
      <w:r w:rsidR="000C3A9A">
        <w:rPr>
          <w:noProof/>
        </w:rPr>
        <w:t>[11], [40]</w:t>
      </w:r>
      <w:r w:rsidR="002F19A8">
        <w:fldChar w:fldCharType="end"/>
      </w:r>
      <w:r>
        <w:t>.</w:t>
      </w:r>
    </w:p>
    <w:p w14:paraId="261F7FEF" w14:textId="3577E765" w:rsidR="004E7388" w:rsidRDefault="00000000">
      <w:pPr>
        <w:pStyle w:val="Heading2"/>
        <w:numPr>
          <w:ilvl w:val="1"/>
          <w:numId w:val="3"/>
        </w:numPr>
        <w:tabs>
          <w:tab w:val="left" w:pos="471"/>
        </w:tabs>
        <w:spacing w:before="198"/>
        <w:ind w:left="471" w:hanging="437"/>
      </w:pPr>
      <w:r>
        <w:rPr>
          <w:spacing w:val="-2"/>
        </w:rPr>
        <w:t>Feature</w:t>
      </w:r>
      <w:r>
        <w:rPr>
          <w:spacing w:val="-8"/>
        </w:rPr>
        <w:t xml:space="preserve"> </w:t>
      </w:r>
      <w:r>
        <w:rPr>
          <w:spacing w:val="-2"/>
        </w:rPr>
        <w:t>extraction</w:t>
      </w:r>
    </w:p>
    <w:p w14:paraId="217BC6B2" w14:textId="0A966284" w:rsidR="004E7388" w:rsidRDefault="00000000">
      <w:pPr>
        <w:pStyle w:val="BodyText"/>
        <w:spacing w:before="7" w:line="249" w:lineRule="auto"/>
        <w:ind w:left="34" w:right="32" w:firstLine="298"/>
        <w:jc w:val="both"/>
      </w:pPr>
      <w:r>
        <w:t>Feature</w:t>
      </w:r>
      <w:r>
        <w:rPr>
          <w:spacing w:val="-7"/>
        </w:rPr>
        <w:t xml:space="preserve"> </w:t>
      </w:r>
      <w:r>
        <w:t>extraction</w:t>
      </w:r>
      <w:r>
        <w:rPr>
          <w:spacing w:val="-7"/>
        </w:rPr>
        <w:t xml:space="preserve"> </w:t>
      </w:r>
      <w:r>
        <w:t>was</w:t>
      </w:r>
      <w:r>
        <w:rPr>
          <w:spacing w:val="-7"/>
        </w:rPr>
        <w:t xml:space="preserve"> </w:t>
      </w:r>
      <w:r>
        <w:t>performed</w:t>
      </w:r>
      <w:r>
        <w:rPr>
          <w:spacing w:val="-7"/>
        </w:rPr>
        <w:t xml:space="preserve"> </w:t>
      </w:r>
      <w:r>
        <w:t>on</w:t>
      </w:r>
      <w:r>
        <w:rPr>
          <w:spacing w:val="-7"/>
        </w:rPr>
        <w:t xml:space="preserve"> </w:t>
      </w:r>
      <w:r>
        <w:t>each</w:t>
      </w:r>
      <w:r>
        <w:rPr>
          <w:spacing w:val="-7"/>
        </w:rPr>
        <w:t xml:space="preserve"> </w:t>
      </w:r>
      <w:r>
        <w:t>preprocessed window. With all four channels available, the extractor generated 247 EEG-derived measures per window spanning channel-local descriptors, regional asymmetry terms, frontal-temporal interaction terms, synchrony summaries, and a small set of TP10-specific derived measures. Each channel contributed 39 local measures, comprising 21 spectral descriptors, 12 time-domain and Hjorth descriptors, and 6 entropy or nonlinear complexity descriptors,</w:t>
      </w:r>
      <w:r>
        <w:rPr>
          <w:spacing w:val="80"/>
        </w:rPr>
        <w:t xml:space="preserve"> </w:t>
      </w:r>
      <w:r>
        <w:t>for</w:t>
      </w:r>
      <w:r>
        <w:rPr>
          <w:spacing w:val="80"/>
        </w:rPr>
        <w:t xml:space="preserve"> </w:t>
      </w:r>
      <w:r>
        <w:t>156</w:t>
      </w:r>
      <w:r>
        <w:rPr>
          <w:spacing w:val="80"/>
        </w:rPr>
        <w:t xml:space="preserve"> </w:t>
      </w:r>
      <w:r>
        <w:t>channel-local</w:t>
      </w:r>
      <w:r>
        <w:rPr>
          <w:spacing w:val="80"/>
        </w:rPr>
        <w:t xml:space="preserve"> </w:t>
      </w:r>
      <w:r>
        <w:t>measures</w:t>
      </w:r>
      <w:r>
        <w:rPr>
          <w:spacing w:val="80"/>
        </w:rPr>
        <w:t xml:space="preserve"> </w:t>
      </w:r>
      <w:r>
        <w:t>overall. The remaining 91 measures summarized asymmetry, frontal-temporal balance, cross-channel synchrony, and TP10-focused derived</w:t>
      </w:r>
      <w:r>
        <w:rPr>
          <w:spacing w:val="-1"/>
        </w:rPr>
        <w:t xml:space="preserve"> </w:t>
      </w:r>
      <w:r>
        <w:t>descriptors. This</w:t>
      </w:r>
      <w:r>
        <w:rPr>
          <w:spacing w:val="-1"/>
        </w:rPr>
        <w:t xml:space="preserve"> </w:t>
      </w:r>
      <w:r>
        <w:t>broad feature</w:t>
      </w:r>
      <w:r>
        <w:rPr>
          <w:spacing w:val="-1"/>
        </w:rPr>
        <w:t xml:space="preserve"> </w:t>
      </w:r>
      <w:r>
        <w:t xml:space="preserve">basis allowed multiple interpretable feature families to be tested within a leakage-safe sparse-selection framework rather </w:t>
      </w:r>
      <w:r w:rsidR="005A53D8">
        <w:rPr>
          <w:noProof/>
        </w:rPr>
        <w:drawing>
          <wp:anchor distT="0" distB="0" distL="114300" distR="114300" simplePos="0" relativeHeight="487596032" behindDoc="0" locked="0" layoutInCell="1" allowOverlap="1" wp14:anchorId="70BDF228" wp14:editId="47223128">
            <wp:simplePos x="0" y="0"/>
            <wp:positionH relativeFrom="margin">
              <wp:posOffset>27305</wp:posOffset>
            </wp:positionH>
            <wp:positionV relativeFrom="margin">
              <wp:posOffset>-12700</wp:posOffset>
            </wp:positionV>
            <wp:extent cx="6256020" cy="3063240"/>
            <wp:effectExtent l="0" t="0" r="5080" b="0"/>
            <wp:wrapSquare wrapText="bothSides"/>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56020" cy="3063240"/>
                    </a:xfrm>
                    <a:prstGeom prst="rect">
                      <a:avLst/>
                    </a:prstGeom>
                  </pic:spPr>
                </pic:pic>
              </a:graphicData>
            </a:graphic>
            <wp14:sizeRelH relativeFrom="margin">
              <wp14:pctWidth>0</wp14:pctWidth>
            </wp14:sizeRelH>
            <wp14:sizeRelV relativeFrom="margin">
              <wp14:pctHeight>0</wp14:pctHeight>
            </wp14:sizeRelV>
          </wp:anchor>
        </w:drawing>
      </w:r>
      <w:r>
        <w:t xml:space="preserve">than pre-committing the analysis to a single biomarker hypothesis </w:t>
      </w:r>
      <w:r w:rsidR="002F19A8">
        <w:fldChar w:fldCharType="begin"/>
      </w:r>
      <w:r w:rsidR="000C3A9A">
        <w:instrText xml:space="preserve"> ADDIN ZOTERO_ITEM CSL_CITATION {"citationID":"LN1B8jtK","properties":{"unsorted":false,"formattedCitation":"[24], [41]","plainCitation":"[24], [41]","noteIndex":0},"citationItems":[{"id":118,"uris":["http://zotero.org/users/13452644/items/Q287IDXQ"],"itemData":{"id":118,"type":"article-journal","container-title":"Journal of NeuroEngineering and Rehabilitation","DOI":"10.1186/s12984-025-01645-5","issue":"1","title":"A data-centric and interpretable EEG framework for depression severity grading using SHAP-based insights","volume":"22","author":[{"family":"Shen","given":"Anruo"},{"family":"Sun","given":"Jingnan"},{"family":"Chen","given":"Xiaogang"},{"family":"Gao","given":"Xiaorong"}],"issued":{"date-parts":[["2025",5]]}}},{"id":124,"uris":["http://zotero.org/users/13452644/items/ZY67HHGS"],"itemData":{"id":124,"type":"article-journal","container-title":"Military Medical Research","DOI":"10.1186/s40779-023-00502-7","issue":"1","title":"The applied principles of EEG analysis methods in neuroscience and clinical neurology","volume":"10","author":[{"family":"Zhang","given":"Hao"},{"family":"Zhou","given":"Qing-Qi"},{"family":"Chen","given":"He"},{"family":"Hu","given":"Xiao-Qing"},{"family":"Li","given":"Wei-Guang"},{"family":"Bai","given":"Yang"},{"family":"Han","given":"Jun-Xia"},{"family":"Wang","given":"Yao"},{"family":"Liang","given":"Zhen-Hu"},{"family":"Chen","given":"Dan"},{"family":"Cong","given":"Feng-Yu"},{"family":"Yan","given":"Jia-Qing"},{"family":"Li","given":"Xiao-Li"}],"issued":{"date-parts":[["2023",12]]}}}],"schema":"https://github.com/citation-style-language/schema/raw/master/csl-citation.json"} </w:instrText>
      </w:r>
      <w:r w:rsidR="002F19A8">
        <w:fldChar w:fldCharType="separate"/>
      </w:r>
      <w:r w:rsidR="000C3A9A">
        <w:rPr>
          <w:noProof/>
        </w:rPr>
        <w:t>[24], [41]</w:t>
      </w:r>
      <w:r w:rsidR="002F19A8">
        <w:fldChar w:fldCharType="end"/>
      </w:r>
      <w:r w:rsidR="002F19A8">
        <w:t>.</w:t>
      </w:r>
      <w:r>
        <w:t xml:space="preserve"> Table </w:t>
      </w:r>
      <w:hyperlink w:anchor="_bookmark2" w:history="1">
        <w:r w:rsidR="004E7388">
          <w:rPr>
            <w:color w:val="2F4F4F"/>
          </w:rPr>
          <w:t>2</w:t>
        </w:r>
      </w:hyperlink>
      <w:r>
        <w:rPr>
          <w:color w:val="2F4F4F"/>
        </w:rPr>
        <w:t xml:space="preserve"> </w:t>
      </w:r>
      <w:r>
        <w:t>summarizes the extracted feature families and their computational rationale.</w:t>
      </w:r>
    </w:p>
    <w:p w14:paraId="7EA9ED0F" w14:textId="3777F85A" w:rsidR="004E7388" w:rsidRDefault="00000000" w:rsidP="006B2B12">
      <w:pPr>
        <w:pStyle w:val="BodyText"/>
        <w:spacing w:line="249" w:lineRule="auto"/>
        <w:ind w:left="34" w:right="32" w:firstLine="298"/>
        <w:jc w:val="both"/>
        <w:rPr>
          <w:sz w:val="15"/>
        </w:rPr>
      </w:pPr>
      <w:r>
        <w:t xml:space="preserve">For each of </w:t>
      </w:r>
      <w:r>
        <w:rPr>
          <w:rFonts w:ascii="BIZ UDGothic"/>
          <w:sz w:val="17"/>
        </w:rPr>
        <w:t>AF7</w:t>
      </w:r>
      <w:r>
        <w:t xml:space="preserve">, </w:t>
      </w:r>
      <w:r>
        <w:rPr>
          <w:rFonts w:ascii="BIZ UDGothic"/>
          <w:sz w:val="17"/>
        </w:rPr>
        <w:t>AF8</w:t>
      </w:r>
      <w:r>
        <w:t xml:space="preserve">, </w:t>
      </w:r>
      <w:r>
        <w:rPr>
          <w:rFonts w:ascii="BIZ UDGothic"/>
          <w:sz w:val="17"/>
        </w:rPr>
        <w:t>TP9</w:t>
      </w:r>
      <w:r>
        <w:t xml:space="preserve">, and </w:t>
      </w:r>
      <w:r>
        <w:rPr>
          <w:rFonts w:ascii="BIZ UDGothic"/>
          <w:sz w:val="17"/>
        </w:rPr>
        <w:t>TP10</w:t>
      </w:r>
      <w:r>
        <w:t xml:space="preserve">, we computed 39 channel-local features. Spectral features were estimated from Welch power spectral densities </w:t>
      </w:r>
      <w:r w:rsidR="002F19A8">
        <w:fldChar w:fldCharType="begin"/>
      </w:r>
      <w:r w:rsidR="000C3A9A">
        <w:instrText xml:space="preserve"> ADDIN ZOTERO_ITEM CSL_CITATION {"citationID":"iUsePiQ7","properties":{"unsorted":false,"formattedCitation":"[42]","plainCitation":"[42]","noteIndex":0},"citationItems":[{"id":126,"uris":["http://zotero.org/users/13452644/items/Q3NQPKPL"],"itemData":{"id":126,"type":"article-journal","container-title":"IEEE Transactions on Audio and Electroacoustics","DOI":"10.1109/TAU.1967.1161901","issue":"2","page":"70–73","title":"The use of fast Fourier transform for the estimation of power spectra: A method based on time averaging over short, modified periodograms","volume":"15","author":[{"family":"Welch","given":"P."}],"issued":{"date-parts":[["1967",6]]}}}],"schema":"https://github.com/citation-style-language/schema/raw/master/csl-citation.json"} </w:instrText>
      </w:r>
      <w:r w:rsidR="002F19A8">
        <w:fldChar w:fldCharType="separate"/>
      </w:r>
      <w:r w:rsidR="000C3A9A">
        <w:rPr>
          <w:noProof/>
        </w:rPr>
        <w:t>[42]</w:t>
      </w:r>
      <w:r w:rsidR="002F19A8">
        <w:fldChar w:fldCharType="end"/>
      </w:r>
      <w:r w:rsidR="002F19A8">
        <w:t xml:space="preserve"> </w:t>
      </w:r>
      <w:r>
        <w:t>and included absolute band power in the delta, theta, alpha, beta, and gamma</w:t>
      </w:r>
      <w:r>
        <w:rPr>
          <w:spacing w:val="-13"/>
        </w:rPr>
        <w:t xml:space="preserve"> </w:t>
      </w:r>
      <w:r>
        <w:t>ranges,</w:t>
      </w:r>
      <w:r>
        <w:rPr>
          <w:spacing w:val="-12"/>
        </w:rPr>
        <w:t xml:space="preserve"> </w:t>
      </w:r>
      <w:r>
        <w:t>total</w:t>
      </w:r>
      <w:r>
        <w:rPr>
          <w:spacing w:val="-13"/>
        </w:rPr>
        <w:t xml:space="preserve"> </w:t>
      </w:r>
      <w:r>
        <w:t>power,</w:t>
      </w:r>
      <w:r>
        <w:rPr>
          <w:spacing w:val="-12"/>
        </w:rPr>
        <w:t xml:space="preserve"> </w:t>
      </w:r>
      <w:r>
        <w:t>relative</w:t>
      </w:r>
      <w:r>
        <w:rPr>
          <w:spacing w:val="-13"/>
        </w:rPr>
        <w:t xml:space="preserve"> </w:t>
      </w:r>
      <w:r>
        <w:t>band</w:t>
      </w:r>
      <w:r>
        <w:rPr>
          <w:spacing w:val="-12"/>
        </w:rPr>
        <w:t xml:space="preserve"> </w:t>
      </w:r>
      <w:r>
        <w:t>power</w:t>
      </w:r>
      <w:r>
        <w:rPr>
          <w:spacing w:val="-13"/>
        </w:rPr>
        <w:t xml:space="preserve"> </w:t>
      </w:r>
      <w:r>
        <w:t>normalized by total power, frequency-weighted power, spectral edge frequencies at 90% and 95%, and PSD summary statistics (mean, standard deviation, maximum, minimum, median, skewness,</w:t>
      </w:r>
      <w:r>
        <w:rPr>
          <w:spacing w:val="-12"/>
        </w:rPr>
        <w:t xml:space="preserve"> </w:t>
      </w:r>
      <w:r>
        <w:t>kurtosis).</w:t>
      </w:r>
      <w:r>
        <w:rPr>
          <w:spacing w:val="-12"/>
        </w:rPr>
        <w:t xml:space="preserve"> </w:t>
      </w:r>
      <w:r>
        <w:t>These</w:t>
      </w:r>
      <w:r>
        <w:rPr>
          <w:spacing w:val="-12"/>
        </w:rPr>
        <w:t xml:space="preserve"> </w:t>
      </w:r>
      <w:r>
        <w:t>measures</w:t>
      </w:r>
      <w:r>
        <w:rPr>
          <w:spacing w:val="-12"/>
        </w:rPr>
        <w:t xml:space="preserve"> </w:t>
      </w:r>
      <w:r>
        <w:t>were</w:t>
      </w:r>
      <w:r>
        <w:rPr>
          <w:spacing w:val="-11"/>
        </w:rPr>
        <w:t xml:space="preserve"> </w:t>
      </w:r>
      <w:r>
        <w:t>included</w:t>
      </w:r>
      <w:r>
        <w:rPr>
          <w:spacing w:val="-12"/>
        </w:rPr>
        <w:t xml:space="preserve"> </w:t>
      </w:r>
      <w:r>
        <w:rPr>
          <w:spacing w:val="-2"/>
        </w:rPr>
        <w:t>because</w:t>
      </w:r>
    </w:p>
    <w:p w14:paraId="2EC91124" w14:textId="2C6A4090" w:rsidR="004E7388" w:rsidRDefault="00000000">
      <w:pPr>
        <w:pStyle w:val="BodyText"/>
        <w:spacing w:before="68" w:line="249" w:lineRule="auto"/>
        <w:ind w:left="34"/>
        <w:jc w:val="both"/>
      </w:pPr>
      <w:r>
        <w:t>spectral content remains one of the most widely used and interpretable</w:t>
      </w:r>
      <w:r>
        <w:rPr>
          <w:spacing w:val="40"/>
        </w:rPr>
        <w:t xml:space="preserve"> </w:t>
      </w:r>
      <w:r>
        <w:t>feature</w:t>
      </w:r>
      <w:r>
        <w:rPr>
          <w:spacing w:val="40"/>
        </w:rPr>
        <w:t xml:space="preserve"> </w:t>
      </w:r>
      <w:r>
        <w:t>families</w:t>
      </w:r>
      <w:r>
        <w:rPr>
          <w:spacing w:val="40"/>
        </w:rPr>
        <w:t xml:space="preserve"> </w:t>
      </w:r>
      <w:r>
        <w:t>in</w:t>
      </w:r>
      <w:r>
        <w:rPr>
          <w:spacing w:val="40"/>
        </w:rPr>
        <w:t xml:space="preserve"> </w:t>
      </w:r>
      <w:r>
        <w:t>depression</w:t>
      </w:r>
      <w:r>
        <w:rPr>
          <w:spacing w:val="40"/>
        </w:rPr>
        <w:t xml:space="preserve"> </w:t>
      </w:r>
      <w:r>
        <w:t>EEG</w:t>
      </w:r>
      <w:r>
        <w:rPr>
          <w:spacing w:val="40"/>
        </w:rPr>
        <w:t xml:space="preserve"> </w:t>
      </w:r>
      <w:r>
        <w:t>work</w:t>
      </w:r>
      <w:r w:rsidR="007838C3">
        <w:t xml:space="preserve"> </w:t>
      </w:r>
      <w:r w:rsidR="007838C3">
        <w:fldChar w:fldCharType="begin"/>
      </w:r>
      <w:r w:rsidR="000C3A9A">
        <w:instrText xml:space="preserve"> ADDIN ZOTERO_ITEM CSL_CITATION {"citationID":"pDK8NDiq","properties":{"unsorted":false,"formattedCitation":"[5], [39]","plainCitation":"[5], [39]","noteIndex":0},"citationItems":[{"id":31,"uris":["http://zotero.org/users/13452644/items/P6J8XISV"],"itemData":{"id":31,"type":"article-journal","container-title":"International Review of Psychiatry","DOI":"10.3109/09540261.2013.816269","title":"EEG biomarkers in major depressive disorder: Discriminative power and prediction of treatment response","URL":"https://doi.org/10.3109/09540261.2013.816269","author":[{"family":"Olbrich","given":"Sebastian"},{"family":"Arns","given":"Martijn"}],"issued":{"date-parts":[["2013"]]}}},{"id":106,"uris":["http://zotero.org/users/13452644/items/CFFABP4L"],"itemData":{"id":106,"type":"article-journal","abstract":"Depression is a psychiatric problem which affects the growth of a person, like how a person thinks, feels and behaves. The major reason behind wrong diagnosis of depression is absence of any laboratory test for detection as well as severity scaling of depression. Any degradation in the working of the brain can be identified through change in the electroencephalogram (EEG) signal. Thus detection as well as severity scaling of depression is done in this study using EEG signal. In this study, features are extracted from the temporal region of the brain using six (FT7, FT8, T7, T8, TP7, TP8) channels. The linear features used are delta, theta, alpha, beta, gamma1 and gamma2 band power and their corresponding asymmetry as well as paired asymmetry. The non-linear features used are Sample Entropy (SampEn) and Detrended Fluctuation Analysis (DFA). The classifiers used are: Bagging along with three different kernel functions (Polynomial, Gaussian and Sigmoidal) of Support Vector Machine (SVM). Feature selection technique used is ReliefF. Highest classification accuracy of 96.02% and 79.19% was achieved for detection and severity scaling of depression using SVM (Gaussian Kernel Function) and ReliefF as feature selection. From the analysis, it was found that depression affects the temporal region of the brain (temporo-parietal region).It was also found that depression affects the higher frequency band features more and it affects each hemisphere differently. It can also be analysed that out of all the kernel of SVM, Gaussian kernel is more efficient to other kernels. Of all the features, combination of all paired asymmetry and asymmetry showed high classification accuracy (accuracy of 90.26% for detection of depression and accuracy of 75.31% for severity scaling).","container-title":"J. Med. Syst.","issue":"7","language":"en","page":"118","title":"Detection of Depression and Scaling of Severity Using Six Channel EEG Data","volume":"44","author":[{"family":"Mahato","given":"Shalini"},{"family":"Goyal","given":"Nishant"},{"family":"Ram","given":"Daya"},{"family":"Paul","given":"Sanchita"}],"issued":{"date-parts":[["2020",5]]}}}],"schema":"https://github.com/citation-style-language/schema/raw/master/csl-citation.json"} </w:instrText>
      </w:r>
      <w:r w:rsidR="007838C3">
        <w:fldChar w:fldCharType="separate"/>
      </w:r>
      <w:r w:rsidR="000C3A9A">
        <w:rPr>
          <w:noProof/>
        </w:rPr>
        <w:t>[5], [39]</w:t>
      </w:r>
      <w:r w:rsidR="007838C3">
        <w:fldChar w:fldCharType="end"/>
      </w:r>
      <w:r w:rsidR="007838C3">
        <w:t xml:space="preserve">, </w:t>
      </w:r>
      <w:r w:rsidR="007838C3">
        <w:fldChar w:fldCharType="begin"/>
      </w:r>
      <w:r w:rsidR="000C3A9A">
        <w:instrText xml:space="preserve"> ADDIN ZOTERO_ITEM CSL_CITATION {"citationID":"QFvlMAqm","properties":{"unsorted":false,"formattedCitation":"[43]","plainCitation":"[43]","noteIndex":0},"citationItems":[{"id":117,"uris":["http://zotero.org/users/13452644/items/N7YYSIYS"],"itemData":{"id":117,"type":"article-journal","container-title":"PLOS ONE","DOI":"10.1371/journal.pone.0171409","issue":"2","page":"e0171409","title":"A wavelet-based technique to predict treatment outcome for Major Depressive Disorder","volume":"12","author":[{"family":"Mumtaz","given":"Wajid"},{"family":"Xia","given":"Likun"},{"family":"Mohd Yasin","given":"Mohd Azhar"},{"family":"Azhar Ali","given":"Syed Saad"},{"family":"Malik","given":"Aamir Saeed"}],"issued":{"date-parts":[["2017",2]]}}}],"schema":"https://github.com/citation-style-language/schema/raw/master/csl-citation.json"} </w:instrText>
      </w:r>
      <w:r w:rsidR="007838C3">
        <w:fldChar w:fldCharType="separate"/>
      </w:r>
      <w:r w:rsidR="000C3A9A">
        <w:rPr>
          <w:noProof/>
        </w:rPr>
        <w:t>[43]</w:t>
      </w:r>
      <w:r w:rsidR="007838C3">
        <w:fldChar w:fldCharType="end"/>
      </w:r>
      <w:r>
        <w:t>. Temporal-channel spectral content has also appeared repeatedly in pretreatment response studies</w:t>
      </w:r>
      <w:r w:rsidR="007838C3">
        <w:t xml:space="preserve"> </w:t>
      </w:r>
      <w:r w:rsidR="007838C3">
        <w:fldChar w:fldCharType="begin"/>
      </w:r>
      <w:r w:rsidR="000C3A9A">
        <w:instrText xml:space="preserve"> ADDIN ZOTERO_ITEM CSL_CITATION {"citationID":"2u2TiJTp","properties":{"unsorted":false,"formattedCitation":"[44]","plainCitation":"[44]","noteIndex":0},"citationItems":[{"id":119,"uris":["http://zotero.org/users/13452644/items/LKNSEUEV"],"itemData":{"id":119,"type":"article-journal","container-title":"NeuroImage: Clinical","DOI":"10.1016/j.nicl.2017.10.035","page":"368–377","title":"Pre-treatment EEG signal variability is associated with treatment success in depression","volume":"17","author":[{"family":"Jaworska","given":"Natalia"},{"family":"Wang","given":"Hongye"},{"family":"Smith","given":"Dylan M."},{"family":"Blier","given":"Pierre"},{"family":"Knott","given":"Verner"},{"family":"Protzner","given":"Andrea B."}],"issued":{"date-parts":[["2018"]]}}}],"schema":"https://github.com/citation-style-language/schema/raw/master/csl-citation.json"} </w:instrText>
      </w:r>
      <w:r w:rsidR="007838C3">
        <w:fldChar w:fldCharType="separate"/>
      </w:r>
      <w:r w:rsidR="000C3A9A">
        <w:rPr>
          <w:noProof/>
        </w:rPr>
        <w:t>[44]</w:t>
      </w:r>
      <w:r w:rsidR="007838C3">
        <w:fldChar w:fldCharType="end"/>
      </w:r>
      <w:r>
        <w:t>.</w:t>
      </w:r>
    </w:p>
    <w:p w14:paraId="24174D64" w14:textId="629BF7F3" w:rsidR="007838C3" w:rsidRDefault="00000000" w:rsidP="007838C3">
      <w:pPr>
        <w:pStyle w:val="BodyText"/>
        <w:spacing w:line="249" w:lineRule="auto"/>
        <w:ind w:left="34" w:firstLine="298"/>
        <w:jc w:val="both"/>
      </w:pPr>
      <w:r>
        <w:t>Time-domain</w:t>
      </w:r>
      <w:r>
        <w:rPr>
          <w:spacing w:val="40"/>
        </w:rPr>
        <w:t xml:space="preserve"> </w:t>
      </w:r>
      <w:r>
        <w:t>descriptors</w:t>
      </w:r>
      <w:r>
        <w:rPr>
          <w:spacing w:val="40"/>
        </w:rPr>
        <w:t xml:space="preserve"> </w:t>
      </w:r>
      <w:r>
        <w:t>were</w:t>
      </w:r>
      <w:r>
        <w:rPr>
          <w:spacing w:val="40"/>
        </w:rPr>
        <w:t xml:space="preserve"> </w:t>
      </w:r>
      <w:r>
        <w:t>also</w:t>
      </w:r>
      <w:r>
        <w:rPr>
          <w:spacing w:val="40"/>
        </w:rPr>
        <w:t xml:space="preserve"> </w:t>
      </w:r>
      <w:r>
        <w:t>computed</w:t>
      </w:r>
      <w:r>
        <w:rPr>
          <w:spacing w:val="40"/>
        </w:rPr>
        <w:t xml:space="preserve"> </w:t>
      </w:r>
      <w:r>
        <w:t>for each channel. These included mean, standard deviation, variance, skewness, kurtosis, root-mean-square amplitude, peak-to-peak range, zero crossings, and mean absolute deviation, together with Hjorth activity, mobility, and complexity</w:t>
      </w:r>
      <w:r w:rsidR="007838C3">
        <w:t xml:space="preserve"> </w:t>
      </w:r>
      <w:r w:rsidR="007838C3">
        <w:fldChar w:fldCharType="begin"/>
      </w:r>
      <w:r w:rsidR="000C3A9A">
        <w:instrText xml:space="preserve"> ADDIN ZOTERO_ITEM CSL_CITATION {"citationID":"HJWlg7ms","properties":{"unsorted":false,"formattedCitation":"[41], [45]","plainCitation":"[41], [45]","noteIndex":0},"citationItems":[{"id":124,"uris":["http://zotero.org/users/13452644/items/ZY67HHGS"],"itemData":{"id":124,"type":"article-journal","container-title":"Military Medical Research","DOI":"10.1186/s40779-023-00502-7","issue":"1","title":"The applied principles of EEG analysis methods in neuroscience and clinical neurology","volume":"10","author":[{"family":"Zhang","given":"Hao"},{"family":"Zhou","given":"Qing-Qi"},{"family":"Chen","given":"He"},{"family":"Hu","given":"Xiao-Qing"},{"family":"Li","given":"Wei-Guang"},{"family":"Bai","given":"Yang"},{"family":"Han","given":"Jun-Xia"},{"family":"Wang","given":"Yao"},{"family":"Liang","given":"Zhen-Hu"},{"family":"Chen","given":"Dan"},{"family":"Cong","given":"Feng-Yu"},{"family":"Yan","given":"Jia-Qing"},{"family":"Li","given":"Xiao-Li"}],"issued":{"date-parts":[["2023",12]]}}},{"id":125,"uris":["http://zotero.org/users/13452644/items/2WWSUQGF"],"itemData":{"id":125,"type":"article-journal","container-title":"Electroencephalography and Clinical Neurophysiology","DOI":"10.1016/0013-4694(70)90143-4","issue":"3","page":"306–310","title":"EEG analysis based on time domain properties","volume":"29","author":[{"family":"Hjorth","given":"Bo"}],"issued":{"date-parts":[["1970",9]]}}}],"schema":"https://github.com/citation-style-language/schema/raw/master/csl-citation.json"} </w:instrText>
      </w:r>
      <w:r w:rsidR="007838C3">
        <w:fldChar w:fldCharType="separate"/>
      </w:r>
      <w:r w:rsidR="000C3A9A">
        <w:rPr>
          <w:noProof/>
        </w:rPr>
        <w:t>[41], [45]</w:t>
      </w:r>
      <w:r w:rsidR="007838C3">
        <w:fldChar w:fldCharType="end"/>
      </w:r>
      <w:r>
        <w:t>. These features summarize amplitude dispersion, local oscillatory rate, signal roughness, and short-window</w:t>
      </w:r>
      <w:r>
        <w:rPr>
          <w:spacing w:val="-1"/>
        </w:rPr>
        <w:t xml:space="preserve"> </w:t>
      </w:r>
      <w:r>
        <w:t>morphology.</w:t>
      </w:r>
      <w:r>
        <w:rPr>
          <w:spacing w:val="-1"/>
        </w:rPr>
        <w:t xml:space="preserve"> </w:t>
      </w:r>
      <w:r>
        <w:t>They</w:t>
      </w:r>
      <w:r>
        <w:rPr>
          <w:spacing w:val="-1"/>
        </w:rPr>
        <w:t xml:space="preserve"> </w:t>
      </w:r>
      <w:r>
        <w:t>are</w:t>
      </w:r>
      <w:r>
        <w:rPr>
          <w:spacing w:val="-1"/>
        </w:rPr>
        <w:t xml:space="preserve"> </w:t>
      </w:r>
      <w:r>
        <w:t>computationally</w:t>
      </w:r>
      <w:r>
        <w:rPr>
          <w:spacing w:val="-1"/>
        </w:rPr>
        <w:t xml:space="preserve"> </w:t>
      </w:r>
      <w:r>
        <w:t>light and well suited to low-montage resting-state EEG, where clinically useful features must remain interpretable and robust under short windows.</w:t>
      </w:r>
      <w:r w:rsidR="009C38B7">
        <w:t xml:space="preserve"> </w:t>
      </w:r>
      <w:r>
        <w:t>Entropy and nonlinear complexity measures were computed</w:t>
      </w:r>
      <w:r>
        <w:rPr>
          <w:spacing w:val="-11"/>
        </w:rPr>
        <w:t xml:space="preserve"> </w:t>
      </w:r>
      <w:r>
        <w:t>per</w:t>
      </w:r>
      <w:r>
        <w:rPr>
          <w:spacing w:val="-11"/>
        </w:rPr>
        <w:t xml:space="preserve"> </w:t>
      </w:r>
      <w:r>
        <w:t>channel</w:t>
      </w:r>
      <w:r>
        <w:rPr>
          <w:spacing w:val="-11"/>
        </w:rPr>
        <w:t xml:space="preserve"> </w:t>
      </w:r>
      <w:r>
        <w:t>to</w:t>
      </w:r>
      <w:r>
        <w:rPr>
          <w:spacing w:val="-11"/>
        </w:rPr>
        <w:t xml:space="preserve"> </w:t>
      </w:r>
      <w:r>
        <w:t>capture</w:t>
      </w:r>
      <w:r>
        <w:rPr>
          <w:spacing w:val="-11"/>
        </w:rPr>
        <w:t xml:space="preserve"> </w:t>
      </w:r>
      <w:r>
        <w:t>irregularity</w:t>
      </w:r>
      <w:r>
        <w:rPr>
          <w:spacing w:val="-11"/>
        </w:rPr>
        <w:t xml:space="preserve"> </w:t>
      </w:r>
      <w:r>
        <w:t>beyond</w:t>
      </w:r>
      <w:r>
        <w:rPr>
          <w:spacing w:val="-11"/>
        </w:rPr>
        <w:t xml:space="preserve"> </w:t>
      </w:r>
      <w:r>
        <w:t xml:space="preserve">simple power summaries. </w:t>
      </w:r>
    </w:p>
    <w:p w14:paraId="01EBADFF" w14:textId="4C3064CB" w:rsidR="004E7388" w:rsidRDefault="00000000" w:rsidP="007838C3">
      <w:pPr>
        <w:pStyle w:val="BodyText"/>
        <w:spacing w:line="249" w:lineRule="auto"/>
        <w:ind w:left="34" w:firstLine="298"/>
        <w:jc w:val="both"/>
      </w:pPr>
      <w:r>
        <w:t xml:space="preserve">The extractor included sample entropy, spectral entropy, correlation dimension, Hurst exponent, Lyapunov exponent, </w:t>
      </w:r>
      <w:r>
        <w:lastRenderedPageBreak/>
        <w:t>and detrended fluctuation analysis. Complexity measures were calculated on a demeaned, standardized version of each signal, with long windows subsampled for numerical stability. These descriptors</w:t>
      </w:r>
      <w:r>
        <w:rPr>
          <w:spacing w:val="80"/>
        </w:rPr>
        <w:t xml:space="preserve"> </w:t>
      </w:r>
      <w:r>
        <w:t>were retained because depression EEG studies have repeatedly implicated entropy, variability, and broader complexity</w:t>
      </w:r>
      <w:r>
        <w:rPr>
          <w:spacing w:val="-4"/>
        </w:rPr>
        <w:t xml:space="preserve"> </w:t>
      </w:r>
      <w:r>
        <w:t>structure</w:t>
      </w:r>
      <w:r>
        <w:rPr>
          <w:spacing w:val="-5"/>
        </w:rPr>
        <w:t xml:space="preserve"> </w:t>
      </w:r>
      <w:r w:rsidR="007838C3">
        <w:rPr>
          <w:spacing w:val="-5"/>
        </w:rPr>
        <w:fldChar w:fldCharType="begin"/>
      </w:r>
      <w:r w:rsidR="000C3A9A">
        <w:rPr>
          <w:spacing w:val="-5"/>
        </w:rPr>
        <w:instrText xml:space="preserve"> ADDIN ZOTERO_ITEM CSL_CITATION {"citationID":"eGU6CPan","properties":{"unsorted":false,"formattedCitation":"[20], [46], [47]","plainCitation":"[20], [46], [47]","noteIndex":0},"citationItems":[{"id":111,"uris":["http://zotero.org/users/13452644/items/QL4GFGZH"],"itemData":{"id":111,"type":"article-journal","abstract":"EEG is useful for the analysis of the functional activity of the brain and a detailed assessment of this non-stationary waveform can provide crucial parameters indicative of the mental state of patients. The complex nature of EEG signals calls for automated analysis using various signal processing methods. This paper attempts to classify the EEG signals of normal and depression patients using well-established signal processing techniques involving relative wavelet energy (RWE) and artificial feedForward neural network. High frequency noise present in the recorded signal is removed using total variation filtering (TVF). Classification of the frequency bands of EEG signals into appropriate detail levels and approximation level is carried out using an eight-level multiresolution decomposition method of discrete wavelet transform (DWT). Parseval's theorem is used for calculating the energy at different resolution levels. RWE analysis gives information about the signal energy distribution at different decomposition levels. Both RWE and feedforward Network are used to classify the signals from normal controls and depression patients. The performance of the artificial neural network was evaluated using the classification accuracy and its value of 98.11% indicates a great potential for classifying normal and depression signals.","container-title":"J. Mech. Med. Biol.","issue":"04","page":"1240019","publisher":"World Scientific Publishing Co.","title":"CLASSIFICATION OF EEG SIGNALS IN NORMAL AND DEPRESSION CONDITIONS BY ANN USING RWE AND SIGNAL ENTROPY","volume":"12","author":[{"family":"Puthankattil","given":"Subha D"},{"family":"Joseph","given":"Paul K"}],"issued":{"date-parts":[["2012",9]]}}},{"id":123,"uris":["http://zotero.org/users/13452644/items/NQFHNQRD"],"itemData":{"id":123,"type":"article-journal","container-title":"Journal of Mechanics in Medicine and Biology","DOI":"10.1142/S0219519414500353","issue":"3","page":"1450035","title":"Depression diagnosis support system based on EEG signal entropies","volume":"14","author":[{"family":"Faust","given":"Oliver"},{"family":"Ang","given":"Peng Chuan Alvin"},{"family":"Puthankattil","given":"Subha D."},{"family":"Joseph","given":"Paul K."}],"issued":{"date-parts":[["2014",3]]}}},{"id":122,"uris":["http://zotero.org/users/13452644/items/ZZ5AJTGM"],"itemData":{"id":122,"type":"article-journal","container-title":"European Neurology","DOI":"10.1159/000438457","issue":"1-2","page":"79–83","title":"A Novel Depression Diagnosis Index Using Nonlinear Features in EEG Signals","volume":"74","author":[{"family":"Acharya","given":"U. Rajendra"},{"family":"Sudarshan","given":"Vidya K."},{"family":"Adeli","given":"Hojjat"},{"family":"Santhosh","given":"Jayasree"},{"family":"Koh","given":"Joel E. W."},{"family":"Puthankatti","given":"Subha D."},{"family":"Adeli","given":"Amir"}],"issued":{"date-parts":[["2015"]]}}}],"schema":"https://github.com/citation-style-language/schema/raw/master/csl-citation.json"} </w:instrText>
      </w:r>
      <w:r w:rsidR="007838C3">
        <w:rPr>
          <w:spacing w:val="-5"/>
        </w:rPr>
        <w:fldChar w:fldCharType="separate"/>
      </w:r>
      <w:r w:rsidR="000C3A9A">
        <w:rPr>
          <w:noProof/>
          <w:spacing w:val="-5"/>
        </w:rPr>
        <w:t>[20], [46], [47]</w:t>
      </w:r>
      <w:r w:rsidR="007838C3">
        <w:rPr>
          <w:spacing w:val="-5"/>
        </w:rPr>
        <w:fldChar w:fldCharType="end"/>
      </w:r>
      <w:r>
        <w:t>.</w:t>
      </w:r>
      <w:r>
        <w:rPr>
          <w:spacing w:val="-4"/>
        </w:rPr>
        <w:t xml:space="preserve"> </w:t>
      </w:r>
      <w:r>
        <w:t>That</w:t>
      </w:r>
      <w:r>
        <w:rPr>
          <w:spacing w:val="-5"/>
        </w:rPr>
        <w:t xml:space="preserve"> </w:t>
      </w:r>
      <w:r>
        <w:t>pattern</w:t>
      </w:r>
      <w:r>
        <w:rPr>
          <w:spacing w:val="-4"/>
        </w:rPr>
        <w:t xml:space="preserve"> </w:t>
      </w:r>
      <w:r>
        <w:t>also</w:t>
      </w:r>
      <w:r>
        <w:rPr>
          <w:spacing w:val="-5"/>
        </w:rPr>
        <w:t xml:space="preserve"> </w:t>
      </w:r>
      <w:r>
        <w:t>appears in pretreatment response and large-scale resting-state evaluations,</w:t>
      </w:r>
      <w:r>
        <w:rPr>
          <w:spacing w:val="-13"/>
        </w:rPr>
        <w:t xml:space="preserve"> </w:t>
      </w:r>
      <w:r>
        <w:t>even</w:t>
      </w:r>
      <w:r>
        <w:rPr>
          <w:spacing w:val="-12"/>
        </w:rPr>
        <w:t xml:space="preserve"> </w:t>
      </w:r>
      <w:r>
        <w:t>when</w:t>
      </w:r>
      <w:r>
        <w:rPr>
          <w:spacing w:val="-13"/>
        </w:rPr>
        <w:t xml:space="preserve"> </w:t>
      </w:r>
      <w:r>
        <w:t>the</w:t>
      </w:r>
      <w:r>
        <w:rPr>
          <w:spacing w:val="-12"/>
        </w:rPr>
        <w:t xml:space="preserve"> </w:t>
      </w:r>
      <w:r>
        <w:t>exact</w:t>
      </w:r>
      <w:r>
        <w:rPr>
          <w:spacing w:val="-13"/>
        </w:rPr>
        <w:t xml:space="preserve"> </w:t>
      </w:r>
      <w:r>
        <w:t>direction</w:t>
      </w:r>
      <w:r>
        <w:rPr>
          <w:spacing w:val="-12"/>
        </w:rPr>
        <w:t xml:space="preserve"> </w:t>
      </w:r>
      <w:r>
        <w:t>of</w:t>
      </w:r>
      <w:r>
        <w:rPr>
          <w:spacing w:val="-13"/>
        </w:rPr>
        <w:t xml:space="preserve"> </w:t>
      </w:r>
      <w:r>
        <w:t>effect</w:t>
      </w:r>
      <w:r>
        <w:rPr>
          <w:spacing w:val="-12"/>
        </w:rPr>
        <w:t xml:space="preserve"> </w:t>
      </w:r>
      <w:r>
        <w:t>depends on cohort, montage, and temporal scale</w:t>
      </w:r>
      <w:r w:rsidR="007838C3">
        <w:t xml:space="preserve"> </w:t>
      </w:r>
      <w:r w:rsidR="007838C3">
        <w:fldChar w:fldCharType="begin"/>
      </w:r>
      <w:r w:rsidR="000C3A9A">
        <w:instrText xml:space="preserve"> ADDIN ZOTERO_ITEM CSL_CITATION {"citationID":"V1qTbsGo","properties":{"unsorted":false,"formattedCitation":"[22], [44], [48]","plainCitation":"[22], [44], [48]","noteIndex":0},"citationItems":[{"id":113,"uris":["http://zotero.org/users/13452644/items/BENT49E4"],"itemData":{"id":113,"type":"article-journal","abstract":"Synchronization of the dynamic processes in structural networks connect the brain across a wide range of temporal and spatial scales, creating a dynamic and complex functional network. Microstate and omega complexity are two reference-free electroencephalography (EEG) measures that can represent the temporal and spatial complexities of EEG data. Few studies have focused on potential brain spatiotemporal dynamics in the early stages of depression to use as an early screening feature for depression. Thus, this study aimed to explore large-scale brain network dynamics of individuals both with and without subclinical depression, from the perspective of temporal and spatial dimensions and to input them as features into a machine learning framework for the automatic diagnosis of early-stage depression. To achieve this, spatio-temporal dynamics of rest-state EEG signals in female college students (n = 40) with and without (n = 38) subclinical depression were analyzed using EEG microstate and omega complexity analysis. Then, based on differential features of EEGs between the two groups, a support vector machine was utilized to compare performances of spatio-temporal features and single features in the classification of early depression. Microstate results showed that the occurrence rate of microstate class B was significantly higher in the group with subclinical depression when compared with the group without. Moreover, the duration and contribution of microstate class C in the subclinical group were both significantly lower than in the group without subclinical depression. Omega complexity results showed that the global omega complexity of beta-2 and gamma band was significantly lower for the subclinical depression group compared with the other group (p &lt; 0.05). In addition, the anterior and posterior regional omega complexities were lower for the subclinical depression group compared to the comparison group in alpha-1, beta-2 and gamma bands. It was found that AUC of 81% for the differential indicators of EEG microstates and omega complexity was deemed better than a single index for predicting subclinical depression. Thus, since temporal and spatial complexity of EEG signals were manifestly altered in female college students with subclinical depression, it is possible that this characteristic could be adopted as an early auxiliary diagnostic indicator of depression.","container-title":"Int. J. Environ. Res. Public Health","issue":"3","language":"en","title":"Temporal and Spatial Dynamics of EEG Features in Female College Students with Subclinical Depression","volume":"19","author":[{"family":"Zhao","given":"Shanguang"},{"family":"Ng","given":"Siew-Cheok"},{"family":"Khoo","given":"Selina"},{"family":"Chi","given":"Aiping"}],"issued":{"date-parts":[["2022",2]]}}},{"id":119,"uris":["http://zotero.org/users/13452644/items/LKNSEUEV"],"itemData":{"id":119,"type":"article-journal","container-title":"NeuroImage: Clinical","DOI":"10.1016/j.nicl.2017.10.035","page":"368–377","title":"Pre-treatment EEG signal variability is associated with treatment success in depression","volume":"17","author":[{"family":"Jaworska","given":"Natalia"},{"family":"Wang","given":"Hongye"},{"family":"Smith","given":"Dylan M."},{"family":"Blier","given":"Pierre"},{"family":"Knott","given":"Verner"},{"family":"Protzner","given":"Andrea B."}],"issued":{"date-parts":[["2018"]]}}},{"id":120,"uris":["http://zotero.org/users/13452644/items/T7R75AIJ"],"itemData":{"id":120,"type":"article-journal","container-title":"Psychophysiology","DOI":"10.1111/psyp.14274","issue":"8","title":"Evaluating EEG complexity metrics as biomarkers for depression","volume":"60","author":[{"family":"Lord","given":"Brian"},{"family":"Allen","given":"John J. B."}],"issued":{"date-parts":[["2023",2]]}}}],"schema":"https://github.com/citation-style-language/schema/raw/master/csl-citation.json"} </w:instrText>
      </w:r>
      <w:r w:rsidR="007838C3">
        <w:fldChar w:fldCharType="separate"/>
      </w:r>
      <w:r w:rsidR="000C3A9A">
        <w:rPr>
          <w:noProof/>
        </w:rPr>
        <w:t>[22], [44], [48]</w:t>
      </w:r>
      <w:r w:rsidR="007838C3">
        <w:fldChar w:fldCharType="end"/>
      </w:r>
      <w:r>
        <w:t>.</w:t>
      </w:r>
    </w:p>
    <w:p w14:paraId="497EC06A" w14:textId="44CE5116" w:rsidR="004E7388" w:rsidRDefault="00000000">
      <w:pPr>
        <w:pStyle w:val="BodyText"/>
        <w:spacing w:line="249" w:lineRule="auto"/>
        <w:ind w:left="34" w:firstLine="298"/>
        <w:jc w:val="both"/>
      </w:pPr>
      <w:r>
        <w:t>The</w:t>
      </w:r>
      <w:r>
        <w:rPr>
          <w:spacing w:val="80"/>
        </w:rPr>
        <w:t xml:space="preserve"> </w:t>
      </w:r>
      <w:r>
        <w:t>four-channel</w:t>
      </w:r>
      <w:r>
        <w:rPr>
          <w:spacing w:val="80"/>
        </w:rPr>
        <w:t xml:space="preserve"> </w:t>
      </w:r>
      <w:r>
        <w:t>montage</w:t>
      </w:r>
      <w:r>
        <w:rPr>
          <w:spacing w:val="80"/>
        </w:rPr>
        <w:t xml:space="preserve"> </w:t>
      </w:r>
      <w:r>
        <w:t>also</w:t>
      </w:r>
      <w:r>
        <w:rPr>
          <w:spacing w:val="80"/>
        </w:rPr>
        <w:t xml:space="preserve"> </w:t>
      </w:r>
      <w:r>
        <w:t>supports</w:t>
      </w:r>
      <w:r>
        <w:rPr>
          <w:spacing w:val="80"/>
        </w:rPr>
        <w:t xml:space="preserve"> </w:t>
      </w:r>
      <w:r>
        <w:t>a</w:t>
      </w:r>
      <w:r>
        <w:rPr>
          <w:spacing w:val="80"/>
        </w:rPr>
        <w:t xml:space="preserve"> </w:t>
      </w:r>
      <w:r>
        <w:t>range of</w:t>
      </w:r>
      <w:r>
        <w:rPr>
          <w:spacing w:val="40"/>
        </w:rPr>
        <w:t xml:space="preserve"> </w:t>
      </w:r>
      <w:r>
        <w:t>regional</w:t>
      </w:r>
      <w:r>
        <w:rPr>
          <w:spacing w:val="40"/>
        </w:rPr>
        <w:t xml:space="preserve"> </w:t>
      </w:r>
      <w:r>
        <w:t>interaction</w:t>
      </w:r>
      <w:r>
        <w:rPr>
          <w:spacing w:val="40"/>
        </w:rPr>
        <w:t xml:space="preserve"> </w:t>
      </w:r>
      <w:r>
        <w:t>features</w:t>
      </w:r>
      <w:r>
        <w:rPr>
          <w:spacing w:val="40"/>
        </w:rPr>
        <w:t xml:space="preserve"> </w:t>
      </w:r>
      <w:r>
        <w:t>derived</w:t>
      </w:r>
      <w:r>
        <w:rPr>
          <w:spacing w:val="40"/>
        </w:rPr>
        <w:t xml:space="preserve"> </w:t>
      </w:r>
      <w:r>
        <w:t>from</w:t>
      </w:r>
      <w:r>
        <w:rPr>
          <w:spacing w:val="40"/>
        </w:rPr>
        <w:t xml:space="preserve"> </w:t>
      </w:r>
      <w:r>
        <w:t>cached band-power</w:t>
      </w:r>
      <w:r>
        <w:rPr>
          <w:spacing w:val="32"/>
        </w:rPr>
        <w:t xml:space="preserve"> </w:t>
      </w:r>
      <w:r>
        <w:t>estimates.</w:t>
      </w:r>
      <w:r>
        <w:rPr>
          <w:spacing w:val="34"/>
        </w:rPr>
        <w:t xml:space="preserve">  </w:t>
      </w:r>
      <w:r>
        <w:t>Traditional</w:t>
      </w:r>
      <w:r>
        <w:rPr>
          <w:spacing w:val="33"/>
        </w:rPr>
        <w:t xml:space="preserve"> </w:t>
      </w:r>
      <w:r>
        <w:t>frontal</w:t>
      </w:r>
      <w:r w:rsidR="00ED5738">
        <w:rPr>
          <w:spacing w:val="33"/>
        </w:rPr>
        <w:t xml:space="preserve"> </w:t>
      </w:r>
      <w:r>
        <w:rPr>
          <w:spacing w:val="-2"/>
        </w:rPr>
        <w:t>asymmetry</w:t>
      </w:r>
    </w:p>
    <w:p w14:paraId="2AB7A9A8" w14:textId="2989AE51" w:rsidR="00ED5738" w:rsidRDefault="00000000" w:rsidP="00ED5738">
      <w:pPr>
        <w:pStyle w:val="BodyText"/>
        <w:spacing w:before="68" w:line="249" w:lineRule="auto"/>
        <w:ind w:left="34" w:right="32"/>
        <w:jc w:val="both"/>
        <w:rPr>
          <w:spacing w:val="-2"/>
        </w:rPr>
      </w:pPr>
      <w:r>
        <w:t>(</w:t>
      </w:r>
      <w:r>
        <w:rPr>
          <w:rFonts w:ascii="BIZ UDGothic"/>
          <w:sz w:val="17"/>
        </w:rPr>
        <w:t>AF7</w:t>
      </w:r>
      <w:r>
        <w:t>/</w:t>
      </w:r>
      <w:r>
        <w:rPr>
          <w:rFonts w:ascii="BIZ UDGothic"/>
          <w:sz w:val="17"/>
        </w:rPr>
        <w:t>AF8</w:t>
      </w:r>
      <w:r>
        <w:t>) and temporal asymmetry (</w:t>
      </w:r>
      <w:r>
        <w:rPr>
          <w:rFonts w:ascii="BIZ UDGothic"/>
          <w:sz w:val="17"/>
        </w:rPr>
        <w:t>TP9</w:t>
      </w:r>
      <w:r>
        <w:t>/</w:t>
      </w:r>
      <w:r>
        <w:rPr>
          <w:rFonts w:ascii="BIZ UDGothic"/>
          <w:sz w:val="17"/>
        </w:rPr>
        <w:t>TP10</w:t>
      </w:r>
      <w:r>
        <w:t>) were computed</w:t>
      </w:r>
      <w:r>
        <w:rPr>
          <w:spacing w:val="-8"/>
        </w:rPr>
        <w:t xml:space="preserve"> </w:t>
      </w:r>
      <w:r>
        <w:t>for</w:t>
      </w:r>
      <w:r>
        <w:rPr>
          <w:spacing w:val="-8"/>
        </w:rPr>
        <w:t xml:space="preserve"> </w:t>
      </w:r>
      <w:r>
        <w:t>each</w:t>
      </w:r>
      <w:r>
        <w:rPr>
          <w:spacing w:val="-8"/>
        </w:rPr>
        <w:t xml:space="preserve"> </w:t>
      </w:r>
      <w:r>
        <w:t>frequency</w:t>
      </w:r>
      <w:r>
        <w:rPr>
          <w:spacing w:val="-8"/>
        </w:rPr>
        <w:t xml:space="preserve"> </w:t>
      </w:r>
      <w:r>
        <w:t>band</w:t>
      </w:r>
      <w:r>
        <w:rPr>
          <w:spacing w:val="-8"/>
        </w:rPr>
        <w:t xml:space="preserve"> </w:t>
      </w:r>
      <w:r>
        <w:t>in</w:t>
      </w:r>
      <w:r>
        <w:rPr>
          <w:spacing w:val="-8"/>
        </w:rPr>
        <w:t xml:space="preserve"> </w:t>
      </w:r>
      <w:r>
        <w:t>two</w:t>
      </w:r>
      <w:r>
        <w:rPr>
          <w:spacing w:val="-8"/>
        </w:rPr>
        <w:t xml:space="preserve"> </w:t>
      </w:r>
      <w:r>
        <w:t>forms:</w:t>
      </w:r>
      <w:r>
        <w:rPr>
          <w:spacing w:val="-8"/>
        </w:rPr>
        <w:t xml:space="preserve"> </w:t>
      </w:r>
      <w:r>
        <w:t>a</w:t>
      </w:r>
      <w:r>
        <w:rPr>
          <w:spacing w:val="-8"/>
        </w:rPr>
        <w:t xml:space="preserve"> </w:t>
      </w:r>
      <w:r>
        <w:t xml:space="preserve">log-ratio </w:t>
      </w:r>
      <w:r>
        <w:rPr>
          <w:spacing w:val="-2"/>
        </w:rPr>
        <w:t>index</w:t>
      </w:r>
      <w:r w:rsidR="00ED5738">
        <w:rPr>
          <w:spacing w:val="-2"/>
        </w:rPr>
        <w:t>,</w:t>
      </w:r>
    </w:p>
    <w:p w14:paraId="61D99BAF" w14:textId="40C7E596" w:rsidR="00ED5738" w:rsidRPr="00ED5738" w:rsidRDefault="00ED5738" w:rsidP="00ED5738">
      <w:pPr>
        <w:pStyle w:val="BodyText"/>
        <w:spacing w:before="68" w:line="249" w:lineRule="auto"/>
        <w:ind w:left="34" w:right="32"/>
        <w:jc w:val="center"/>
      </w:pPr>
      <w:r>
        <w:rPr>
          <w:spacing w:val="-2"/>
        </w:rPr>
        <w:t>AI =</w:t>
      </w:r>
      <m:oMath>
        <m:d>
          <m:dPr>
            <m:ctrlPr>
              <w:rPr>
                <w:rFonts w:ascii="Cambria Math" w:hAnsi="Cambria Math"/>
                <w:i/>
                <w:spacing w:val="-2"/>
              </w:rPr>
            </m:ctrlPr>
          </m:dPr>
          <m:e>
            <m:f>
              <m:fPr>
                <m:ctrlPr>
                  <w:rPr>
                    <w:rFonts w:ascii="Cambria Math" w:hAnsi="Cambria Math"/>
                    <w:i/>
                    <w:spacing w:val="-2"/>
                  </w:rPr>
                </m:ctrlPr>
              </m:fPr>
              <m:num>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R</m:t>
                    </m:r>
                  </m:sub>
                </m:sSub>
              </m:num>
              <m:den>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L</m:t>
                    </m:r>
                  </m:sub>
                </m:sSub>
              </m:den>
            </m:f>
          </m:e>
        </m:d>
        <m:r>
          <w:rPr>
            <w:rFonts w:ascii="Cambria Math" w:hAnsi="Cambria Math"/>
            <w:spacing w:val="-2"/>
          </w:rPr>
          <m:t>,</m:t>
        </m:r>
      </m:oMath>
    </w:p>
    <w:p w14:paraId="1B44F787" w14:textId="15B3B872" w:rsidR="004E7388" w:rsidRDefault="00000000">
      <w:pPr>
        <w:pStyle w:val="BodyText"/>
        <w:spacing w:before="129"/>
        <w:ind w:left="34"/>
        <w:jc w:val="both"/>
        <w:rPr>
          <w:spacing w:val="-2"/>
        </w:rPr>
      </w:pPr>
      <w:r>
        <w:t>and</w:t>
      </w:r>
      <w:r>
        <w:rPr>
          <w:spacing w:val="-5"/>
        </w:rPr>
        <w:t xml:space="preserve"> </w:t>
      </w:r>
      <w:r>
        <w:t>a</w:t>
      </w:r>
      <w:r>
        <w:rPr>
          <w:spacing w:val="-4"/>
        </w:rPr>
        <w:t xml:space="preserve"> </w:t>
      </w:r>
      <w:r>
        <w:t>normalized</w:t>
      </w:r>
      <w:r>
        <w:rPr>
          <w:spacing w:val="-4"/>
        </w:rPr>
        <w:t xml:space="preserve"> </w:t>
      </w:r>
      <w:r>
        <w:rPr>
          <w:spacing w:val="-2"/>
        </w:rPr>
        <w:t>difference,</w:t>
      </w:r>
    </w:p>
    <w:p w14:paraId="054C8446" w14:textId="2932B7B9" w:rsidR="00ED5738" w:rsidRDefault="00ED5738" w:rsidP="00ED5738">
      <w:pPr>
        <w:pStyle w:val="BodyText"/>
        <w:spacing w:before="129"/>
        <w:ind w:left="34"/>
        <w:jc w:val="center"/>
      </w:pPr>
      <w:r>
        <w:rPr>
          <w:spacing w:val="-2"/>
        </w:rPr>
        <w:t xml:space="preserve">ND = </w:t>
      </w:r>
      <m:oMath>
        <m:f>
          <m:fPr>
            <m:ctrlPr>
              <w:rPr>
                <w:rFonts w:ascii="Cambria Math" w:hAnsi="Cambria Math"/>
                <w:i/>
                <w:spacing w:val="-2"/>
              </w:rPr>
            </m:ctrlPr>
          </m:fPr>
          <m:num>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R</m:t>
                </m:r>
              </m:sub>
            </m:sSub>
            <m:r>
              <w:rPr>
                <w:rFonts w:ascii="Cambria Math" w:hAnsi="Cambria Math"/>
                <w:spacing w:val="-2"/>
              </w:rPr>
              <m:t xml:space="preserve">- </m:t>
            </m:r>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L</m:t>
                </m:r>
              </m:sub>
            </m:sSub>
          </m:num>
          <m:den>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R</m:t>
                </m:r>
              </m:sub>
            </m:sSub>
            <m:r>
              <w:rPr>
                <w:rFonts w:ascii="Cambria Math" w:hAnsi="Cambria Math"/>
                <w:spacing w:val="-2"/>
              </w:rPr>
              <m:t xml:space="preserve">+ </m:t>
            </m:r>
            <m:sSub>
              <m:sSubPr>
                <m:ctrlPr>
                  <w:rPr>
                    <w:rFonts w:ascii="Cambria Math" w:hAnsi="Cambria Math"/>
                    <w:i/>
                    <w:spacing w:val="-2"/>
                  </w:rPr>
                </m:ctrlPr>
              </m:sSubPr>
              <m:e>
                <m:r>
                  <w:rPr>
                    <w:rFonts w:ascii="Cambria Math" w:hAnsi="Cambria Math"/>
                    <w:spacing w:val="-2"/>
                  </w:rPr>
                  <m:t>P</m:t>
                </m:r>
              </m:e>
              <m:sub>
                <m:r>
                  <w:rPr>
                    <w:rFonts w:ascii="Cambria Math" w:hAnsi="Cambria Math"/>
                    <w:spacing w:val="-2"/>
                  </w:rPr>
                  <m:t>L</m:t>
                </m:r>
              </m:sub>
            </m:sSub>
          </m:den>
        </m:f>
      </m:oMath>
    </w:p>
    <w:p w14:paraId="4D0E0C8D" w14:textId="1AE3FC14" w:rsidR="006B2B12" w:rsidRDefault="00000000" w:rsidP="006B2B12">
      <w:pPr>
        <w:pStyle w:val="BodyText"/>
        <w:spacing w:before="122" w:line="249" w:lineRule="auto"/>
        <w:ind w:right="32"/>
        <w:jc w:val="both"/>
      </w:pPr>
      <w:r>
        <w:t>Using the same band-power cache, we also computed hemispheric</w:t>
      </w:r>
      <w:r>
        <w:rPr>
          <w:spacing w:val="-13"/>
        </w:rPr>
        <w:t xml:space="preserve"> </w:t>
      </w:r>
      <w:r>
        <w:t>asymmetry</w:t>
      </w:r>
      <w:r>
        <w:rPr>
          <w:spacing w:val="-12"/>
        </w:rPr>
        <w:t xml:space="preserve"> </w:t>
      </w:r>
      <w:r>
        <w:t>by</w:t>
      </w:r>
      <w:r>
        <w:rPr>
          <w:spacing w:val="-13"/>
        </w:rPr>
        <w:t xml:space="preserve"> </w:t>
      </w:r>
      <w:r>
        <w:t>averaging</w:t>
      </w:r>
      <w:r>
        <w:rPr>
          <w:spacing w:val="-12"/>
        </w:rPr>
        <w:t xml:space="preserve"> </w:t>
      </w:r>
      <w:r>
        <w:rPr>
          <w:rFonts w:ascii="BIZ UDGothic"/>
          <w:sz w:val="17"/>
        </w:rPr>
        <w:t>AF7</w:t>
      </w:r>
      <w:r>
        <w:t>+</w:t>
      </w:r>
      <w:r>
        <w:rPr>
          <w:rFonts w:ascii="BIZ UDGothic"/>
          <w:sz w:val="17"/>
        </w:rPr>
        <w:t>TP9</w:t>
      </w:r>
      <w:r>
        <w:rPr>
          <w:rFonts w:ascii="BIZ UDGothic"/>
          <w:spacing w:val="-22"/>
          <w:sz w:val="17"/>
        </w:rPr>
        <w:t xml:space="preserve"> </w:t>
      </w:r>
      <w:r>
        <w:t>and</w:t>
      </w:r>
      <w:r>
        <w:rPr>
          <w:spacing w:val="-12"/>
        </w:rPr>
        <w:t xml:space="preserve"> </w:t>
      </w:r>
      <w:r>
        <w:rPr>
          <w:rFonts w:ascii="BIZ UDGothic"/>
          <w:sz w:val="17"/>
        </w:rPr>
        <w:t>AF8</w:t>
      </w:r>
      <w:r>
        <w:t>+</w:t>
      </w:r>
      <w:r>
        <w:rPr>
          <w:rFonts w:ascii="BIZ UDGothic"/>
          <w:sz w:val="17"/>
        </w:rPr>
        <w:t xml:space="preserve">TP10 </w:t>
      </w:r>
      <w:r>
        <w:t>within</w:t>
      </w:r>
      <w:r>
        <w:rPr>
          <w:spacing w:val="40"/>
        </w:rPr>
        <w:t xml:space="preserve"> </w:t>
      </w:r>
      <w:r>
        <w:t>each</w:t>
      </w:r>
      <w:r>
        <w:rPr>
          <w:spacing w:val="40"/>
        </w:rPr>
        <w:t xml:space="preserve"> </w:t>
      </w:r>
      <w:r>
        <w:t>hemisphere,</w:t>
      </w:r>
      <w:r>
        <w:rPr>
          <w:spacing w:val="40"/>
        </w:rPr>
        <w:t xml:space="preserve"> </w:t>
      </w:r>
      <w:r>
        <w:t>ipsilateral</w:t>
      </w:r>
      <w:r>
        <w:rPr>
          <w:spacing w:val="40"/>
        </w:rPr>
        <w:t xml:space="preserve"> </w:t>
      </w:r>
      <w:r>
        <w:t>frontal-temporal ratios and normalized differences on the left and right hemispheres, and diagonal frontal-temporal interactions</w:t>
      </w:r>
      <w:r>
        <w:rPr>
          <w:spacing w:val="80"/>
        </w:rPr>
        <w:t xml:space="preserve"> </w:t>
      </w:r>
      <w:r>
        <w:t xml:space="preserve">for </w:t>
      </w:r>
      <w:r>
        <w:rPr>
          <w:rFonts w:ascii="BIZ UDGothic"/>
          <w:sz w:val="17"/>
        </w:rPr>
        <w:t>AF7</w:t>
      </w:r>
      <w:r>
        <w:t>-</w:t>
      </w:r>
      <w:r>
        <w:rPr>
          <w:rFonts w:ascii="BIZ UDGothic"/>
          <w:sz w:val="17"/>
        </w:rPr>
        <w:t xml:space="preserve">TP10 </w:t>
      </w:r>
      <w:r>
        <w:t xml:space="preserve">and </w:t>
      </w:r>
      <w:r>
        <w:rPr>
          <w:rFonts w:ascii="BIZ UDGothic"/>
          <w:sz w:val="17"/>
        </w:rPr>
        <w:t>AF8</w:t>
      </w:r>
      <w:r>
        <w:t>-</w:t>
      </w:r>
      <w:r>
        <w:rPr>
          <w:rFonts w:ascii="BIZ UDGothic"/>
          <w:sz w:val="17"/>
        </w:rPr>
        <w:t>TP9</w:t>
      </w:r>
      <w:r>
        <w:t xml:space="preserve">. These measures were included </w:t>
      </w:r>
      <w:r>
        <w:t>because reduced-channel depression EEG studies repeatedly point to laterality, temporal involvement, and frontal-temporal balance rather than to</w:t>
      </w:r>
      <w:r w:rsidR="00A6719E">
        <w:t xml:space="preserve"> a </w:t>
      </w:r>
      <w:r w:rsidR="006B2B12">
        <w:t>single isolated electrode</w:t>
      </w:r>
      <w:r w:rsidR="007838C3">
        <w:t xml:space="preserve"> </w:t>
      </w:r>
      <w:r w:rsidR="007838C3">
        <w:fldChar w:fldCharType="begin"/>
      </w:r>
      <w:r w:rsidR="000C3A9A">
        <w:instrText xml:space="preserve"> ADDIN ZOTERO_ITEM CSL_CITATION {"citationID":"LEIeqhPJ","properties":{"unsorted":false,"formattedCitation":"[21], [39], [49]","plainCitation":"[21], [39], [49]","noteIndex":0},"citationItems":[{"id":112,"uris":["http://zotero.org/users/13452644/items/LMK7RZ5J"],"itemData":{"id":112,"type":"paper-conference","abstract":"Detecting depression on its early stages helps preventing the onset of severe depressive episodes. In this study, we propose an automatic classification pipeline to detect subclinical depression (i.e., dysphoria) through the electroencephalography (EEG) signal. To this aim, we recorded the EEG signals in resting condition from 26 female participants with dysphoria and 38 female controls. The EEG signals were processed to extract several spectral and functional connectivity features to feed a nonlinear Support Vector Machine (SVM) classifier embedded with a Recursive Feature Elimination (RFE) algorithm. Our recognition pipeline obtained a maximum classification accuracy of 83.91% in recognizing dysphoria patients with a combination of connectivity and spectral measures. Moreover, an accuracy of 76.11% was achieved with only the 4 most informative functional connections, suggesting a central role of cortical connectivity in the theta band for early depression recognition. The present study can facilitate the diagnosis of subclinical conditions of depression and may provide reliable indicators of depression for the clinical community.","container-title":"2021 43rd Annual International Conference of the IEEE Engineering in Medicine &amp; Biology Society (EMBC)","page":"2050–2053","publisher":"IEEE","title":"Classifying subclinical depression using EEG spectral and connectivity measures","author":[{"family":"Ghiasi","given":"S"},{"family":"Dell'Acqua","given":"C"},{"family":"Messerotti Benvenuti","given":"S"},{"family":"Scilingo","given":"E P"},{"family":"Gentili","given":"C"},{"family":"Valenza","given":"G"},{"family":"Greco","given":"A"}],"issued":{"date-parts":[["2021",11]]}}},{"id":106,"uris":["http://zotero.org/users/13452644/items/CFFABP4L"],"itemData":{"id":106,"type":"article-journal","abstract":"Depression is a psychiatric problem which affects the growth of a person, like how a person thinks, feels and behaves. The major reason behind wrong diagnosis of depression is absence of any laboratory test for detection as well as severity scaling of depression. Any degradation in the working of the brain can be identified through change in the electroencephalogram (EEG) signal. Thus detection as well as severity scaling of depression is done in this study using EEG signal. In this study, features are extracted from the temporal region of the brain using six (FT7, FT8, T7, T8, TP7, TP8) channels. The linear features used are delta, theta, alpha, beta, gamma1 and gamma2 band power and their corresponding asymmetry as well as paired asymmetry. The non-linear features used are Sample Entropy (SampEn) and Detrended Fluctuation Analysis (DFA). The classifiers used are: Bagging along with three different kernel functions (Polynomial, Gaussian and Sigmoidal) of Support Vector Machine (SVM). Feature selection technique used is ReliefF. Highest classification accuracy of 96.02% and 79.19% was achieved for detection and severity scaling of depression using SVM (Gaussian Kernel Function) and ReliefF as feature selection. From the analysis, it was found that depression affects the temporal region of the brain (temporo-parietal region).It was also found that depression affects the higher frequency band features more and it affects each hemisphere differently. It can also be analysed that out of all the kernel of SVM, Gaussian kernel is more efficient to other kernels. Of all the features, combination of all paired asymmetry and asymmetry showed high classification accuracy (accuracy of 90.26% for detection of depression and accuracy of 75.31% for severity scaling).","container-title":"J. Med. Syst.","issue":"7","language":"en","page":"118","title":"Detection of Depression and Scaling of Severity Using Six Channel EEG Data","volume":"44","author":[{"family":"Mahato","given":"Shalini"},{"family":"Goyal","given":"Nishant"},{"family":"Ram","given":"Daya"},{"family":"Paul","given":"Sanchita"}],"issued":{"date-parts":[["2020",5]]}}},{"id":121,"uris":["http://zotero.org/users/13452644/items/BKZVMDBJ"],"itemData":{"id":121,"type":"article-journal","container-title":"Psychophysiology","DOI":"10.1111/psyp.14109","issue":"11","page":"e14109","title":"The novel frontal alpha asymmetry factor and its association with depression, anxiety, and personality traits","volume":"59","author":[{"family":"Monni","given":"Alessandra"},{"family":"Collison","given":"Katherine L."},{"family":"Hill","given":"Kaylin E."},{"family":"Oumeziane","given":"Belel Ait"},{"family":"Foti","given":"Dan"}],"issued":{"date-parts":[["2022",5]]}}}],"schema":"https://github.com/citation-style-language/schema/raw/master/csl-citation.json"} </w:instrText>
      </w:r>
      <w:r w:rsidR="007838C3">
        <w:fldChar w:fldCharType="separate"/>
      </w:r>
      <w:r w:rsidR="000C3A9A">
        <w:rPr>
          <w:noProof/>
        </w:rPr>
        <w:t>[21], [39], [49]</w:t>
      </w:r>
      <w:r w:rsidR="007838C3">
        <w:fldChar w:fldCharType="end"/>
      </w:r>
      <w:r w:rsidR="006B2B12">
        <w:t>.</w:t>
      </w:r>
    </w:p>
    <w:p w14:paraId="2F046C45" w14:textId="69DA1C64" w:rsidR="006B2B12" w:rsidRDefault="006B2B12" w:rsidP="006B2B12">
      <w:pPr>
        <w:pStyle w:val="BodyText"/>
        <w:spacing w:before="122" w:line="249" w:lineRule="auto"/>
        <w:ind w:left="34" w:right="32"/>
        <w:jc w:val="both"/>
      </w:pPr>
      <w:r>
        <w:t xml:space="preserve">Pairwise synchrony features were added for six anatomically meaningful channel pairs: </w:t>
      </w:r>
      <w:r>
        <w:rPr>
          <w:rFonts w:ascii="BIZ UDGothic"/>
          <w:sz w:val="17"/>
        </w:rPr>
        <w:t>AF7</w:t>
      </w:r>
      <w:r>
        <w:t>-</w:t>
      </w:r>
      <w:r>
        <w:rPr>
          <w:rFonts w:ascii="BIZ UDGothic"/>
          <w:sz w:val="17"/>
        </w:rPr>
        <w:t>AF8</w:t>
      </w:r>
      <w:r>
        <w:t xml:space="preserve">, </w:t>
      </w:r>
      <w:r>
        <w:rPr>
          <w:rFonts w:ascii="BIZ UDGothic"/>
          <w:sz w:val="17"/>
        </w:rPr>
        <w:t>TP9</w:t>
      </w:r>
      <w:r>
        <w:t>-</w:t>
      </w:r>
      <w:r>
        <w:rPr>
          <w:rFonts w:ascii="BIZ UDGothic"/>
          <w:sz w:val="17"/>
        </w:rPr>
        <w:t>TP10</w:t>
      </w:r>
      <w:r>
        <w:t xml:space="preserve">, </w:t>
      </w:r>
      <w:r>
        <w:rPr>
          <w:rFonts w:ascii="BIZ UDGothic"/>
          <w:sz w:val="17"/>
        </w:rPr>
        <w:t>AF7</w:t>
      </w:r>
      <w:r>
        <w:t>-</w:t>
      </w:r>
      <w:r>
        <w:rPr>
          <w:rFonts w:ascii="BIZ UDGothic"/>
          <w:sz w:val="17"/>
        </w:rPr>
        <w:t>TP9</w:t>
      </w:r>
      <w:r>
        <w:t xml:space="preserve">, </w:t>
      </w:r>
      <w:r>
        <w:rPr>
          <w:rFonts w:ascii="BIZ UDGothic"/>
          <w:sz w:val="17"/>
        </w:rPr>
        <w:t>AF8</w:t>
      </w:r>
      <w:r>
        <w:t>-</w:t>
      </w:r>
      <w:r>
        <w:rPr>
          <w:rFonts w:ascii="BIZ UDGothic"/>
          <w:sz w:val="17"/>
        </w:rPr>
        <w:t>TP10</w:t>
      </w:r>
      <w:r>
        <w:t xml:space="preserve">, </w:t>
      </w:r>
      <w:r>
        <w:rPr>
          <w:rFonts w:ascii="BIZ UDGothic"/>
          <w:sz w:val="17"/>
        </w:rPr>
        <w:t>AF7</w:t>
      </w:r>
      <w:r>
        <w:t>-</w:t>
      </w:r>
      <w:r>
        <w:rPr>
          <w:rFonts w:ascii="BIZ UDGothic"/>
          <w:sz w:val="17"/>
        </w:rPr>
        <w:t>TP10</w:t>
      </w:r>
      <w:r>
        <w:t xml:space="preserve">, and </w:t>
      </w:r>
      <w:r>
        <w:rPr>
          <w:rFonts w:ascii="BIZ UDGothic"/>
          <w:sz w:val="17"/>
        </w:rPr>
        <w:t>AF8</w:t>
      </w:r>
      <w:r>
        <w:t>-</w:t>
      </w:r>
      <w:r>
        <w:rPr>
          <w:rFonts w:ascii="BIZ UDGothic"/>
          <w:sz w:val="17"/>
        </w:rPr>
        <w:t>TP9</w:t>
      </w:r>
      <w:r>
        <w:t>. For each pair we computed maximum normalized cross-correlation and Pearson</w:t>
      </w:r>
      <w:r>
        <w:rPr>
          <w:spacing w:val="-8"/>
        </w:rPr>
        <w:t xml:space="preserve"> </w:t>
      </w:r>
      <w:r>
        <w:t>correlation,</w:t>
      </w:r>
      <w:r>
        <w:rPr>
          <w:spacing w:val="-8"/>
        </w:rPr>
        <w:t xml:space="preserve"> </w:t>
      </w:r>
      <w:r>
        <w:t>and</w:t>
      </w:r>
      <w:r>
        <w:rPr>
          <w:spacing w:val="-8"/>
        </w:rPr>
        <w:t xml:space="preserve"> </w:t>
      </w:r>
      <w:r>
        <w:t>the</w:t>
      </w:r>
      <w:r>
        <w:rPr>
          <w:spacing w:val="-8"/>
        </w:rPr>
        <w:t xml:space="preserve"> </w:t>
      </w:r>
      <w:r>
        <w:t>extractor also</w:t>
      </w:r>
      <w:r>
        <w:rPr>
          <w:spacing w:val="-8"/>
        </w:rPr>
        <w:t xml:space="preserve"> </w:t>
      </w:r>
      <w:r>
        <w:t>retained</w:t>
      </w:r>
      <w:r>
        <w:rPr>
          <w:spacing w:val="-8"/>
        </w:rPr>
        <w:t xml:space="preserve"> </w:t>
      </w:r>
      <w:r>
        <w:t>a</w:t>
      </w:r>
      <w:r>
        <w:rPr>
          <w:spacing w:val="-8"/>
        </w:rPr>
        <w:t xml:space="preserve"> </w:t>
      </w:r>
      <w:r>
        <w:t xml:space="preserve">legacy set of raw cross-correlation summaries across all channel </w:t>
      </w:r>
      <w:r>
        <w:rPr>
          <w:spacing w:val="-2"/>
        </w:rPr>
        <w:t>pairs. These features were</w:t>
      </w:r>
      <w:r>
        <w:rPr>
          <w:spacing w:val="-3"/>
        </w:rPr>
        <w:t xml:space="preserve"> </w:t>
      </w:r>
      <w:r>
        <w:rPr>
          <w:spacing w:val="-2"/>
        </w:rPr>
        <w:t xml:space="preserve">intended to capture short-window </w:t>
      </w:r>
      <w:r>
        <w:t>synchrony</w:t>
      </w:r>
      <w:r>
        <w:rPr>
          <w:spacing w:val="-13"/>
        </w:rPr>
        <w:t xml:space="preserve"> </w:t>
      </w:r>
      <w:r>
        <w:t>and</w:t>
      </w:r>
      <w:r>
        <w:rPr>
          <w:spacing w:val="-12"/>
        </w:rPr>
        <w:t xml:space="preserve"> </w:t>
      </w:r>
      <w:r w:rsidR="00DA493E">
        <w:t>c</w:t>
      </w:r>
      <w:r>
        <w:t>oupling</w:t>
      </w:r>
      <w:r>
        <w:rPr>
          <w:spacing w:val="-13"/>
        </w:rPr>
        <w:t xml:space="preserve"> </w:t>
      </w:r>
      <w:r>
        <w:t>patterns</w:t>
      </w:r>
      <w:r>
        <w:rPr>
          <w:spacing w:val="-12"/>
        </w:rPr>
        <w:t xml:space="preserve"> </w:t>
      </w:r>
      <w:r>
        <w:t>that</w:t>
      </w:r>
      <w:r>
        <w:rPr>
          <w:spacing w:val="-13"/>
        </w:rPr>
        <w:t xml:space="preserve"> </w:t>
      </w:r>
      <w:r>
        <w:t>have</w:t>
      </w:r>
      <w:r>
        <w:rPr>
          <w:spacing w:val="-12"/>
        </w:rPr>
        <w:t xml:space="preserve"> </w:t>
      </w:r>
      <w:r>
        <w:t>been</w:t>
      </w:r>
      <w:r>
        <w:rPr>
          <w:spacing w:val="-13"/>
        </w:rPr>
        <w:t xml:space="preserve"> </w:t>
      </w:r>
      <w:r>
        <w:t xml:space="preserve">emphasized in resting-state depression EEG and neuromodulation response work </w:t>
      </w:r>
      <w:r w:rsidR="007838C3">
        <w:fldChar w:fldCharType="begin"/>
      </w:r>
      <w:r w:rsidR="007838C3">
        <w:instrText xml:space="preserve"> ADDIN ZOTERO_ITEM CSL_CITATION {"citationID":"Z5WEtWXF","properties":{"unsorted":false,"formattedCitation":"[21], [22], [34]","plainCitation":"[21], [22], [34]","noteIndex":0},"citationItems":[{"id":112,"uris":["http://zotero.org/users/13452644/items/LMK7RZ5J"],"itemData":{"id":112,"type":"paper-conference","abstract":"Detecting depression on its early stages helps preventing the onset of severe depressive episodes. In this study, we propose an automatic classification pipeline to detect subclinical depression (i.e., dysphoria) through the electroencephalography (EEG) signal. To this aim, we recorded the EEG signals in resting condition from 26 female participants with dysphoria and 38 female controls. The EEG signals were processed to extract several spectral and functional connectivity features to feed a nonlinear Support Vector Machine (SVM) classifier embedded with a Recursive Feature Elimination (RFE) algorithm. Our recognition pipeline obtained a maximum classification accuracy of 83.91% in recognizing dysphoria patients with a combination of connectivity and spectral measures. Moreover, an accuracy of 76.11% was achieved with only the 4 most informative functional connections, suggesting a central role of cortical connectivity in the theta band for early depression recognition. The present study can facilitate the diagnosis of subclinical conditions of depression and may provide reliable indicators of depression for the clinical community.","container-title":"2021 43rd Annual International Conference of the IEEE Engineering in Medicine &amp; Biology Society (EMBC)","page":"2050–2053","publisher":"IEEE","title":"Classifying subclinical depression using EEG spectral and connectivity measures","author":[{"family":"Ghiasi","given":"S"},{"family":"Dell'Acqua","given":"C"},{"family":"Messerotti Benvenuti","given":"S"},{"family":"Scilingo","given":"E P"},{"family":"Gentili","given":"C"},{"family":"Valenza","given":"G"},{"family":"Greco","given":"A"}],"issued":{"date-parts":[["2021",11]]}}},{"id":113,"uris":["http://zotero.org/users/13452644/items/BENT49E4"],"itemData":{"id":113,"type":"article-journal","abstract":"Synchronization of the dynamic processes in structural networks connect the brain across a wide range of temporal and spatial scales, creating a dynamic and complex functional network. Microstate and omega complexity are two reference-free electroencephalography (EEG) measures that can represent the temporal and spatial complexities of EEG data. Few studies have focused on potential brain spatiotemporal dynamics in the early stages of depression to use as an early screening feature for depression. Thus, this study aimed to explore large-scale brain network dynamics of individuals both with and without subclinical depression, from the perspective of temporal and spatial dimensions and to input them as features into a machine learning framework for the automatic diagnosis of early-stage depression. To achieve this, spatio-temporal dynamics of rest-state EEG signals in female college students (n = 40) with and without (n = 38) subclinical depression were analyzed using EEG microstate and omega complexity analysis. Then, based on differential features of EEGs between the two groups, a support vector machine was utilized to compare performances of spatio-temporal features and single features in the classification of early depression. Microstate results showed that the occurrence rate of microstate class B was significantly higher in the group with subclinical depression when compared with the group without. Moreover, the duration and contribution of microstate class C in the subclinical group were both significantly lower than in the group without subclinical depression. Omega complexity results showed that the global omega complexity of beta-2 and gamma band was significantly lower for the subclinical depression group compared with the other group (p &lt; 0.05). In addition, the anterior and posterior regional omega complexities were lower for the subclinical depression group compared to the comparison group in alpha-1, beta-2 and gamma bands. It was found that AUC of 81% for the differential indicators of EEG microstates and omega complexity was deemed better than a single index for predicting subclinical depression. Thus, since temporal and spatial complexity of EEG signals were manifestly altered in female college students with subclinical depression, it is possible that this characteristic could be adopted as an early auxiliary diagnostic indicator of depression.","container-title":"Int. J. Environ. Res. Public Health","issue":"3","language":"en","title":"Temporal and Spatial Dynamics of EEG Features in Female College Students with Subclinical Depression","volume":"19","author":[{"family":"Zhao","given":"Shanguang"},{"family":"Ng","given":"Siew-Cheok"},{"family":"Khoo","given":"Selina"},{"family":"Chi","given":"Aiping"}],"issued":{"date-parts":[["2022",2]]}}},{"id":57,"uris":["http://zotero.org/users/13452644/items/B9DH3U3U"],"itemData":{"id":57,"type":"article-journal","container-title":"Neuroscience &amp; Biobehavioral Reviews","DOI":"10.1016/j.neubiorev.2025.106017","title":"Alterations in resting-state EEG functional connectivity in patients with major depressive disorder receiving electroconvulsive therapy: A systematic review","URL":"https://doi.org/10.1016/j.neubiorev.2025.106017","author":[{"family":"Ulrich","given":"Sarah"},{"family":"Schneider","given":"Else"},{"family":"Deuring","given":"Gunnar"},{"family":"Erni","given":"Saskia"},{"family":"Ridder","given":"Maria","dropping-particle":"de"},{"family":"Sarlon","given":"Jan"},{"family":"Bruhl","given":"Annette Beatrix"}],"issued":{"date-parts":[["2025"]]}}}],"schema":"https://github.com/citation-style-language/schema/raw/master/csl-citation.json"} </w:instrText>
      </w:r>
      <w:r w:rsidR="007838C3">
        <w:fldChar w:fldCharType="separate"/>
      </w:r>
      <w:r w:rsidR="007838C3">
        <w:rPr>
          <w:noProof/>
        </w:rPr>
        <w:t>[21], [22], [34]</w:t>
      </w:r>
      <w:r w:rsidR="007838C3">
        <w:fldChar w:fldCharType="end"/>
      </w:r>
      <w:r w:rsidR="007838C3">
        <w:t>.</w:t>
      </w:r>
    </w:p>
    <w:p w14:paraId="57BA4DE2" w14:textId="0ACDCB5B" w:rsidR="006B2B12" w:rsidRDefault="006B2B12" w:rsidP="006A2B08">
      <w:pPr>
        <w:pStyle w:val="BodyText"/>
        <w:spacing w:before="68" w:line="249" w:lineRule="auto"/>
        <w:jc w:val="both"/>
      </w:pPr>
      <w:r>
        <w:t>Finally,</w:t>
      </w:r>
      <w:r>
        <w:rPr>
          <w:spacing w:val="40"/>
        </w:rPr>
        <w:t xml:space="preserve"> </w:t>
      </w:r>
      <w:r>
        <w:t>the</w:t>
      </w:r>
      <w:r>
        <w:rPr>
          <w:spacing w:val="40"/>
        </w:rPr>
        <w:t xml:space="preserve"> </w:t>
      </w:r>
      <w:r>
        <w:t>extractor</w:t>
      </w:r>
      <w:r>
        <w:rPr>
          <w:spacing w:val="40"/>
        </w:rPr>
        <w:t xml:space="preserve"> </w:t>
      </w:r>
      <w:r>
        <w:t>included</w:t>
      </w:r>
      <w:r>
        <w:rPr>
          <w:spacing w:val="40"/>
        </w:rPr>
        <w:t xml:space="preserve"> </w:t>
      </w:r>
      <w:r>
        <w:t>three</w:t>
      </w:r>
      <w:r>
        <w:rPr>
          <w:spacing w:val="40"/>
        </w:rPr>
        <w:t xml:space="preserve"> </w:t>
      </w:r>
      <w:r>
        <w:t>exploratory TP10-specific</w:t>
      </w:r>
      <w:r>
        <w:rPr>
          <w:spacing w:val="37"/>
        </w:rPr>
        <w:t xml:space="preserve"> </w:t>
      </w:r>
      <w:r>
        <w:t>derived</w:t>
      </w:r>
      <w:r>
        <w:rPr>
          <w:spacing w:val="38"/>
        </w:rPr>
        <w:t xml:space="preserve"> </w:t>
      </w:r>
      <w:r>
        <w:t>descriptors:</w:t>
      </w:r>
      <w:r>
        <w:rPr>
          <w:spacing w:val="38"/>
        </w:rPr>
        <w:t xml:space="preserve">  </w:t>
      </w:r>
      <w:r>
        <w:t>peak</w:t>
      </w:r>
      <w:r>
        <w:rPr>
          <w:spacing w:val="37"/>
        </w:rPr>
        <w:t xml:space="preserve"> </w:t>
      </w:r>
      <w:r>
        <w:rPr>
          <w:spacing w:val="-2"/>
        </w:rPr>
        <w:t xml:space="preserve">prominence, </w:t>
      </w:r>
      <w:r>
        <w:t>peak concentration ratio, and an asymmetry-weighted peak-prominence</w:t>
      </w:r>
      <w:r>
        <w:rPr>
          <w:spacing w:val="40"/>
        </w:rPr>
        <w:t xml:space="preserve"> </w:t>
      </w:r>
      <w:r>
        <w:t>term.</w:t>
      </w:r>
      <w:r>
        <w:rPr>
          <w:spacing w:val="40"/>
        </w:rPr>
        <w:t xml:space="preserve"> </w:t>
      </w:r>
      <w:r>
        <w:t>These</w:t>
      </w:r>
      <w:r>
        <w:rPr>
          <w:spacing w:val="40"/>
        </w:rPr>
        <w:t xml:space="preserve"> </w:t>
      </w:r>
      <w:r>
        <w:t>summarize</w:t>
      </w:r>
      <w:r>
        <w:rPr>
          <w:spacing w:val="40"/>
        </w:rPr>
        <w:t xml:space="preserve"> </w:t>
      </w:r>
      <w:r>
        <w:t>whether</w:t>
      </w:r>
      <w:r>
        <w:rPr>
          <w:spacing w:val="40"/>
        </w:rPr>
        <w:t xml:space="preserve"> </w:t>
      </w:r>
      <w:r>
        <w:t xml:space="preserve">the </w:t>
      </w:r>
      <w:r>
        <w:rPr>
          <w:rFonts w:ascii="BIZ UDGothic"/>
          <w:sz w:val="17"/>
        </w:rPr>
        <w:t xml:space="preserve">TP10 </w:t>
      </w:r>
      <w:r>
        <w:t>spectrum contains a sharp dominant peak, how concentrated that peak is relative to total power, and whether that concentration covaries with ipsilateral</w:t>
      </w:r>
      <w:r>
        <w:rPr>
          <w:spacing w:val="80"/>
        </w:rPr>
        <w:t xml:space="preserve"> </w:t>
      </w:r>
      <w:r>
        <w:t>frontal-temporal</w:t>
      </w:r>
      <w:r>
        <w:rPr>
          <w:spacing w:val="-3"/>
        </w:rPr>
        <w:t xml:space="preserve"> </w:t>
      </w:r>
      <w:r>
        <w:t>beta</w:t>
      </w:r>
      <w:r>
        <w:rPr>
          <w:spacing w:val="-3"/>
        </w:rPr>
        <w:t xml:space="preserve"> </w:t>
      </w:r>
      <w:r>
        <w:t>balance.</w:t>
      </w:r>
      <w:r>
        <w:rPr>
          <w:spacing w:val="-3"/>
        </w:rPr>
        <w:t xml:space="preserve"> </w:t>
      </w:r>
      <w:r>
        <w:t>They</w:t>
      </w:r>
      <w:r>
        <w:rPr>
          <w:spacing w:val="-3"/>
        </w:rPr>
        <w:t xml:space="preserve"> </w:t>
      </w:r>
      <w:r>
        <w:t>were</w:t>
      </w:r>
      <w:r>
        <w:rPr>
          <w:spacing w:val="-3"/>
        </w:rPr>
        <w:t xml:space="preserve"> </w:t>
      </w:r>
      <w:r>
        <w:t>included</w:t>
      </w:r>
      <w:r>
        <w:rPr>
          <w:spacing w:val="-3"/>
        </w:rPr>
        <w:t xml:space="preserve"> </w:t>
      </w:r>
      <w:r>
        <w:t>because temporal-channel</w:t>
      </w:r>
      <w:r>
        <w:rPr>
          <w:spacing w:val="-4"/>
        </w:rPr>
        <w:t xml:space="preserve"> </w:t>
      </w:r>
      <w:r>
        <w:t>spectral</w:t>
      </w:r>
      <w:r>
        <w:rPr>
          <w:spacing w:val="-4"/>
        </w:rPr>
        <w:t xml:space="preserve"> </w:t>
      </w:r>
      <w:r>
        <w:t>content</w:t>
      </w:r>
      <w:r>
        <w:rPr>
          <w:spacing w:val="-4"/>
        </w:rPr>
        <w:t xml:space="preserve"> </w:t>
      </w:r>
      <w:r>
        <w:t>has</w:t>
      </w:r>
      <w:r>
        <w:rPr>
          <w:spacing w:val="-4"/>
        </w:rPr>
        <w:t xml:space="preserve"> </w:t>
      </w:r>
      <w:r>
        <w:t>recurrently</w:t>
      </w:r>
      <w:r>
        <w:rPr>
          <w:spacing w:val="-4"/>
        </w:rPr>
        <w:t xml:space="preserve"> </w:t>
      </w:r>
      <w:r>
        <w:t>appeared in low-montage depression EEG analyses, while still remaining interpretable enough to survive</w:t>
      </w:r>
      <w:r w:rsidRPr="00A6719E">
        <w:t xml:space="preserve"> </w:t>
      </w:r>
      <w:r>
        <w:t>foldwise sparse selection if informative</w:t>
      </w:r>
      <w:r w:rsidR="007838C3">
        <w:t xml:space="preserve"> </w:t>
      </w:r>
      <w:r w:rsidR="007838C3">
        <w:fldChar w:fldCharType="begin"/>
      </w:r>
      <w:r w:rsidR="000C3A9A">
        <w:instrText xml:space="preserve"> ADDIN ZOTERO_ITEM CSL_CITATION {"citationID":"eF710mmq","properties":{"unsorted":false,"formattedCitation":"[39], [43]","plainCitation":"[39], [43]","noteIndex":0},"citationItems":[{"id":106,"uris":["http://zotero.org/users/13452644/items/CFFABP4L"],"itemData":{"id":106,"type":"article-journal","abstract":"Depression is a psychiatric problem which affects the growth of a person, like how a person thinks, feels and behaves. The major reason behind wrong diagnosis of depression is absence of any laboratory test for detection as well as severity scaling of depression. Any degradation in the working of the brain can be identified through change in the electroencephalogram (EEG) signal. Thus detection as well as severity scaling of depression is done in this study using EEG signal. In this study, features are extracted from the temporal region of the brain using six (FT7, FT8, T7, T8, TP7, TP8) channels. The linear features used are delta, theta, alpha, beta, gamma1 and gamma2 band power and their corresponding asymmetry as well as paired asymmetry. The non-linear features used are Sample Entropy (SampEn) and Detrended Fluctuation Analysis (DFA). The classifiers used are: Bagging along with three different kernel functions (Polynomial, Gaussian and Sigmoidal) of Support Vector Machine (SVM). Feature selection technique used is ReliefF. Highest classification accuracy of 96.02% and 79.19% was achieved for detection and severity scaling of depression using SVM (Gaussian Kernel Function) and ReliefF as feature selection. From the analysis, it was found that depression affects the temporal region of the brain (temporo-parietal region).It was also found that depression affects the higher frequency band features more and it affects each hemisphere differently. It can also be analysed that out of all the kernel of SVM, Gaussian kernel is more efficient to other kernels. Of all the features, combination of all paired asymmetry and asymmetry showed high classification accuracy (accuracy of 90.26% for detection of depression and accuracy of 75.31% for severity scaling).","container-title":"J. Med. Syst.","issue":"7","language":"en","page":"118","title":"Detection of Depression and Scaling of Severity Using Six Channel EEG Data","volume":"44","author":[{"family":"Mahato","given":"Shalini"},{"family":"Goyal","given":"Nishant"},{"family":"Ram","given":"Daya"},{"family":"Paul","given":"Sanchita"}],"issued":{"date-parts":[["2020",5]]}}},{"id":117,"uris":["http://zotero.org/users/13452644/items/N7YYSIYS"],"itemData":{"id":117,"type":"article-journal","container-title":"PLOS ONE","DOI":"10.1371/journal.pone.0171409","issue":"2","page":"e0171409","title":"A wavelet-based technique to predict treatment outcome for Major Depressive Disorder","volume":"12","author":[{"family":"Mumtaz","given":"Wajid"},{"family":"Xia","given":"Likun"},{"family":"Mohd Yasin","given":"Mohd Azhar"},{"family":"Azhar Ali","given":"Syed Saad"},{"family":"Malik","given":"Aamir Saeed"}],"issued":{"date-parts":[["2017",2]]}}}],"schema":"https://github.com/citation-style-language/schema/raw/master/csl-citation.json"} </w:instrText>
      </w:r>
      <w:r w:rsidR="007838C3">
        <w:fldChar w:fldCharType="separate"/>
      </w:r>
      <w:r w:rsidR="000C3A9A">
        <w:rPr>
          <w:noProof/>
        </w:rPr>
        <w:t>[39], [43]</w:t>
      </w:r>
      <w:r w:rsidR="007838C3">
        <w:fldChar w:fldCharType="end"/>
      </w:r>
      <w:r>
        <w:t>.</w:t>
      </w:r>
    </w:p>
    <w:p w14:paraId="3F2146F8" w14:textId="77777777" w:rsidR="005E10E4" w:rsidRDefault="005E10E4" w:rsidP="005E10E4">
      <w:pPr>
        <w:pStyle w:val="Caption"/>
        <w:keepNext/>
        <w:rPr>
          <w:rFonts w:asciiTheme="minorHAnsi" w:hAnsiTheme="minorHAnsi" w:cstheme="minorHAnsi"/>
          <w:b/>
          <w:bCs/>
          <w:i w:val="0"/>
          <w:iCs w:val="0"/>
          <w:color w:val="auto"/>
        </w:rPr>
      </w:pPr>
    </w:p>
    <w:p w14:paraId="0568EC3A" w14:textId="77777777" w:rsidR="00AC2009" w:rsidRPr="00AC2009" w:rsidRDefault="00AC2009" w:rsidP="00AC2009">
      <w:pPr>
        <w:sectPr w:rsidR="00AC2009" w:rsidRPr="00AC2009" w:rsidSect="00946763">
          <w:headerReference w:type="default" r:id="rId15"/>
          <w:footerReference w:type="default" r:id="rId16"/>
          <w:type w:val="continuous"/>
          <w:pgSz w:w="11910" w:h="15880"/>
          <w:pgMar w:top="992" w:right="992" w:bottom="992" w:left="992" w:header="702" w:footer="516" w:gutter="0"/>
          <w:cols w:num="2" w:space="324"/>
        </w:sectPr>
      </w:pPr>
    </w:p>
    <w:p w14:paraId="3C707881" w14:textId="4883FDE4" w:rsidR="005E10E4" w:rsidRDefault="005E10E4" w:rsidP="006A2B08">
      <w:pPr>
        <w:pStyle w:val="Caption"/>
        <w:keepNext/>
        <w:tabs>
          <w:tab w:val="left" w:pos="5103"/>
        </w:tabs>
      </w:pPr>
      <w:r w:rsidRPr="005E10E4">
        <w:rPr>
          <w:rFonts w:asciiTheme="minorHAnsi" w:hAnsiTheme="minorHAnsi" w:cstheme="minorHAnsi"/>
          <w:b/>
          <w:bCs/>
          <w:i w:val="0"/>
          <w:iCs w:val="0"/>
          <w:color w:val="auto"/>
        </w:rPr>
        <w:t xml:space="preserve">Table </w:t>
      </w:r>
      <w:r w:rsidRPr="005E10E4">
        <w:rPr>
          <w:rFonts w:asciiTheme="minorHAnsi" w:hAnsiTheme="minorHAnsi" w:cstheme="minorHAnsi"/>
          <w:b/>
          <w:bCs/>
          <w:i w:val="0"/>
          <w:iCs w:val="0"/>
          <w:color w:val="auto"/>
        </w:rPr>
        <w:fldChar w:fldCharType="begin"/>
      </w:r>
      <w:r w:rsidRPr="005E10E4">
        <w:rPr>
          <w:rFonts w:asciiTheme="minorHAnsi" w:hAnsiTheme="minorHAnsi" w:cstheme="minorHAnsi"/>
          <w:b/>
          <w:bCs/>
          <w:i w:val="0"/>
          <w:iCs w:val="0"/>
          <w:color w:val="auto"/>
        </w:rPr>
        <w:instrText xml:space="preserve"> SEQ Table \* ARABIC </w:instrText>
      </w:r>
      <w:r w:rsidRPr="005E10E4">
        <w:rPr>
          <w:rFonts w:asciiTheme="minorHAnsi" w:hAnsiTheme="minorHAnsi" w:cstheme="minorHAnsi"/>
          <w:b/>
          <w:bCs/>
          <w:i w:val="0"/>
          <w:iCs w:val="0"/>
          <w:color w:val="auto"/>
        </w:rPr>
        <w:fldChar w:fldCharType="separate"/>
      </w:r>
      <w:r w:rsidR="00AC2009">
        <w:rPr>
          <w:rFonts w:asciiTheme="minorHAnsi" w:hAnsiTheme="minorHAnsi" w:cstheme="minorHAnsi"/>
          <w:b/>
          <w:bCs/>
          <w:i w:val="0"/>
          <w:iCs w:val="0"/>
          <w:noProof/>
          <w:color w:val="auto"/>
        </w:rPr>
        <w:t>1</w:t>
      </w:r>
      <w:r w:rsidRPr="005E10E4">
        <w:rPr>
          <w:rFonts w:asciiTheme="minorHAnsi" w:hAnsiTheme="minorHAnsi" w:cstheme="minorHAnsi"/>
          <w:b/>
          <w:bCs/>
          <w:i w:val="0"/>
          <w:iCs w:val="0"/>
          <w:color w:val="auto"/>
        </w:rPr>
        <w:fldChar w:fldCharType="end"/>
      </w:r>
      <w:r w:rsidRPr="005E10E4">
        <w:rPr>
          <w:rFonts w:asciiTheme="minorHAnsi" w:hAnsiTheme="minorHAnsi" w:cstheme="minorHAnsi"/>
          <w:b/>
          <w:bCs/>
          <w:i w:val="0"/>
          <w:iCs w:val="0"/>
          <w:color w:val="auto"/>
        </w:rPr>
        <w:br/>
      </w:r>
      <w:r w:rsidRPr="005E10E4">
        <w:rPr>
          <w:rFonts w:asciiTheme="minorHAnsi" w:hAnsiTheme="minorHAnsi" w:cstheme="minorHAnsi"/>
          <w:i w:val="0"/>
          <w:iCs w:val="0"/>
          <w:noProof/>
          <w:color w:val="auto"/>
        </w:rPr>
        <w:t>Cohort, acquisition, and sweep configuration summary. Trial descriptors derive from the parent home-based tDCS study</w:t>
      </w:r>
      <w:r w:rsidR="007838C3">
        <w:rPr>
          <w:rFonts w:asciiTheme="minorHAnsi" w:hAnsiTheme="minorHAnsi" w:cstheme="minorHAnsi"/>
          <w:i w:val="0"/>
          <w:iCs w:val="0"/>
          <w:noProof/>
          <w:color w:val="auto"/>
        </w:rPr>
        <w:t xml:space="preserve"> </w:t>
      </w:r>
      <w:r w:rsidR="007838C3">
        <w:rPr>
          <w:rFonts w:asciiTheme="minorHAnsi" w:hAnsiTheme="minorHAnsi" w:cstheme="minorHAnsi"/>
          <w:i w:val="0"/>
          <w:iCs w:val="0"/>
          <w:noProof/>
          <w:color w:val="auto"/>
        </w:rPr>
        <w:fldChar w:fldCharType="begin"/>
      </w:r>
      <w:r w:rsidR="007838C3">
        <w:rPr>
          <w:rFonts w:asciiTheme="minorHAnsi" w:hAnsiTheme="minorHAnsi" w:cstheme="minorHAnsi"/>
          <w:i w:val="0"/>
          <w:iCs w:val="0"/>
          <w:noProof/>
          <w:color w:val="auto"/>
        </w:rPr>
        <w:instrText xml:space="preserve"> ADDIN ZOTERO_ITEM CSL_CITATION {"citationID":"rL4ByDoA","properties":{"unsorted":false,"formattedCitation":"[2]","plainCitation":"[2]","noteIndex":0},"citationItems":[{"id":90,"uris":["http://zotero.org/users/13452644/items/YNG5WD33"],"itemData":{"id":90,"type":"article-journal","container-title":"Nature medicine","DOI":"10.1038/s41591-024-03305-y","issue":"1","page":"87–95","publisher":"Nature Publishing Group US New York","title":"Home-based transcranial direct current stimulation treatment for major depressive disorder: a fully remote phase 2 randomized sham-controlled trial","volume":"31","author":[{"family":"Woodham","given":"Rachel D"},{"family":"Selvaraj","given":"Sudhakar"},{"family":"Lajmi","given":"Nahed"},{"family":"Hobday","given":"Harriet"},{"family":"Sheehan","given":"Gabrielle"},{"family":"Ghazi-Noori","given":"Ali-Reza"},{"family":"Lagerberg","given":"Peter J"},{"family":"Rizvi","given":"Maheen"},{"family":"Kwon","given":"Sarah S"},{"family":"Orhii","given":"Paulette"},{"literal":"others"}],"issued":{"date-parts":[["2025"]]}}}],"schema":"https://github.com/citation-style-language/schema/raw/master/csl-citation.json"} </w:instrText>
      </w:r>
      <w:r w:rsidR="007838C3">
        <w:rPr>
          <w:rFonts w:asciiTheme="minorHAnsi" w:hAnsiTheme="minorHAnsi" w:cstheme="minorHAnsi"/>
          <w:i w:val="0"/>
          <w:iCs w:val="0"/>
          <w:noProof/>
          <w:color w:val="auto"/>
        </w:rPr>
        <w:fldChar w:fldCharType="separate"/>
      </w:r>
      <w:r w:rsidR="007838C3">
        <w:rPr>
          <w:rFonts w:asciiTheme="minorHAnsi" w:hAnsiTheme="minorHAnsi" w:cstheme="minorHAnsi"/>
          <w:i w:val="0"/>
          <w:iCs w:val="0"/>
          <w:noProof/>
          <w:color w:val="auto"/>
        </w:rPr>
        <w:t>[2]</w:t>
      </w:r>
      <w:r w:rsidR="007838C3">
        <w:rPr>
          <w:rFonts w:asciiTheme="minorHAnsi" w:hAnsiTheme="minorHAnsi" w:cstheme="minorHAnsi"/>
          <w:i w:val="0"/>
          <w:iCs w:val="0"/>
          <w:noProof/>
          <w:color w:val="auto"/>
        </w:rPr>
        <w:fldChar w:fldCharType="end"/>
      </w:r>
      <w:r w:rsidRPr="005E10E4">
        <w:rPr>
          <w:rFonts w:asciiTheme="minorHAnsi" w:hAnsiTheme="minorHAnsi" w:cstheme="minorHAnsi"/>
          <w:i w:val="0"/>
          <w:iCs w:val="0"/>
          <w:noProof/>
          <w:color w:val="auto"/>
        </w:rPr>
        <w:t>; acquisition totals and sweep settings derive from the analyzed EEG exports and current experiment configuration</w:t>
      </w:r>
      <w:r w:rsidRPr="007068B1">
        <w:rPr>
          <w:noProof/>
        </w:rPr>
        <w:t>.</w:t>
      </w:r>
    </w:p>
    <w:tbl>
      <w:tblPr>
        <w:tblStyle w:val="TableGrid"/>
        <w:tblW w:w="1003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933"/>
      </w:tblGrid>
      <w:tr w:rsidR="006B2B12" w:rsidRPr="00E865EB" w14:paraId="46BC150D" w14:textId="77777777" w:rsidTr="006B2B12">
        <w:trPr>
          <w:cantSplit/>
        </w:trPr>
        <w:tc>
          <w:tcPr>
            <w:tcW w:w="5098" w:type="dxa"/>
            <w:tcBorders>
              <w:bottom w:val="single" w:sz="4" w:space="0" w:color="auto"/>
            </w:tcBorders>
          </w:tcPr>
          <w:p w14:paraId="583476C4" w14:textId="53226858"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Characteristic</w:t>
            </w:r>
          </w:p>
        </w:tc>
        <w:tc>
          <w:tcPr>
            <w:tcW w:w="4933" w:type="dxa"/>
            <w:tcBorders>
              <w:bottom w:val="single" w:sz="4" w:space="0" w:color="auto"/>
            </w:tcBorders>
          </w:tcPr>
          <w:p w14:paraId="6FBD2833"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Value</w:t>
            </w:r>
          </w:p>
        </w:tc>
      </w:tr>
      <w:tr w:rsidR="006B2B12" w:rsidRPr="00E865EB" w14:paraId="39009D12" w14:textId="77777777" w:rsidTr="006B2B12">
        <w:trPr>
          <w:cantSplit/>
        </w:trPr>
        <w:tc>
          <w:tcPr>
            <w:tcW w:w="5098" w:type="dxa"/>
            <w:tcBorders>
              <w:top w:val="single" w:sz="4" w:space="0" w:color="auto"/>
              <w:bottom w:val="nil"/>
            </w:tcBorders>
          </w:tcPr>
          <w:p w14:paraId="38807C8C" w14:textId="1CBF3178" w:rsidR="006B2B12" w:rsidRPr="00E865EB" w:rsidRDefault="006B2B12" w:rsidP="006B2B12">
            <w:pPr>
              <w:rPr>
                <w:rFonts w:asciiTheme="minorHAnsi" w:hAnsiTheme="minorHAnsi" w:cstheme="minorHAnsi"/>
                <w:b/>
                <w:bCs/>
                <w:sz w:val="18"/>
                <w:szCs w:val="18"/>
              </w:rPr>
            </w:pPr>
            <w:r w:rsidRPr="00E865EB">
              <w:rPr>
                <w:rFonts w:asciiTheme="minorHAnsi" w:hAnsiTheme="minorHAnsi" w:cstheme="minorHAnsi"/>
                <w:b/>
                <w:bCs/>
                <w:sz w:val="18"/>
                <w:szCs w:val="18"/>
              </w:rPr>
              <w:t>Parent trial and cohort descriptors</w:t>
            </w:r>
          </w:p>
        </w:tc>
        <w:tc>
          <w:tcPr>
            <w:tcW w:w="4933" w:type="dxa"/>
            <w:tcBorders>
              <w:top w:val="single" w:sz="4" w:space="0" w:color="auto"/>
              <w:bottom w:val="nil"/>
            </w:tcBorders>
          </w:tcPr>
          <w:p w14:paraId="3436E51F" w14:textId="2673D6E1" w:rsidR="006B2B12" w:rsidRPr="00E865EB" w:rsidRDefault="006B2B12" w:rsidP="006B2B12">
            <w:pPr>
              <w:rPr>
                <w:rFonts w:asciiTheme="minorHAnsi" w:hAnsiTheme="minorHAnsi" w:cstheme="minorHAnsi"/>
                <w:sz w:val="18"/>
                <w:szCs w:val="18"/>
              </w:rPr>
            </w:pPr>
          </w:p>
        </w:tc>
      </w:tr>
      <w:tr w:rsidR="006B2B12" w:rsidRPr="00E865EB" w14:paraId="147B689C" w14:textId="77777777" w:rsidTr="006B2B12">
        <w:trPr>
          <w:cantSplit/>
        </w:trPr>
        <w:tc>
          <w:tcPr>
            <w:tcW w:w="5098" w:type="dxa"/>
            <w:tcBorders>
              <w:top w:val="nil"/>
            </w:tcBorders>
          </w:tcPr>
          <w:p w14:paraId="679687F7" w14:textId="73DD7B23"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Parent trial</w:t>
            </w:r>
          </w:p>
        </w:tc>
        <w:tc>
          <w:tcPr>
            <w:tcW w:w="4933" w:type="dxa"/>
            <w:tcBorders>
              <w:top w:val="nil"/>
            </w:tcBorders>
          </w:tcPr>
          <w:p w14:paraId="14EAF310" w14:textId="3587DB8C"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 xml:space="preserve">Fully remote, multisite, sham-controlled home-based tDCS trial for MDD </w:t>
            </w:r>
            <w:r w:rsidR="007838C3" w:rsidRPr="007838C3">
              <w:rPr>
                <w:rFonts w:asciiTheme="minorHAnsi" w:hAnsiTheme="minorHAnsi" w:cstheme="minorHAnsi"/>
                <w:sz w:val="18"/>
                <w:szCs w:val="18"/>
              </w:rPr>
              <w:fldChar w:fldCharType="begin"/>
            </w:r>
            <w:r w:rsidR="0034464B">
              <w:rPr>
                <w:rFonts w:asciiTheme="minorHAnsi" w:hAnsiTheme="minorHAnsi" w:cstheme="minorHAnsi"/>
                <w:sz w:val="18"/>
                <w:szCs w:val="18"/>
              </w:rPr>
              <w:instrText xml:space="preserve"> ADDIN ZOTERO_ITEM CSL_CITATION {"citationID":"PPVowO9m","properties":{"unsorted":false,"formattedCitation":"[2]","plainCitation":"[2]","noteIndex":0},"citationItems":[{"id":90,"uris":["http://zotero.org/users/13452644/items/YNG5WD33"],"itemData":{"id":90,"type":"article-journal","container-title":"Nature medicine","DOI":"10.1038/s41591-024-03305-y","issue":"1","page":"87–95","publisher":"Nature Publishing Group US New York","title":"Home-based transcranial direct current stimulation treatment for major depressive disorder: a fully remote phase 2 randomized sham-controlled trial","volume":"31","author":[{"family":"Woodham","given":"Rachel D"},{"family":"Selvaraj","given":"Sudhakar"},{"family":"Lajmi","given":"Nahed"},{"family":"Hobday","given":"Harriet"},{"family":"Sheehan","given":"Gabrielle"},{"family":"Ghazi-Noori","given":"Ali-Reza"},{"family":"Lagerberg","given":"Peter J"},{"family":"Rizvi","given":"Maheen"},{"family":"Kwon","given":"Sarah S"},{"family":"Orhii","given":"Paulette"},{"literal":"others"}],"issued":{"date-parts":[["2025"]]}}}],"schema":"https://github.com/citation-style-language/schema/raw/master/csl-citation.json"} </w:instrText>
            </w:r>
            <w:r w:rsidR="007838C3" w:rsidRPr="007838C3">
              <w:rPr>
                <w:rFonts w:asciiTheme="minorHAnsi" w:hAnsiTheme="minorHAnsi" w:cstheme="minorHAnsi"/>
                <w:sz w:val="18"/>
                <w:szCs w:val="18"/>
              </w:rPr>
              <w:fldChar w:fldCharType="separate"/>
            </w:r>
            <w:r w:rsidR="007838C3" w:rsidRPr="007838C3">
              <w:rPr>
                <w:rFonts w:asciiTheme="minorHAnsi" w:hAnsiTheme="minorHAnsi" w:cstheme="minorHAnsi"/>
                <w:sz w:val="18"/>
                <w:szCs w:val="18"/>
              </w:rPr>
              <w:t>[2]</w:t>
            </w:r>
            <w:r w:rsidR="007838C3" w:rsidRPr="007838C3">
              <w:rPr>
                <w:rFonts w:asciiTheme="minorHAnsi" w:hAnsiTheme="minorHAnsi" w:cstheme="minorHAnsi"/>
                <w:sz w:val="18"/>
                <w:szCs w:val="18"/>
              </w:rPr>
              <w:fldChar w:fldCharType="end"/>
            </w:r>
          </w:p>
        </w:tc>
      </w:tr>
      <w:tr w:rsidR="006B2B12" w:rsidRPr="00E865EB" w14:paraId="62E4B38D" w14:textId="77777777" w:rsidTr="006B2B12">
        <w:trPr>
          <w:cantSplit/>
        </w:trPr>
        <w:tc>
          <w:tcPr>
            <w:tcW w:w="5098" w:type="dxa"/>
          </w:tcPr>
          <w:p w14:paraId="5D68DA33"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Participants</w:t>
            </w:r>
          </w:p>
        </w:tc>
        <w:tc>
          <w:tcPr>
            <w:tcW w:w="4933" w:type="dxa"/>
          </w:tcPr>
          <w:p w14:paraId="1A87B2D7" w14:textId="1AC96172"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21</w:t>
            </w:r>
          </w:p>
        </w:tc>
      </w:tr>
      <w:tr w:rsidR="006B2B12" w:rsidRPr="00E865EB" w14:paraId="468CE0B1" w14:textId="77777777" w:rsidTr="006B2B12">
        <w:trPr>
          <w:cantSplit/>
        </w:trPr>
        <w:tc>
          <w:tcPr>
            <w:tcW w:w="5098" w:type="dxa"/>
          </w:tcPr>
          <w:p w14:paraId="7AC91311" w14:textId="159F9768"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Outcome groups</w:t>
            </w:r>
          </w:p>
        </w:tc>
        <w:tc>
          <w:tcPr>
            <w:tcW w:w="4933" w:type="dxa"/>
          </w:tcPr>
          <w:p w14:paraId="0EED7421" w14:textId="3067A935"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7 remission, 14 non-remission</w:t>
            </w:r>
          </w:p>
        </w:tc>
      </w:tr>
      <w:tr w:rsidR="006B2B12" w:rsidRPr="00E865EB" w14:paraId="53D041C8" w14:textId="77777777" w:rsidTr="006B2B12">
        <w:trPr>
          <w:cantSplit/>
        </w:trPr>
        <w:tc>
          <w:tcPr>
            <w:tcW w:w="5098" w:type="dxa"/>
          </w:tcPr>
          <w:p w14:paraId="2594C3D0"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Sex (female/male)</w:t>
            </w:r>
          </w:p>
        </w:tc>
        <w:tc>
          <w:tcPr>
            <w:tcW w:w="4933" w:type="dxa"/>
          </w:tcPr>
          <w:p w14:paraId="5728D069" w14:textId="71DD5D5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18/3</w:t>
            </w:r>
          </w:p>
        </w:tc>
      </w:tr>
      <w:tr w:rsidR="006B2B12" w:rsidRPr="00E865EB" w14:paraId="7D3714BF" w14:textId="77777777" w:rsidTr="006B2B12">
        <w:trPr>
          <w:cantSplit/>
        </w:trPr>
        <w:tc>
          <w:tcPr>
            <w:tcW w:w="5098" w:type="dxa"/>
            <w:tcBorders>
              <w:bottom w:val="single" w:sz="4" w:space="0" w:color="auto"/>
            </w:tcBorders>
          </w:tcPr>
          <w:p w14:paraId="7778763C"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Age (years, mean ± SD)</w:t>
            </w:r>
          </w:p>
        </w:tc>
        <w:tc>
          <w:tcPr>
            <w:tcW w:w="4933" w:type="dxa"/>
            <w:tcBorders>
              <w:bottom w:val="single" w:sz="4" w:space="0" w:color="auto"/>
            </w:tcBorders>
          </w:tcPr>
          <w:p w14:paraId="635CE12B" w14:textId="62F96A0A"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37.1 ± 9.7</w:t>
            </w:r>
          </w:p>
        </w:tc>
      </w:tr>
      <w:tr w:rsidR="006B2B12" w:rsidRPr="00E865EB" w14:paraId="6501F728" w14:textId="77777777" w:rsidTr="006B2B12">
        <w:trPr>
          <w:cantSplit/>
        </w:trPr>
        <w:tc>
          <w:tcPr>
            <w:tcW w:w="5098" w:type="dxa"/>
            <w:tcBorders>
              <w:top w:val="single" w:sz="4" w:space="0" w:color="auto"/>
              <w:bottom w:val="nil"/>
            </w:tcBorders>
          </w:tcPr>
          <w:p w14:paraId="4523D354" w14:textId="77777777" w:rsidR="006B2B12" w:rsidRPr="00E865EB" w:rsidRDefault="006B2B12" w:rsidP="006B2B12">
            <w:pPr>
              <w:rPr>
                <w:rFonts w:asciiTheme="minorHAnsi" w:hAnsiTheme="minorHAnsi" w:cstheme="minorHAnsi"/>
                <w:b/>
                <w:bCs/>
                <w:sz w:val="18"/>
                <w:szCs w:val="18"/>
              </w:rPr>
            </w:pPr>
            <w:r w:rsidRPr="00E865EB">
              <w:rPr>
                <w:rFonts w:asciiTheme="minorHAnsi" w:hAnsiTheme="minorHAnsi" w:cstheme="minorHAnsi"/>
                <w:b/>
                <w:bCs/>
                <w:sz w:val="18"/>
                <w:szCs w:val="18"/>
              </w:rPr>
              <w:t>EEG acquisition and export descriptors</w:t>
            </w:r>
          </w:p>
        </w:tc>
        <w:tc>
          <w:tcPr>
            <w:tcW w:w="4933" w:type="dxa"/>
            <w:tcBorders>
              <w:top w:val="single" w:sz="4" w:space="0" w:color="auto"/>
              <w:bottom w:val="nil"/>
            </w:tcBorders>
          </w:tcPr>
          <w:p w14:paraId="0A6F2598" w14:textId="64B5D7CD" w:rsidR="006B2B12" w:rsidRPr="00E865EB" w:rsidRDefault="006B2B12" w:rsidP="006B2B12">
            <w:pPr>
              <w:rPr>
                <w:rFonts w:asciiTheme="minorHAnsi" w:hAnsiTheme="minorHAnsi" w:cstheme="minorHAnsi"/>
                <w:sz w:val="18"/>
                <w:szCs w:val="18"/>
              </w:rPr>
            </w:pPr>
          </w:p>
        </w:tc>
      </w:tr>
      <w:tr w:rsidR="006B2B12" w:rsidRPr="00E865EB" w14:paraId="63ABD519" w14:textId="77777777" w:rsidTr="006B2B12">
        <w:trPr>
          <w:cantSplit/>
        </w:trPr>
        <w:tc>
          <w:tcPr>
            <w:tcW w:w="5098" w:type="dxa"/>
            <w:tcBorders>
              <w:top w:val="nil"/>
            </w:tcBorders>
          </w:tcPr>
          <w:p w14:paraId="1773A98D"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Rest condition</w:t>
            </w:r>
          </w:p>
        </w:tc>
        <w:tc>
          <w:tcPr>
            <w:tcW w:w="4933" w:type="dxa"/>
            <w:tcBorders>
              <w:top w:val="nil"/>
            </w:tcBorders>
          </w:tcPr>
          <w:p w14:paraId="4B3C4EE7"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Eyes-closed resting state</w:t>
            </w:r>
          </w:p>
        </w:tc>
      </w:tr>
      <w:tr w:rsidR="006B2B12" w:rsidRPr="00E865EB" w14:paraId="73648442" w14:textId="77777777" w:rsidTr="006B2B12">
        <w:trPr>
          <w:cantSplit/>
        </w:trPr>
        <w:tc>
          <w:tcPr>
            <w:tcW w:w="5098" w:type="dxa"/>
          </w:tcPr>
          <w:p w14:paraId="521B1079"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EEG montage</w:t>
            </w:r>
          </w:p>
        </w:tc>
        <w:tc>
          <w:tcPr>
            <w:tcW w:w="4933" w:type="dxa"/>
          </w:tcPr>
          <w:p w14:paraId="7353DD7A" w14:textId="7D2238E0"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4 channels (AF7, AF8, TP9, TP10)</w:t>
            </w:r>
          </w:p>
        </w:tc>
      </w:tr>
      <w:tr w:rsidR="006B2B12" w:rsidRPr="00E865EB" w14:paraId="1A862F47" w14:textId="77777777" w:rsidTr="006B2B12">
        <w:trPr>
          <w:cantSplit/>
        </w:trPr>
        <w:tc>
          <w:tcPr>
            <w:tcW w:w="5098" w:type="dxa"/>
          </w:tcPr>
          <w:p w14:paraId="7232CA3D" w14:textId="6F7F303E"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Channel coverage</w:t>
            </w:r>
          </w:p>
        </w:tc>
        <w:tc>
          <w:tcPr>
            <w:tcW w:w="4933" w:type="dxa"/>
          </w:tcPr>
          <w:p w14:paraId="21858684"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Frontal (AF7, AF8), temporal (TP9, TP10)</w:t>
            </w:r>
          </w:p>
        </w:tc>
      </w:tr>
      <w:tr w:rsidR="006B2B12" w:rsidRPr="00E865EB" w14:paraId="7A146A90" w14:textId="77777777" w:rsidTr="006B2B12">
        <w:trPr>
          <w:cantSplit/>
        </w:trPr>
        <w:tc>
          <w:tcPr>
            <w:tcW w:w="5098" w:type="dxa"/>
          </w:tcPr>
          <w:p w14:paraId="28D0688C"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Sampling rate</w:t>
            </w:r>
          </w:p>
        </w:tc>
        <w:tc>
          <w:tcPr>
            <w:tcW w:w="4933" w:type="dxa"/>
          </w:tcPr>
          <w:p w14:paraId="5E478DB6"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256 Hz</w:t>
            </w:r>
          </w:p>
        </w:tc>
      </w:tr>
      <w:tr w:rsidR="006B2B12" w:rsidRPr="00E865EB" w14:paraId="7311DFFA" w14:textId="77777777" w:rsidTr="006B2B12">
        <w:trPr>
          <w:cantSplit/>
        </w:trPr>
        <w:tc>
          <w:tcPr>
            <w:tcW w:w="5098" w:type="dxa"/>
          </w:tcPr>
          <w:p w14:paraId="7C490248"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Recording structure</w:t>
            </w:r>
          </w:p>
        </w:tc>
        <w:tc>
          <w:tcPr>
            <w:tcW w:w="4933" w:type="dxa"/>
          </w:tcPr>
          <w:p w14:paraId="17E97A9F"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10 min total; single file or two 5 min files</w:t>
            </w:r>
          </w:p>
        </w:tc>
      </w:tr>
      <w:tr w:rsidR="006B2B12" w:rsidRPr="00E865EB" w14:paraId="1959540B" w14:textId="77777777" w:rsidTr="006B2B12">
        <w:trPr>
          <w:cantSplit/>
        </w:trPr>
        <w:tc>
          <w:tcPr>
            <w:tcW w:w="5098" w:type="dxa"/>
          </w:tcPr>
          <w:p w14:paraId="0FCA7F32"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Available export segment length</w:t>
            </w:r>
          </w:p>
        </w:tc>
        <w:tc>
          <w:tcPr>
            <w:tcW w:w="4933" w:type="dxa"/>
          </w:tcPr>
          <w:p w14:paraId="667E60ED"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10 s (2,560 samples/channel)</w:t>
            </w:r>
          </w:p>
        </w:tc>
      </w:tr>
      <w:tr w:rsidR="006B2B12" w:rsidRPr="00E865EB" w14:paraId="270F5D1B" w14:textId="77777777" w:rsidTr="006B2B12">
        <w:trPr>
          <w:cantSplit/>
        </w:trPr>
        <w:tc>
          <w:tcPr>
            <w:tcW w:w="5098" w:type="dxa"/>
          </w:tcPr>
          <w:p w14:paraId="12F9EBB6"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Total exported windows</w:t>
            </w:r>
          </w:p>
        </w:tc>
        <w:tc>
          <w:tcPr>
            <w:tcW w:w="4933" w:type="dxa"/>
          </w:tcPr>
          <w:p w14:paraId="18D4640F"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1,203</w:t>
            </w:r>
          </w:p>
        </w:tc>
      </w:tr>
      <w:tr w:rsidR="006B2B12" w:rsidRPr="00E865EB" w14:paraId="6A76823F" w14:textId="77777777" w:rsidTr="006B2B12">
        <w:trPr>
          <w:cantSplit/>
        </w:trPr>
        <w:tc>
          <w:tcPr>
            <w:tcW w:w="5098" w:type="dxa"/>
          </w:tcPr>
          <w:p w14:paraId="13739D7E"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Remission windows</w:t>
            </w:r>
          </w:p>
        </w:tc>
        <w:tc>
          <w:tcPr>
            <w:tcW w:w="4933" w:type="dxa"/>
          </w:tcPr>
          <w:p w14:paraId="556DA597" w14:textId="5ECEDDFB"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393 (32.7%)</w:t>
            </w:r>
          </w:p>
        </w:tc>
      </w:tr>
      <w:tr w:rsidR="006B2B12" w:rsidRPr="00E865EB" w14:paraId="6B10B31B" w14:textId="77777777" w:rsidTr="006B2B12">
        <w:trPr>
          <w:cantSplit/>
        </w:trPr>
        <w:tc>
          <w:tcPr>
            <w:tcW w:w="5098" w:type="dxa"/>
          </w:tcPr>
          <w:p w14:paraId="5F6F9668"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Non-remission windows</w:t>
            </w:r>
          </w:p>
        </w:tc>
        <w:tc>
          <w:tcPr>
            <w:tcW w:w="4933" w:type="dxa"/>
          </w:tcPr>
          <w:p w14:paraId="56EA06B8"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810 (67.3%)</w:t>
            </w:r>
          </w:p>
        </w:tc>
      </w:tr>
      <w:tr w:rsidR="006B2B12" w:rsidRPr="00E865EB" w14:paraId="4BC41B32" w14:textId="77777777" w:rsidTr="006B2B12">
        <w:trPr>
          <w:cantSplit/>
        </w:trPr>
        <w:tc>
          <w:tcPr>
            <w:tcW w:w="5098" w:type="dxa"/>
            <w:tcBorders>
              <w:bottom w:val="single" w:sz="4" w:space="0" w:color="auto"/>
            </w:tcBorders>
          </w:tcPr>
          <w:p w14:paraId="7AB41315"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Class ratio</w:t>
            </w:r>
          </w:p>
        </w:tc>
        <w:tc>
          <w:tcPr>
            <w:tcW w:w="4933" w:type="dxa"/>
            <w:tcBorders>
              <w:bottom w:val="single" w:sz="4" w:space="0" w:color="auto"/>
            </w:tcBorders>
          </w:tcPr>
          <w:p w14:paraId="694D0BA1"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2.06:1 (non-remission:remission)</w:t>
            </w:r>
          </w:p>
        </w:tc>
      </w:tr>
      <w:tr w:rsidR="006B2B12" w:rsidRPr="00E865EB" w14:paraId="2EC455E4" w14:textId="77777777" w:rsidTr="006B2B12">
        <w:trPr>
          <w:cantSplit/>
        </w:trPr>
        <w:tc>
          <w:tcPr>
            <w:tcW w:w="5098" w:type="dxa"/>
            <w:tcBorders>
              <w:top w:val="single" w:sz="4" w:space="0" w:color="auto"/>
              <w:bottom w:val="nil"/>
            </w:tcBorders>
          </w:tcPr>
          <w:p w14:paraId="3D5422BC" w14:textId="77777777" w:rsidR="006B2B12" w:rsidRPr="00E865EB" w:rsidRDefault="006B2B12" w:rsidP="006B2B12">
            <w:pPr>
              <w:rPr>
                <w:rFonts w:asciiTheme="minorHAnsi" w:hAnsiTheme="minorHAnsi" w:cstheme="minorHAnsi"/>
                <w:b/>
                <w:bCs/>
                <w:sz w:val="18"/>
                <w:szCs w:val="18"/>
              </w:rPr>
            </w:pPr>
            <w:r w:rsidRPr="00E865EB">
              <w:rPr>
                <w:rFonts w:asciiTheme="minorHAnsi" w:hAnsiTheme="minorHAnsi" w:cstheme="minorHAnsi"/>
                <w:b/>
                <w:bCs/>
                <w:sz w:val="18"/>
                <w:szCs w:val="18"/>
              </w:rPr>
              <w:t>Current sweep methodology settings</w:t>
            </w:r>
          </w:p>
        </w:tc>
        <w:tc>
          <w:tcPr>
            <w:tcW w:w="4933" w:type="dxa"/>
            <w:tcBorders>
              <w:top w:val="single" w:sz="4" w:space="0" w:color="auto"/>
              <w:bottom w:val="nil"/>
            </w:tcBorders>
          </w:tcPr>
          <w:p w14:paraId="5FC54A68" w14:textId="77777777" w:rsidR="006B2B12" w:rsidRPr="00E865EB" w:rsidRDefault="006B2B12" w:rsidP="006B2B12">
            <w:pPr>
              <w:rPr>
                <w:rFonts w:asciiTheme="minorHAnsi" w:hAnsiTheme="minorHAnsi" w:cstheme="minorHAnsi"/>
                <w:sz w:val="18"/>
                <w:szCs w:val="18"/>
              </w:rPr>
            </w:pPr>
          </w:p>
        </w:tc>
      </w:tr>
      <w:tr w:rsidR="006B2B12" w:rsidRPr="00E865EB" w14:paraId="15D1E744" w14:textId="77777777" w:rsidTr="006B2B12">
        <w:trPr>
          <w:cantSplit/>
        </w:trPr>
        <w:tc>
          <w:tcPr>
            <w:tcW w:w="5098" w:type="dxa"/>
            <w:tcBorders>
              <w:top w:val="nil"/>
            </w:tcBorders>
          </w:tcPr>
          <w:p w14:paraId="3D1FEB10"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Sweep window sizes</w:t>
            </w:r>
          </w:p>
        </w:tc>
        <w:tc>
          <w:tcPr>
            <w:tcW w:w="4933" w:type="dxa"/>
            <w:tcBorders>
              <w:top w:val="nil"/>
            </w:tcBorders>
          </w:tcPr>
          <w:p w14:paraId="0C89997C"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2, 4, 6, 8, 10 s</w:t>
            </w:r>
          </w:p>
        </w:tc>
      </w:tr>
      <w:tr w:rsidR="006B2B12" w:rsidRPr="00E865EB" w14:paraId="4289F994" w14:textId="77777777" w:rsidTr="006B2B12">
        <w:trPr>
          <w:cantSplit/>
        </w:trPr>
        <w:tc>
          <w:tcPr>
            <w:tcW w:w="5098" w:type="dxa"/>
          </w:tcPr>
          <w:p w14:paraId="30A1DE8A"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Inner-k sweep</w:t>
            </w:r>
          </w:p>
        </w:tc>
        <w:tc>
          <w:tcPr>
            <w:tcW w:w="4933" w:type="dxa"/>
          </w:tcPr>
          <w:p w14:paraId="4CE32EDF"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1, 5, 10, 15, 20, 25, 30, 35, 40, 45, 50, 55, 60, 65, 70</w:t>
            </w:r>
          </w:p>
        </w:tc>
      </w:tr>
      <w:tr w:rsidR="006B2B12" w:rsidRPr="00E865EB" w14:paraId="30761E6A" w14:textId="77777777" w:rsidTr="006B2B12">
        <w:trPr>
          <w:cantSplit/>
        </w:trPr>
        <w:tc>
          <w:tcPr>
            <w:tcW w:w="5098" w:type="dxa"/>
          </w:tcPr>
          <w:p w14:paraId="42387111"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Feature selector</w:t>
            </w:r>
          </w:p>
        </w:tc>
        <w:tc>
          <w:tcPr>
            <w:tcW w:w="4933" w:type="dxa"/>
          </w:tcPr>
          <w:p w14:paraId="0A566BE6"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SelectKBest (</w:t>
            </w:r>
            <w:r w:rsidRPr="00E865EB">
              <w:rPr>
                <w:rFonts w:ascii="Cambria Math" w:hAnsi="Cambria Math" w:cs="Cambria Math"/>
                <w:sz w:val="18"/>
                <w:szCs w:val="18"/>
              </w:rPr>
              <w:t>𝑓</w:t>
            </w:r>
            <w:r w:rsidRPr="00E865EB">
              <w:rPr>
                <w:rFonts w:asciiTheme="minorHAnsi" w:hAnsiTheme="minorHAnsi" w:cstheme="minorHAnsi"/>
                <w:sz w:val="18"/>
                <w:szCs w:val="18"/>
              </w:rPr>
              <w:t xml:space="preserve"> -classif)</w:t>
            </w:r>
          </w:p>
        </w:tc>
      </w:tr>
      <w:tr w:rsidR="006B2B12" w:rsidRPr="00E865EB" w14:paraId="25FEE4E9" w14:textId="77777777" w:rsidTr="006B2B12">
        <w:trPr>
          <w:cantSplit/>
        </w:trPr>
        <w:tc>
          <w:tcPr>
            <w:tcW w:w="5098" w:type="dxa"/>
          </w:tcPr>
          <w:p w14:paraId="3E798367"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Training adjustments</w:t>
            </w:r>
          </w:p>
        </w:tc>
        <w:tc>
          <w:tcPr>
            <w:tcW w:w="4933" w:type="dxa"/>
          </w:tcPr>
          <w:p w14:paraId="56B2D76A"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LOPO-group equalization + SMOTE</w:t>
            </w:r>
          </w:p>
        </w:tc>
      </w:tr>
      <w:tr w:rsidR="006B2B12" w:rsidRPr="00E865EB" w14:paraId="2BB4AD0A" w14:textId="77777777" w:rsidTr="006B2B12">
        <w:trPr>
          <w:cantSplit/>
        </w:trPr>
        <w:tc>
          <w:tcPr>
            <w:tcW w:w="5098" w:type="dxa"/>
          </w:tcPr>
          <w:p w14:paraId="3EA08B99"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Validation</w:t>
            </w:r>
          </w:p>
        </w:tc>
        <w:tc>
          <w:tcPr>
            <w:tcW w:w="4933" w:type="dxa"/>
          </w:tcPr>
          <w:p w14:paraId="301834F7"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Leave-one-participant-out</w:t>
            </w:r>
          </w:p>
        </w:tc>
      </w:tr>
      <w:tr w:rsidR="006B2B12" w:rsidRPr="00E865EB" w14:paraId="43973BE5" w14:textId="77777777" w:rsidTr="006B2B12">
        <w:trPr>
          <w:cantSplit/>
        </w:trPr>
        <w:tc>
          <w:tcPr>
            <w:tcW w:w="5098" w:type="dxa"/>
          </w:tcPr>
          <w:p w14:paraId="4D5F3325" w14:textId="77777777"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Evaluation level</w:t>
            </w:r>
          </w:p>
        </w:tc>
        <w:tc>
          <w:tcPr>
            <w:tcW w:w="4933" w:type="dxa"/>
          </w:tcPr>
          <w:p w14:paraId="5839FC77" w14:textId="57352F18" w:rsidR="006B2B12" w:rsidRPr="00E865EB" w:rsidRDefault="006B2B12" w:rsidP="006B2B12">
            <w:pPr>
              <w:rPr>
                <w:rFonts w:asciiTheme="minorHAnsi" w:hAnsiTheme="minorHAnsi" w:cstheme="minorHAnsi"/>
                <w:sz w:val="18"/>
                <w:szCs w:val="18"/>
              </w:rPr>
            </w:pPr>
            <w:r w:rsidRPr="00E865EB">
              <w:rPr>
                <w:rFonts w:asciiTheme="minorHAnsi" w:hAnsiTheme="minorHAnsi" w:cstheme="minorHAnsi"/>
                <w:sz w:val="18"/>
                <w:szCs w:val="18"/>
              </w:rPr>
              <w:t>Patient-level aggregation</w:t>
            </w:r>
          </w:p>
        </w:tc>
      </w:tr>
    </w:tbl>
    <w:p w14:paraId="4A1589C2" w14:textId="77777777" w:rsidR="006B2B12" w:rsidRDefault="006B2B12" w:rsidP="006B2B12">
      <w:pPr>
        <w:rPr>
          <w:rFonts w:asciiTheme="minorHAnsi" w:hAnsiTheme="minorHAnsi" w:cstheme="minorHAnsi"/>
          <w:sz w:val="18"/>
          <w:szCs w:val="18"/>
        </w:rPr>
        <w:sectPr w:rsidR="006B2B12" w:rsidSect="00946763">
          <w:type w:val="continuous"/>
          <w:pgSz w:w="11910" w:h="15880"/>
          <w:pgMar w:top="992" w:right="992" w:bottom="992" w:left="992" w:header="702" w:footer="516" w:gutter="0"/>
          <w:cols w:space="324"/>
        </w:sectPr>
      </w:pPr>
    </w:p>
    <w:p w14:paraId="2A5E4AD1" w14:textId="77777777" w:rsidR="00604D7D" w:rsidRDefault="00604D7D" w:rsidP="00A85831">
      <w:pPr>
        <w:pStyle w:val="Heading2"/>
        <w:tabs>
          <w:tab w:val="left" w:pos="471"/>
        </w:tabs>
        <w:spacing w:before="200"/>
        <w:ind w:left="0" w:firstLine="0"/>
        <w:rPr>
          <w:ins w:id="20" w:author="Abin Daniel ZORTO" w:date="2026-04-03T18:24:00Z" w16du:dateUtc="2026-04-03T17:24:00Z"/>
        </w:rPr>
        <w:sectPr w:rsidR="00604D7D" w:rsidSect="00946763">
          <w:type w:val="continuous"/>
          <w:pgSz w:w="11910" w:h="15880"/>
          <w:pgMar w:top="992" w:right="992" w:bottom="992" w:left="992" w:header="702" w:footer="516" w:gutter="0"/>
          <w:cols w:num="2" w:space="324"/>
        </w:sectPr>
        <w:pPrChange w:id="21" w:author="Abin Daniel ZORTO" w:date="2026-04-24T12:28:00Z" w16du:dateUtc="2026-04-24T11:28:00Z">
          <w:pPr>
            <w:pStyle w:val="Heading2"/>
            <w:numPr>
              <w:ilvl w:val="1"/>
              <w:numId w:val="3"/>
            </w:numPr>
            <w:tabs>
              <w:tab w:val="left" w:pos="471"/>
            </w:tabs>
            <w:spacing w:before="200"/>
            <w:ind w:left="439" w:hanging="439"/>
          </w:pPr>
        </w:pPrChange>
      </w:pPr>
    </w:p>
    <w:p w14:paraId="4793260A" w14:textId="241E4AFB" w:rsidR="005E10E4" w:rsidDel="00604D7D" w:rsidRDefault="005E10E4" w:rsidP="005E10E4">
      <w:pPr>
        <w:pStyle w:val="Heading2"/>
        <w:numPr>
          <w:ilvl w:val="1"/>
          <w:numId w:val="3"/>
        </w:numPr>
        <w:tabs>
          <w:tab w:val="left" w:pos="471"/>
        </w:tabs>
        <w:spacing w:before="200"/>
        <w:rPr>
          <w:moveFrom w:id="22" w:author="Abin Daniel ZORTO" w:date="2026-04-03T18:34:00Z" w16du:dateUtc="2026-04-03T17:34:00Z"/>
        </w:rPr>
      </w:pPr>
      <w:moveFromRangeStart w:id="23" w:author="Abin Daniel ZORTO" w:date="2026-04-03T18:34:00Z" w:name="move226133713"/>
      <w:moveFrom w:id="24" w:author="Abin Daniel ZORTO" w:date="2026-04-03T18:34:00Z" w16du:dateUtc="2026-04-03T17:34:00Z">
        <w:r w:rsidDel="00604D7D">
          <w:lastRenderedPageBreak/>
          <w:t>Sweep</w:t>
        </w:r>
        <w:r w:rsidDel="00604D7D">
          <w:rPr>
            <w:spacing w:val="-9"/>
          </w:rPr>
          <w:t xml:space="preserve"> </w:t>
        </w:r>
        <w:r w:rsidDel="00604D7D">
          <w:t>design</w:t>
        </w:r>
        <w:r w:rsidDel="00604D7D">
          <w:rPr>
            <w:spacing w:val="-9"/>
          </w:rPr>
          <w:t xml:space="preserve"> </w:t>
        </w:r>
        <w:r w:rsidDel="00604D7D">
          <w:t>and</w:t>
        </w:r>
        <w:r w:rsidDel="00604D7D">
          <w:rPr>
            <w:spacing w:val="-8"/>
          </w:rPr>
          <w:t xml:space="preserve"> </w:t>
        </w:r>
        <w:r w:rsidDel="00604D7D">
          <w:rPr>
            <w:spacing w:val="-2"/>
          </w:rPr>
          <w:t>validation</w:t>
        </w:r>
      </w:moveFrom>
    </w:p>
    <w:p w14:paraId="73272B24" w14:textId="202E8F8B" w:rsidR="005E10E4" w:rsidDel="00604D7D" w:rsidRDefault="005E10E4" w:rsidP="005E10E4">
      <w:pPr>
        <w:pStyle w:val="BodyText"/>
        <w:spacing w:before="6" w:line="249" w:lineRule="auto"/>
        <w:ind w:left="34" w:firstLine="298"/>
        <w:jc w:val="both"/>
        <w:rPr>
          <w:moveFrom w:id="25" w:author="Abin Daniel ZORTO" w:date="2026-04-03T18:34:00Z" w16du:dateUtc="2026-04-03T17:34:00Z"/>
        </w:rPr>
      </w:pPr>
      <w:moveFrom w:id="26" w:author="Abin Daniel ZORTO" w:date="2026-04-03T18:34:00Z" w16du:dateUtc="2026-04-03T17:34:00Z">
        <w:r w:rsidDel="00604D7D">
          <w:t>The experiment sweep compared two model families over the same feature-selection protocol: an advanced hybrid</w:t>
        </w:r>
        <w:r w:rsidDel="00604D7D">
          <w:rPr>
            <w:spacing w:val="40"/>
          </w:rPr>
          <w:t xml:space="preserve"> </w:t>
        </w:r>
        <w:r w:rsidDel="00604D7D">
          <w:t>1D</w:t>
        </w:r>
        <w:r w:rsidDel="00604D7D">
          <w:rPr>
            <w:spacing w:val="40"/>
          </w:rPr>
          <w:t xml:space="preserve"> </w:t>
        </w:r>
        <w:r w:rsidDel="00604D7D">
          <w:t>CNN-LSTM</w:t>
        </w:r>
        <w:r w:rsidDel="00604D7D">
          <w:rPr>
            <w:spacing w:val="40"/>
          </w:rPr>
          <w:t xml:space="preserve"> </w:t>
        </w:r>
        <w:r w:rsidDel="00604D7D">
          <w:t>and</w:t>
        </w:r>
        <w:r w:rsidDel="00604D7D">
          <w:rPr>
            <w:spacing w:val="40"/>
          </w:rPr>
          <w:t xml:space="preserve"> </w:t>
        </w:r>
        <w:r w:rsidDel="00604D7D">
          <w:t>a</w:t>
        </w:r>
        <w:r w:rsidDel="00604D7D">
          <w:rPr>
            <w:spacing w:val="40"/>
          </w:rPr>
          <w:t xml:space="preserve"> </w:t>
        </w:r>
        <w:r w:rsidDel="00604D7D">
          <w:t>linear</w:t>
        </w:r>
        <w:r w:rsidDel="00604D7D">
          <w:rPr>
            <w:spacing w:val="40"/>
          </w:rPr>
          <w:t xml:space="preserve"> </w:t>
        </w:r>
        <w:r w:rsidDel="00604D7D">
          <w:t>SVM.</w:t>
        </w:r>
        <w:r w:rsidDel="00604D7D">
          <w:rPr>
            <w:spacing w:val="40"/>
          </w:rPr>
          <w:t xml:space="preserve"> </w:t>
        </w:r>
        <w:r w:rsidDel="00604D7D">
          <w:t>All</w:t>
        </w:r>
        <w:r w:rsidDel="00604D7D">
          <w:rPr>
            <w:spacing w:val="40"/>
          </w:rPr>
          <w:t xml:space="preserve"> </w:t>
        </w:r>
        <w:r w:rsidDel="00604D7D">
          <w:t>runs used sequential window ordering, SelectKBest with ANOVA</w:t>
        </w:r>
        <w:r w:rsidDel="00604D7D">
          <w:rPr>
            <w:spacing w:val="-1"/>
          </w:rPr>
          <w:t xml:space="preserve"> </w:t>
        </w:r>
        <w:r w:rsidDel="00604D7D">
          <w:rPr>
            <w:rFonts w:ascii="Cambria" w:eastAsia="Cambria"/>
          </w:rPr>
          <w:t>𝐹</w:t>
        </w:r>
        <w:r w:rsidDel="00604D7D">
          <w:rPr>
            <w:rFonts w:ascii="Cambria" w:eastAsia="Cambria"/>
            <w:spacing w:val="26"/>
          </w:rPr>
          <w:t xml:space="preserve"> </w:t>
        </w:r>
        <w:r w:rsidDel="00604D7D">
          <w:t>statistics,</w:t>
        </w:r>
        <w:r w:rsidDel="00604D7D">
          <w:rPr>
            <w:spacing w:val="-1"/>
          </w:rPr>
          <w:t xml:space="preserve"> </w:t>
        </w:r>
        <w:r w:rsidDel="00604D7D">
          <w:t>leave-one-participant-out</w:t>
        </w:r>
        <w:r w:rsidDel="00604D7D">
          <w:rPr>
            <w:spacing w:val="-1"/>
          </w:rPr>
          <w:t xml:space="preserve"> </w:t>
        </w:r>
        <w:r w:rsidDel="00604D7D">
          <w:t xml:space="preserve">evaluation, leave-one-participant-out training-group equalization, and SMOTE within training folds </w:t>
        </w:r>
        <w:r w:rsidR="0034464B" w:rsidDel="00604D7D">
          <w:fldChar w:fldCharType="begin"/>
        </w:r>
        <w:r w:rsidR="0034464B" w:rsidDel="00604D7D">
          <w:instrText xml:space="preserve"> ADDIN ZOTERO_ITEM CSL_CITATION {"citationID":"BO7Ychh0","properties":{"unsorted":false,"formattedCitation":"[51]","plainCitation":"[51]","noteIndex":0},"citationItems":[{"id":116,"uris":["http://zotero.org/users/13452644/items/MN7H2MFE"],"itemData":{"id":116,"type":"article-journal","container-title":"Journal of Artificial Intelligence Research","DOI":"10.1613/jair.953","page":"321–357","title":"SMOTE: Synthetic Minority Over-sampling Technique","volume":"16","author":[{"family":"Chawla","given":"N. V."},{"family":"Bowyer","given":"K. W."},{"family":"Hall","given":"L. O."},{"family":"Kegelmeyer","given":"W. P."}],"issued":{"date-parts":[["2002",6]]}}}],"schema":"https://github.com/citation-style-language/schema/raw/master/csl-citation.json"} </w:instrText>
        </w:r>
        <w:r w:rsidR="0034464B" w:rsidDel="00604D7D">
          <w:fldChar w:fldCharType="separate"/>
        </w:r>
        <w:r w:rsidR="0034464B" w:rsidDel="00604D7D">
          <w:rPr>
            <w:noProof/>
          </w:rPr>
          <w:t>[51]</w:t>
        </w:r>
        <w:r w:rsidR="0034464B" w:rsidDel="00604D7D">
          <w:fldChar w:fldCharType="end"/>
        </w:r>
        <w:r w:rsidDel="00604D7D">
          <w:t>. The sweep varied the per-fold</w:t>
        </w:r>
        <w:r w:rsidDel="00604D7D">
          <w:rPr>
            <w:spacing w:val="-9"/>
          </w:rPr>
          <w:t xml:space="preserve"> </w:t>
        </w:r>
        <w:r w:rsidDel="00604D7D">
          <w:t>feature-selection</w:t>
        </w:r>
        <w:r w:rsidDel="00604D7D">
          <w:rPr>
            <w:spacing w:val="-9"/>
          </w:rPr>
          <w:t xml:space="preserve"> </w:t>
        </w:r>
        <w:r w:rsidDel="00604D7D">
          <w:t>budget</w:t>
        </w:r>
        <w:r w:rsidDel="00604D7D">
          <w:rPr>
            <w:spacing w:val="-9"/>
          </w:rPr>
          <w:t xml:space="preserve"> </w:t>
        </w:r>
        <w:r w:rsidDel="00604D7D">
          <w:t>(</w:t>
        </w:r>
        <w:r w:rsidDel="00604D7D">
          <w:rPr>
            <w:rFonts w:ascii="BIZ UDGothic" w:eastAsia="BIZ UDGothic"/>
            <w:sz w:val="17"/>
          </w:rPr>
          <w:t>inner-k</w:t>
        </w:r>
        <w:r w:rsidDel="00604D7D">
          <w:t>)</w:t>
        </w:r>
        <w:r w:rsidDel="00604D7D">
          <w:rPr>
            <w:spacing w:val="-9"/>
          </w:rPr>
          <w:t xml:space="preserve"> </w:t>
        </w:r>
        <w:r w:rsidDel="00604D7D">
          <w:t>across</w:t>
        </w:r>
        <w:r w:rsidDel="00604D7D">
          <w:rPr>
            <w:spacing w:val="-9"/>
          </w:rPr>
          <w:t xml:space="preserve"> </w:t>
        </w:r>
        <w:r w:rsidDel="00604D7D">
          <w:t>15</w:t>
        </w:r>
        <w:r w:rsidDel="00604D7D">
          <w:rPr>
            <w:spacing w:val="-9"/>
          </w:rPr>
          <w:t xml:space="preserve"> </w:t>
        </w:r>
        <w:r w:rsidDel="00604D7D">
          <w:t>values from</w:t>
        </w:r>
        <w:r w:rsidDel="00604D7D">
          <w:rPr>
            <w:spacing w:val="-9"/>
          </w:rPr>
          <w:t xml:space="preserve"> </w:t>
        </w:r>
        <w:r w:rsidDel="00604D7D">
          <w:t>1</w:t>
        </w:r>
        <w:r w:rsidDel="00604D7D">
          <w:rPr>
            <w:spacing w:val="-9"/>
          </w:rPr>
          <w:t xml:space="preserve"> </w:t>
        </w:r>
        <w:r w:rsidDel="00604D7D">
          <w:t>to</w:t>
        </w:r>
        <w:r w:rsidDel="00604D7D">
          <w:rPr>
            <w:spacing w:val="-9"/>
          </w:rPr>
          <w:t xml:space="preserve"> </w:t>
        </w:r>
        <w:r w:rsidDel="00604D7D">
          <w:t>70</w:t>
        </w:r>
        <w:r w:rsidDel="00604D7D">
          <w:rPr>
            <w:spacing w:val="-9"/>
          </w:rPr>
          <w:t xml:space="preserve"> </w:t>
        </w:r>
        <w:r w:rsidDel="00604D7D">
          <w:t>and</w:t>
        </w:r>
        <w:r w:rsidDel="00604D7D">
          <w:rPr>
            <w:spacing w:val="-9"/>
          </w:rPr>
          <w:t xml:space="preserve"> </w:t>
        </w:r>
        <w:r w:rsidDel="00604D7D">
          <w:t>repeated</w:t>
        </w:r>
        <w:r w:rsidDel="00604D7D">
          <w:rPr>
            <w:spacing w:val="-9"/>
          </w:rPr>
          <w:t xml:space="preserve"> </w:t>
        </w:r>
        <w:r w:rsidDel="00604D7D">
          <w:t>the</w:t>
        </w:r>
        <w:r w:rsidDel="00604D7D">
          <w:rPr>
            <w:spacing w:val="-9"/>
          </w:rPr>
          <w:t xml:space="preserve"> </w:t>
        </w:r>
        <w:r w:rsidDel="00604D7D">
          <w:t>search</w:t>
        </w:r>
        <w:r w:rsidDel="00604D7D">
          <w:rPr>
            <w:spacing w:val="-9"/>
          </w:rPr>
          <w:t xml:space="preserve"> </w:t>
        </w:r>
        <w:r w:rsidDel="00604D7D">
          <w:t>across</w:t>
        </w:r>
        <w:r w:rsidDel="00604D7D">
          <w:rPr>
            <w:spacing w:val="-9"/>
          </w:rPr>
          <w:t xml:space="preserve"> </w:t>
        </w:r>
        <w:r w:rsidDel="00604D7D">
          <w:t>5</w:t>
        </w:r>
        <w:r w:rsidDel="00604D7D">
          <w:rPr>
            <w:spacing w:val="-9"/>
          </w:rPr>
          <w:t xml:space="preserve"> </w:t>
        </w:r>
        <w:r w:rsidDel="00604D7D">
          <w:t>window</w:t>
        </w:r>
        <w:r w:rsidDel="00604D7D">
          <w:rPr>
            <w:spacing w:val="-9"/>
          </w:rPr>
          <w:t xml:space="preserve"> </w:t>
        </w:r>
        <w:r w:rsidDel="00604D7D">
          <w:t>sizes, yielding 150 successful runs in total (75 per model).</w:t>
        </w:r>
      </w:moveFrom>
    </w:p>
    <w:p w14:paraId="40AEF84B" w14:textId="3C7240CF" w:rsidR="005E10E4" w:rsidDel="00604D7D" w:rsidRDefault="005E10E4" w:rsidP="0075208A">
      <w:pPr>
        <w:pStyle w:val="BodyText"/>
        <w:spacing w:line="249" w:lineRule="auto"/>
        <w:ind w:left="34" w:firstLine="298"/>
        <w:jc w:val="both"/>
        <w:rPr>
          <w:moveFrom w:id="27" w:author="Abin Daniel ZORTO" w:date="2026-04-03T18:34:00Z" w16du:dateUtc="2026-04-03T17:34:00Z"/>
        </w:rPr>
      </w:pPr>
      <w:moveFrom w:id="28" w:author="Abin Daniel ZORTO" w:date="2026-04-03T18:34:00Z" w16du:dateUtc="2026-04-03T17:34:00Z">
        <w:r w:rsidDel="00604D7D">
          <w:t>This</w:t>
        </w:r>
        <w:r w:rsidDel="00604D7D">
          <w:rPr>
            <w:spacing w:val="80"/>
          </w:rPr>
          <w:t xml:space="preserve"> </w:t>
        </w:r>
        <w:r w:rsidDel="00604D7D">
          <w:t>design</w:t>
        </w:r>
        <w:r w:rsidDel="00604D7D">
          <w:rPr>
            <w:spacing w:val="80"/>
          </w:rPr>
          <w:t xml:space="preserve"> </w:t>
        </w:r>
        <w:r w:rsidDel="00604D7D">
          <w:t>matters</w:t>
        </w:r>
        <w:r w:rsidDel="00604D7D">
          <w:rPr>
            <w:spacing w:val="80"/>
          </w:rPr>
          <w:t xml:space="preserve"> </w:t>
        </w:r>
        <w:r w:rsidDel="00604D7D">
          <w:t>for</w:t>
        </w:r>
        <w:r w:rsidDel="00604D7D">
          <w:rPr>
            <w:spacing w:val="80"/>
          </w:rPr>
          <w:t xml:space="preserve"> </w:t>
        </w:r>
        <w:r w:rsidDel="00604D7D">
          <w:t>interpretation.</w:t>
        </w:r>
        <w:r w:rsidDel="00604D7D">
          <w:rPr>
            <w:spacing w:val="40"/>
          </w:rPr>
          <w:t xml:space="preserve"> </w:t>
        </w:r>
        <w:r w:rsidDel="00604D7D">
          <w:t>Leave-one-participant-out evaluation remained subject independent throughout, so no participant contributed</w:t>
        </w:r>
        <w:r w:rsidDel="00604D7D">
          <w:rPr>
            <w:spacing w:val="80"/>
            <w:w w:val="150"/>
          </w:rPr>
          <w:t xml:space="preserve"> </w:t>
        </w:r>
        <w:r w:rsidDel="00604D7D">
          <w:t>both training and test windows to the same fold. Feature selection, participant-group equalization, and synthetic oversampling were all restricted to the corresponding training participants, which is important because leakage</w:t>
        </w:r>
        <w:r w:rsidDel="00604D7D">
          <w:rPr>
            <w:spacing w:val="80"/>
          </w:rPr>
          <w:t xml:space="preserve"> </w:t>
        </w:r>
        <w:r w:rsidDel="00604D7D">
          <w:t>at these steps can materially inflate reported biomarker performance</w:t>
        </w:r>
        <w:r w:rsidR="0034464B" w:rsidDel="00604D7D">
          <w:t xml:space="preserve"> </w:t>
        </w:r>
        <w:r w:rsidR="0034464B" w:rsidDel="00604D7D">
          <w:fldChar w:fldCharType="begin"/>
        </w:r>
        <w:r w:rsidR="0034464B" w:rsidDel="00604D7D">
          <w:instrText xml:space="preserve"> ADDIN ZOTERO_ITEM CSL_CITATION {"citationID":"NNI1LKVv","properties":{"unsorted":false,"formattedCitation":"[23]","plainCitation":"[23]","noteIndex":0},"citationItems":[{"id":115,"uris":["http://zotero.org/users/13452644/items/WRJ2ZJCV"],"itemData":{"id":115,"type":"article-journal","container-title":"Scientific Reports","DOI":"10.1038/s41598-021-87157-3","issue":"1","title":"Inflated prediction accuracy of neuropsychiatric biomarkers caused by data leakage in feature selection","volume":"11","author":[{"family":"Shim","given":"Miseon"},{"family":"Lee","given":"Seung-Hwan"},{"family":"Hwang","given":"Han-Jeong"}],"issued":{"date-parts":[["2021",4]]}}}],"schema":"https://github.com/citation-style-language/schema/raw/master/csl-citation.json"} </w:instrText>
        </w:r>
        <w:r w:rsidR="0034464B" w:rsidDel="00604D7D">
          <w:fldChar w:fldCharType="separate"/>
        </w:r>
        <w:r w:rsidR="0034464B" w:rsidDel="00604D7D">
          <w:rPr>
            <w:noProof/>
          </w:rPr>
          <w:t>[23]</w:t>
        </w:r>
        <w:r w:rsidR="0034464B" w:rsidDel="00604D7D">
          <w:fldChar w:fldCharType="end"/>
        </w:r>
        <w:r w:rsidDel="00604D7D">
          <w:t xml:space="preserve">. The </w:t>
        </w:r>
        <w:r w:rsidDel="00604D7D">
          <w:rPr>
            <w:rFonts w:ascii="BIZ UDGothic"/>
            <w:sz w:val="17"/>
          </w:rPr>
          <w:t>inner-k</w:t>
        </w:r>
        <w:r w:rsidDel="00604D7D">
          <w:rPr>
            <w:rFonts w:ascii="BIZ UDGothic"/>
            <w:spacing w:val="-10"/>
            <w:sz w:val="17"/>
          </w:rPr>
          <w:t xml:space="preserve"> </w:t>
        </w:r>
        <w:r w:rsidDel="00604D7D">
          <w:t xml:space="preserve">parameter controlled </w:t>
        </w:r>
        <w:r w:rsidR="0075208A" w:rsidDel="00604D7D">
          <w:t>how many</w:t>
        </w:r>
        <w:r w:rsidDel="00604D7D">
          <w:t xml:space="preserve"> features were selected inside each training fold. The feature-selection stability panels in the study describe shared</w:t>
        </w:r>
        <w:r w:rsidDel="00604D7D">
          <w:rPr>
            <w:spacing w:val="-10"/>
          </w:rPr>
          <w:t xml:space="preserve"> </w:t>
        </w:r>
        <w:r w:rsidDel="00604D7D">
          <w:t>pipeline</w:t>
        </w:r>
        <w:r w:rsidDel="00604D7D">
          <w:rPr>
            <w:spacing w:val="-10"/>
          </w:rPr>
          <w:t xml:space="preserve"> </w:t>
        </w:r>
        <w:r w:rsidDel="00604D7D">
          <w:t>behavior</w:t>
        </w:r>
        <w:r w:rsidDel="00604D7D">
          <w:rPr>
            <w:spacing w:val="-10"/>
          </w:rPr>
          <w:t xml:space="preserve"> </w:t>
        </w:r>
        <w:r w:rsidDel="00604D7D">
          <w:t>because</w:t>
        </w:r>
        <w:r w:rsidDel="00604D7D">
          <w:rPr>
            <w:spacing w:val="-10"/>
          </w:rPr>
          <w:t xml:space="preserve"> </w:t>
        </w:r>
        <w:r w:rsidDel="00604D7D">
          <w:t>both</w:t>
        </w:r>
        <w:r w:rsidDel="00604D7D">
          <w:rPr>
            <w:spacing w:val="-10"/>
          </w:rPr>
          <w:t xml:space="preserve"> </w:t>
        </w:r>
        <w:r w:rsidDel="00604D7D">
          <w:t>classifiers</w:t>
        </w:r>
        <w:r w:rsidDel="00604D7D">
          <w:rPr>
            <w:spacing w:val="-10"/>
          </w:rPr>
          <w:t xml:space="preserve"> </w:t>
        </w:r>
        <w:r w:rsidDel="00604D7D">
          <w:t>consumed the same selected features for matched sweep settings.</w:t>
        </w:r>
      </w:moveFrom>
    </w:p>
    <w:moveFromRangeEnd w:id="23"/>
    <w:p w14:paraId="140F4BD7" w14:textId="7C56316E" w:rsidR="005E10E4" w:rsidDel="00A85831" w:rsidRDefault="005E10E4" w:rsidP="005E10E4">
      <w:pPr>
        <w:pStyle w:val="Caption"/>
        <w:keepNext/>
        <w:rPr>
          <w:del w:id="29" w:author="Abin Daniel ZORTO" w:date="2026-04-24T12:28:00Z" w16du:dateUtc="2026-04-24T11:28:00Z"/>
          <w:rFonts w:asciiTheme="minorHAnsi" w:hAnsiTheme="minorHAnsi" w:cstheme="minorHAnsi"/>
          <w:b/>
          <w:bCs/>
          <w:i w:val="0"/>
          <w:iCs w:val="0"/>
          <w:color w:val="auto"/>
        </w:rPr>
        <w:sectPr w:rsidR="005E10E4" w:rsidDel="00A85831" w:rsidSect="00946763">
          <w:pgSz w:w="11910" w:h="15880"/>
          <w:pgMar w:top="992" w:right="992" w:bottom="992" w:left="992" w:header="702" w:footer="516" w:gutter="0"/>
          <w:cols w:num="2" w:space="324"/>
        </w:sectPr>
      </w:pPr>
    </w:p>
    <w:p w14:paraId="2C37023F" w14:textId="77777777" w:rsidR="0075208A" w:rsidDel="00604D7D" w:rsidRDefault="0075208A" w:rsidP="005E10E4">
      <w:pPr>
        <w:pStyle w:val="Caption"/>
        <w:keepNext/>
        <w:rPr>
          <w:del w:id="30" w:author="Abin Daniel ZORTO" w:date="2026-04-03T18:34:00Z" w16du:dateUtc="2026-04-03T17:34:00Z"/>
          <w:rFonts w:asciiTheme="minorHAnsi" w:hAnsiTheme="minorHAnsi" w:cstheme="minorHAnsi"/>
          <w:b/>
          <w:bCs/>
          <w:i w:val="0"/>
          <w:iCs w:val="0"/>
          <w:color w:val="auto"/>
        </w:rPr>
      </w:pPr>
    </w:p>
    <w:p w14:paraId="6CF77F03" w14:textId="5211CEA1" w:rsidR="005E10E4" w:rsidRPr="005E10E4" w:rsidRDefault="005E10E4" w:rsidP="005E10E4">
      <w:pPr>
        <w:pStyle w:val="Caption"/>
        <w:keepNext/>
        <w:rPr>
          <w:rFonts w:asciiTheme="minorHAnsi" w:hAnsiTheme="minorHAnsi" w:cstheme="minorHAnsi"/>
          <w:i w:val="0"/>
          <w:iCs w:val="0"/>
          <w:color w:val="auto"/>
        </w:rPr>
      </w:pPr>
      <w:r w:rsidRPr="005E10E4">
        <w:rPr>
          <w:rFonts w:asciiTheme="minorHAnsi" w:hAnsiTheme="minorHAnsi" w:cstheme="minorHAnsi"/>
          <w:b/>
          <w:bCs/>
          <w:i w:val="0"/>
          <w:iCs w:val="0"/>
          <w:color w:val="auto"/>
        </w:rPr>
        <w:t xml:space="preserve">Table </w:t>
      </w:r>
      <w:r w:rsidRPr="005E10E4">
        <w:rPr>
          <w:rFonts w:asciiTheme="minorHAnsi" w:hAnsiTheme="minorHAnsi" w:cstheme="minorHAnsi"/>
          <w:b/>
          <w:bCs/>
          <w:i w:val="0"/>
          <w:iCs w:val="0"/>
          <w:color w:val="auto"/>
        </w:rPr>
        <w:fldChar w:fldCharType="begin"/>
      </w:r>
      <w:r w:rsidRPr="005E10E4">
        <w:rPr>
          <w:rFonts w:asciiTheme="minorHAnsi" w:hAnsiTheme="minorHAnsi" w:cstheme="minorHAnsi"/>
          <w:b/>
          <w:bCs/>
          <w:i w:val="0"/>
          <w:iCs w:val="0"/>
          <w:color w:val="auto"/>
        </w:rPr>
        <w:instrText xml:space="preserve"> SEQ Table \* ARABIC </w:instrText>
      </w:r>
      <w:r w:rsidRPr="005E10E4">
        <w:rPr>
          <w:rFonts w:asciiTheme="minorHAnsi" w:hAnsiTheme="minorHAnsi" w:cstheme="minorHAnsi"/>
          <w:b/>
          <w:bCs/>
          <w:i w:val="0"/>
          <w:iCs w:val="0"/>
          <w:color w:val="auto"/>
        </w:rPr>
        <w:fldChar w:fldCharType="separate"/>
      </w:r>
      <w:r w:rsidR="00AC2009">
        <w:rPr>
          <w:rFonts w:asciiTheme="minorHAnsi" w:hAnsiTheme="minorHAnsi" w:cstheme="minorHAnsi"/>
          <w:b/>
          <w:bCs/>
          <w:i w:val="0"/>
          <w:iCs w:val="0"/>
          <w:noProof/>
          <w:color w:val="auto"/>
        </w:rPr>
        <w:t>2</w:t>
      </w:r>
      <w:r w:rsidRPr="005E10E4">
        <w:rPr>
          <w:rFonts w:asciiTheme="minorHAnsi" w:hAnsiTheme="minorHAnsi" w:cstheme="minorHAnsi"/>
          <w:b/>
          <w:bCs/>
          <w:i w:val="0"/>
          <w:iCs w:val="0"/>
          <w:color w:val="auto"/>
        </w:rPr>
        <w:fldChar w:fldCharType="end"/>
      </w:r>
      <w:r w:rsidRPr="005E10E4">
        <w:rPr>
          <w:rFonts w:asciiTheme="minorHAnsi" w:hAnsiTheme="minorHAnsi" w:cstheme="minorHAnsi"/>
          <w:b/>
          <w:bCs/>
          <w:i w:val="0"/>
          <w:iCs w:val="0"/>
          <w:color w:val="auto"/>
        </w:rPr>
        <w:br/>
      </w:r>
      <w:r w:rsidRPr="005E10E4">
        <w:rPr>
          <w:rFonts w:asciiTheme="minorHAnsi" w:hAnsiTheme="minorHAnsi" w:cstheme="minorHAnsi"/>
          <w:i w:val="0"/>
          <w:iCs w:val="0"/>
          <w:noProof/>
          <w:color w:val="auto"/>
        </w:rPr>
        <w:t>Summary of extracted EEG feature families per analysis window.</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3402"/>
        <w:gridCol w:w="1842"/>
        <w:gridCol w:w="2552"/>
      </w:tblGrid>
      <w:tr w:rsidR="006B2B12" w:rsidRPr="00EF72CA" w14:paraId="15B219CB" w14:textId="77777777" w:rsidTr="006B2B12">
        <w:tc>
          <w:tcPr>
            <w:tcW w:w="2235" w:type="dxa"/>
            <w:tcBorders>
              <w:top w:val="single" w:sz="4" w:space="0" w:color="auto"/>
              <w:bottom w:val="single" w:sz="4" w:space="0" w:color="auto"/>
            </w:tcBorders>
          </w:tcPr>
          <w:p w14:paraId="5BFC62FF" w14:textId="163C796B"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Feature family</w:t>
            </w:r>
          </w:p>
        </w:tc>
        <w:tc>
          <w:tcPr>
            <w:tcW w:w="3402" w:type="dxa"/>
            <w:tcBorders>
              <w:top w:val="single" w:sz="4" w:space="0" w:color="auto"/>
              <w:bottom w:val="single" w:sz="4" w:space="0" w:color="auto"/>
            </w:tcBorders>
          </w:tcPr>
          <w:p w14:paraId="7C6EAE25"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Measures</w:t>
            </w:r>
          </w:p>
        </w:tc>
        <w:tc>
          <w:tcPr>
            <w:tcW w:w="1842" w:type="dxa"/>
            <w:tcBorders>
              <w:top w:val="single" w:sz="4" w:space="0" w:color="auto"/>
              <w:bottom w:val="single" w:sz="4" w:space="0" w:color="auto"/>
            </w:tcBorders>
          </w:tcPr>
          <w:p w14:paraId="3D1BB5A8" w14:textId="77777777" w:rsidR="006B2B12" w:rsidRPr="00EF72CA" w:rsidRDefault="006B2B12" w:rsidP="006B2B12">
            <w:pPr>
              <w:jc w:val="right"/>
              <w:rPr>
                <w:rFonts w:asciiTheme="minorHAnsi" w:hAnsiTheme="minorHAnsi" w:cstheme="minorHAnsi"/>
                <w:sz w:val="18"/>
                <w:szCs w:val="18"/>
              </w:rPr>
            </w:pPr>
            <w:r w:rsidRPr="00EF72CA">
              <w:rPr>
                <w:rFonts w:asciiTheme="minorHAnsi" w:hAnsiTheme="minorHAnsi" w:cstheme="minorHAnsi"/>
                <w:sz w:val="18"/>
                <w:szCs w:val="18"/>
              </w:rPr>
              <w:t>Count</w:t>
            </w:r>
          </w:p>
        </w:tc>
        <w:tc>
          <w:tcPr>
            <w:tcW w:w="2552" w:type="dxa"/>
            <w:tcBorders>
              <w:top w:val="single" w:sz="4" w:space="0" w:color="auto"/>
              <w:bottom w:val="single" w:sz="4" w:space="0" w:color="auto"/>
            </w:tcBorders>
          </w:tcPr>
          <w:p w14:paraId="6B14BD61"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Why included</w:t>
            </w:r>
          </w:p>
        </w:tc>
      </w:tr>
      <w:tr w:rsidR="006B2B12" w:rsidRPr="00EF72CA" w14:paraId="263FD277" w14:textId="77777777" w:rsidTr="006B2B12">
        <w:tc>
          <w:tcPr>
            <w:tcW w:w="2235" w:type="dxa"/>
            <w:tcBorders>
              <w:top w:val="single" w:sz="4" w:space="0" w:color="auto"/>
            </w:tcBorders>
          </w:tcPr>
          <w:p w14:paraId="6C943545"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Channel-local spectral</w:t>
            </w:r>
          </w:p>
        </w:tc>
        <w:tc>
          <w:tcPr>
            <w:tcW w:w="3402" w:type="dxa"/>
            <w:tcBorders>
              <w:top w:val="single" w:sz="4" w:space="0" w:color="auto"/>
            </w:tcBorders>
          </w:tcPr>
          <w:p w14:paraId="0CCC7E92" w14:textId="77777777" w:rsidR="006B2B12" w:rsidRPr="00EF72CA" w:rsidRDefault="006B2B12" w:rsidP="006B2B12">
            <w:pPr>
              <w:rPr>
                <w:rFonts w:asciiTheme="minorHAnsi" w:hAnsiTheme="minorHAnsi" w:cstheme="minorHAnsi"/>
                <w:sz w:val="18"/>
                <w:szCs w:val="18"/>
              </w:rPr>
            </w:pPr>
            <w:r w:rsidRPr="00111FBA">
              <w:rPr>
                <w:rFonts w:asciiTheme="minorHAnsi" w:hAnsiTheme="minorHAnsi" w:cstheme="minorHAnsi"/>
                <w:sz w:val="18"/>
                <w:szCs w:val="18"/>
              </w:rPr>
              <w:t>Absolute and relative delta, theta, alpha,</w:t>
            </w:r>
            <w:r>
              <w:rPr>
                <w:rFonts w:asciiTheme="minorHAnsi" w:hAnsiTheme="minorHAnsi" w:cstheme="minorHAnsi"/>
                <w:sz w:val="18"/>
                <w:szCs w:val="18"/>
              </w:rPr>
              <w:t xml:space="preserve"> </w:t>
            </w:r>
            <w:r w:rsidRPr="00111FBA">
              <w:rPr>
                <w:rFonts w:asciiTheme="minorHAnsi" w:hAnsiTheme="minorHAnsi" w:cstheme="minorHAnsi"/>
                <w:sz w:val="18"/>
                <w:szCs w:val="18"/>
              </w:rPr>
              <w:t>beta, and gamma power; total power; frequency-weighted power; SEF90 and SEF95; PSD mean, standard deviation, maximum, minimum, median, skewness, and kurtosis</w:t>
            </w:r>
          </w:p>
        </w:tc>
        <w:tc>
          <w:tcPr>
            <w:tcW w:w="1842" w:type="dxa"/>
            <w:tcBorders>
              <w:top w:val="single" w:sz="4" w:space="0" w:color="auto"/>
            </w:tcBorders>
          </w:tcPr>
          <w:p w14:paraId="1C206D19" w14:textId="77777777" w:rsidR="006B2B12" w:rsidRPr="00111FBA" w:rsidRDefault="006B2B12" w:rsidP="006B2B12">
            <w:pPr>
              <w:jc w:val="right"/>
              <w:rPr>
                <w:rFonts w:asciiTheme="minorHAnsi" w:hAnsiTheme="minorHAnsi" w:cstheme="minorHAnsi"/>
                <w:sz w:val="18"/>
                <w:szCs w:val="18"/>
              </w:rPr>
            </w:pPr>
            <w:r w:rsidRPr="00111FBA">
              <w:rPr>
                <w:rFonts w:asciiTheme="minorHAnsi" w:hAnsiTheme="minorHAnsi" w:cstheme="minorHAnsi"/>
                <w:sz w:val="18"/>
                <w:szCs w:val="18"/>
              </w:rPr>
              <w:t>21/channel (84</w:t>
            </w:r>
          </w:p>
          <w:p w14:paraId="23062B8E" w14:textId="77777777" w:rsidR="006B2B12" w:rsidRPr="00EF72CA" w:rsidRDefault="006B2B12" w:rsidP="006B2B12">
            <w:pPr>
              <w:jc w:val="right"/>
              <w:rPr>
                <w:rFonts w:asciiTheme="minorHAnsi" w:hAnsiTheme="minorHAnsi" w:cstheme="minorHAnsi"/>
                <w:sz w:val="18"/>
                <w:szCs w:val="18"/>
              </w:rPr>
            </w:pPr>
            <w:r w:rsidRPr="00111FBA">
              <w:rPr>
                <w:rFonts w:asciiTheme="minorHAnsi" w:hAnsiTheme="minorHAnsi" w:cstheme="minorHAnsi"/>
                <w:sz w:val="18"/>
                <w:szCs w:val="18"/>
              </w:rPr>
              <w:t>total)</w:t>
            </w:r>
          </w:p>
        </w:tc>
        <w:tc>
          <w:tcPr>
            <w:tcW w:w="2552" w:type="dxa"/>
            <w:tcBorders>
              <w:top w:val="single" w:sz="4" w:space="0" w:color="auto"/>
            </w:tcBorders>
          </w:tcPr>
          <w:p w14:paraId="3EC1A766" w14:textId="77777777" w:rsidR="006B2B12" w:rsidRPr="00EF72CA" w:rsidRDefault="006B2B12" w:rsidP="006B2B12">
            <w:pPr>
              <w:rPr>
                <w:rFonts w:asciiTheme="minorHAnsi" w:hAnsiTheme="minorHAnsi" w:cstheme="minorHAnsi"/>
                <w:sz w:val="18"/>
                <w:szCs w:val="18"/>
              </w:rPr>
            </w:pPr>
            <w:r w:rsidRPr="00111FBA">
              <w:rPr>
                <w:rFonts w:asciiTheme="minorHAnsi" w:hAnsiTheme="minorHAnsi" w:cstheme="minorHAnsi"/>
                <w:sz w:val="18"/>
                <w:szCs w:val="18"/>
              </w:rPr>
              <w:t>Canonical resting-state EEG descriptors with clear band-level interpretation and strong precedent in depression EEG</w:t>
            </w:r>
          </w:p>
        </w:tc>
      </w:tr>
      <w:tr w:rsidR="006B2B12" w:rsidRPr="00EF72CA" w14:paraId="78A5AF4C" w14:textId="77777777" w:rsidTr="006B2B12">
        <w:tc>
          <w:tcPr>
            <w:tcW w:w="2235" w:type="dxa"/>
          </w:tcPr>
          <w:p w14:paraId="7979F3F9"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Channel-local time domain and Hjorth</w:t>
            </w:r>
          </w:p>
        </w:tc>
        <w:tc>
          <w:tcPr>
            <w:tcW w:w="3402" w:type="dxa"/>
          </w:tcPr>
          <w:p w14:paraId="56918201"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Mean, standard deviation, variance, skewness, kurtosis, root-mean-square amplitude,</w:t>
            </w:r>
            <w:r>
              <w:rPr>
                <w:rFonts w:asciiTheme="minorHAnsi" w:hAnsiTheme="minorHAnsi" w:cstheme="minorHAnsi"/>
                <w:sz w:val="18"/>
                <w:szCs w:val="18"/>
              </w:rPr>
              <w:t xml:space="preserve"> </w:t>
            </w:r>
            <w:r w:rsidRPr="00EF72CA">
              <w:rPr>
                <w:rFonts w:asciiTheme="minorHAnsi" w:hAnsiTheme="minorHAnsi" w:cstheme="minorHAnsi"/>
                <w:sz w:val="18"/>
                <w:szCs w:val="18"/>
              </w:rPr>
              <w:t>peak-to-peak range, zero crossings, mean absolute deviation, Hjorth activity, mobility, and complexity</w:t>
            </w:r>
          </w:p>
        </w:tc>
        <w:tc>
          <w:tcPr>
            <w:tcW w:w="1842" w:type="dxa"/>
          </w:tcPr>
          <w:p w14:paraId="27354572" w14:textId="77777777" w:rsidR="006B2B12" w:rsidRPr="00EF72CA" w:rsidRDefault="006B2B12" w:rsidP="006B2B12">
            <w:pPr>
              <w:jc w:val="right"/>
              <w:rPr>
                <w:rFonts w:asciiTheme="minorHAnsi" w:hAnsiTheme="minorHAnsi" w:cstheme="minorHAnsi"/>
                <w:sz w:val="18"/>
                <w:szCs w:val="18"/>
              </w:rPr>
            </w:pPr>
            <w:r w:rsidRPr="00EF72CA">
              <w:rPr>
                <w:rFonts w:asciiTheme="minorHAnsi" w:hAnsiTheme="minorHAnsi" w:cstheme="minorHAnsi"/>
                <w:sz w:val="18"/>
                <w:szCs w:val="18"/>
              </w:rPr>
              <w:t>12/channel (48 total)</w:t>
            </w:r>
          </w:p>
        </w:tc>
        <w:tc>
          <w:tcPr>
            <w:tcW w:w="2552" w:type="dxa"/>
          </w:tcPr>
          <w:p w14:paraId="41B5DB2A"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Captures amplitude dispersion, oscillatory rate, roughness, and short-window morphology with low computational cost</w:t>
            </w:r>
          </w:p>
        </w:tc>
      </w:tr>
      <w:tr w:rsidR="006B2B12" w:rsidRPr="00EF72CA" w14:paraId="67735236" w14:textId="77777777" w:rsidTr="006B2B12">
        <w:tc>
          <w:tcPr>
            <w:tcW w:w="2235" w:type="dxa"/>
          </w:tcPr>
          <w:p w14:paraId="0742FD09"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Channel-local entropy and nonlinear complexity</w:t>
            </w:r>
          </w:p>
        </w:tc>
        <w:tc>
          <w:tcPr>
            <w:tcW w:w="3402" w:type="dxa"/>
          </w:tcPr>
          <w:p w14:paraId="2FF1F080"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Sample entropy, spectral entropy, correlation dimension, Hurst exponent, Lyapunov exponent, and detrended fluctuation analysis</w:t>
            </w:r>
          </w:p>
        </w:tc>
        <w:tc>
          <w:tcPr>
            <w:tcW w:w="1842" w:type="dxa"/>
          </w:tcPr>
          <w:p w14:paraId="6FA43B1C" w14:textId="77777777" w:rsidR="006B2B12" w:rsidRPr="00EF72CA" w:rsidRDefault="006B2B12" w:rsidP="006B2B12">
            <w:pPr>
              <w:jc w:val="right"/>
              <w:rPr>
                <w:rFonts w:asciiTheme="minorHAnsi" w:hAnsiTheme="minorHAnsi" w:cstheme="minorHAnsi"/>
                <w:sz w:val="18"/>
                <w:szCs w:val="18"/>
              </w:rPr>
            </w:pPr>
            <w:r w:rsidRPr="00EF72CA">
              <w:rPr>
                <w:rFonts w:asciiTheme="minorHAnsi" w:hAnsiTheme="minorHAnsi" w:cstheme="minorHAnsi"/>
                <w:sz w:val="18"/>
                <w:szCs w:val="18"/>
              </w:rPr>
              <w:t>6/channel (24 total)</w:t>
            </w:r>
          </w:p>
        </w:tc>
        <w:tc>
          <w:tcPr>
            <w:tcW w:w="2552" w:type="dxa"/>
          </w:tcPr>
          <w:p w14:paraId="0A7C8E7F"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Captures irregularity and complexity beyond band-power summaries</w:t>
            </w:r>
          </w:p>
        </w:tc>
      </w:tr>
      <w:tr w:rsidR="006B2B12" w:rsidRPr="00EF72CA" w14:paraId="6BF5E69A" w14:textId="77777777" w:rsidTr="006B2B12">
        <w:tc>
          <w:tcPr>
            <w:tcW w:w="2235" w:type="dxa"/>
          </w:tcPr>
          <w:p w14:paraId="4E25C4AC"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Band-power asymmetry and frontal-temporal interactions</w:t>
            </w:r>
          </w:p>
        </w:tc>
        <w:tc>
          <w:tcPr>
            <w:tcW w:w="3402" w:type="dxa"/>
          </w:tcPr>
          <w:p w14:paraId="19F6D945"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Frontal and temporal asymmetry, hemispheric asymmetry, ipsilateral frontal-temporal ratios and normalized differences, and diagonal</w:t>
            </w:r>
            <w:r>
              <w:rPr>
                <w:rFonts w:asciiTheme="minorHAnsi" w:hAnsiTheme="minorHAnsi" w:cstheme="minorHAnsi"/>
                <w:sz w:val="18"/>
                <w:szCs w:val="18"/>
              </w:rPr>
              <w:t xml:space="preserve"> </w:t>
            </w:r>
            <w:r w:rsidRPr="00EF72CA">
              <w:rPr>
                <w:rFonts w:asciiTheme="minorHAnsi" w:hAnsiTheme="minorHAnsi" w:cstheme="minorHAnsi"/>
                <w:sz w:val="18"/>
                <w:szCs w:val="18"/>
              </w:rPr>
              <w:t>AF7-TP10 and AF8-TP9 interactions across frequency bands</w:t>
            </w:r>
          </w:p>
        </w:tc>
        <w:tc>
          <w:tcPr>
            <w:tcW w:w="1842" w:type="dxa"/>
          </w:tcPr>
          <w:p w14:paraId="2DF9FD4A" w14:textId="77777777" w:rsidR="006B2B12" w:rsidRPr="00EF72CA" w:rsidRDefault="006B2B12" w:rsidP="006B2B12">
            <w:pPr>
              <w:jc w:val="right"/>
              <w:rPr>
                <w:rFonts w:asciiTheme="minorHAnsi" w:hAnsiTheme="minorHAnsi" w:cstheme="minorHAnsi"/>
                <w:sz w:val="18"/>
                <w:szCs w:val="18"/>
              </w:rPr>
            </w:pPr>
            <w:r w:rsidRPr="00EF72CA">
              <w:rPr>
                <w:rFonts w:asciiTheme="minorHAnsi" w:hAnsiTheme="minorHAnsi" w:cstheme="minorHAnsi"/>
                <w:sz w:val="18"/>
                <w:szCs w:val="18"/>
              </w:rPr>
              <w:t>70 total</w:t>
            </w:r>
          </w:p>
        </w:tc>
        <w:tc>
          <w:tcPr>
            <w:tcW w:w="2552" w:type="dxa"/>
          </w:tcPr>
          <w:p w14:paraId="6A76D5D3"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Tests laterality and frontal-temporal balance within the four-channel montage</w:t>
            </w:r>
          </w:p>
        </w:tc>
      </w:tr>
      <w:tr w:rsidR="006B2B12" w:rsidRPr="00EF72CA" w14:paraId="2E86E38F" w14:textId="77777777" w:rsidTr="006B2B12">
        <w:tc>
          <w:tcPr>
            <w:tcW w:w="2235" w:type="dxa"/>
          </w:tcPr>
          <w:p w14:paraId="539C91D0"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Synchrony and coupling</w:t>
            </w:r>
          </w:p>
        </w:tc>
        <w:tc>
          <w:tcPr>
            <w:tcW w:w="3402" w:type="dxa"/>
          </w:tcPr>
          <w:p w14:paraId="3892B9BF"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Pearson correlation and maximum normalized</w:t>
            </w:r>
            <w:r>
              <w:rPr>
                <w:rFonts w:asciiTheme="minorHAnsi" w:hAnsiTheme="minorHAnsi" w:cstheme="minorHAnsi"/>
                <w:sz w:val="18"/>
                <w:szCs w:val="18"/>
              </w:rPr>
              <w:t xml:space="preserve"> </w:t>
            </w:r>
            <w:r w:rsidRPr="00EF72CA">
              <w:rPr>
                <w:rFonts w:asciiTheme="minorHAnsi" w:hAnsiTheme="minorHAnsi" w:cstheme="minorHAnsi"/>
                <w:sz w:val="18"/>
                <w:szCs w:val="18"/>
              </w:rPr>
              <w:t>cross-correlation over six anatomical channel pairs, plus legacy cross-correlation summaries</w:t>
            </w:r>
          </w:p>
        </w:tc>
        <w:tc>
          <w:tcPr>
            <w:tcW w:w="1842" w:type="dxa"/>
          </w:tcPr>
          <w:p w14:paraId="6FEC9E6A" w14:textId="4793B4F2" w:rsidR="006B2B12" w:rsidRPr="00EF72CA" w:rsidRDefault="006B2B12" w:rsidP="006B2B12">
            <w:pPr>
              <w:jc w:val="right"/>
              <w:rPr>
                <w:rFonts w:asciiTheme="minorHAnsi" w:hAnsiTheme="minorHAnsi" w:cstheme="minorHAnsi"/>
                <w:sz w:val="18"/>
                <w:szCs w:val="18"/>
              </w:rPr>
            </w:pPr>
            <w:r w:rsidRPr="00EF72CA">
              <w:rPr>
                <w:rFonts w:asciiTheme="minorHAnsi" w:hAnsiTheme="minorHAnsi" w:cstheme="minorHAnsi"/>
                <w:sz w:val="18"/>
                <w:szCs w:val="18"/>
              </w:rPr>
              <w:t>18 total</w:t>
            </w:r>
          </w:p>
        </w:tc>
        <w:tc>
          <w:tcPr>
            <w:tcW w:w="2552" w:type="dxa"/>
          </w:tcPr>
          <w:p w14:paraId="63863407"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Summarizes short window</w:t>
            </w:r>
            <w:r>
              <w:rPr>
                <w:rFonts w:asciiTheme="minorHAnsi" w:hAnsiTheme="minorHAnsi" w:cstheme="minorHAnsi"/>
                <w:sz w:val="18"/>
                <w:szCs w:val="18"/>
              </w:rPr>
              <w:t xml:space="preserve"> </w:t>
            </w:r>
            <w:r w:rsidRPr="00EF72CA">
              <w:rPr>
                <w:rFonts w:asciiTheme="minorHAnsi" w:hAnsiTheme="minorHAnsi" w:cstheme="minorHAnsi"/>
                <w:sz w:val="18"/>
                <w:szCs w:val="18"/>
              </w:rPr>
              <w:t>coupling and cross-channel coordination</w:t>
            </w:r>
          </w:p>
        </w:tc>
      </w:tr>
      <w:tr w:rsidR="006B2B12" w:rsidRPr="00EF72CA" w14:paraId="63991A4B" w14:textId="77777777" w:rsidTr="006B2B12">
        <w:tc>
          <w:tcPr>
            <w:tcW w:w="2235" w:type="dxa"/>
            <w:tcBorders>
              <w:bottom w:val="single" w:sz="4" w:space="0" w:color="auto"/>
            </w:tcBorders>
          </w:tcPr>
          <w:p w14:paraId="07D4B7D3"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TP10-specific derived descriptors</w:t>
            </w:r>
          </w:p>
        </w:tc>
        <w:tc>
          <w:tcPr>
            <w:tcW w:w="3402" w:type="dxa"/>
            <w:tcBorders>
              <w:bottom w:val="single" w:sz="4" w:space="0" w:color="auto"/>
            </w:tcBorders>
          </w:tcPr>
          <w:p w14:paraId="069CC916"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Peak prominence, peak concentration ratio, and an asymmetry-weighted peak-prominence term</w:t>
            </w:r>
          </w:p>
        </w:tc>
        <w:tc>
          <w:tcPr>
            <w:tcW w:w="1842" w:type="dxa"/>
            <w:tcBorders>
              <w:bottom w:val="single" w:sz="4" w:space="0" w:color="auto"/>
            </w:tcBorders>
          </w:tcPr>
          <w:p w14:paraId="47DB03A5" w14:textId="77777777" w:rsidR="006B2B12" w:rsidRPr="00EF72CA" w:rsidRDefault="006B2B12" w:rsidP="006B2B12">
            <w:pPr>
              <w:jc w:val="right"/>
              <w:rPr>
                <w:rFonts w:asciiTheme="minorHAnsi" w:hAnsiTheme="minorHAnsi" w:cstheme="minorHAnsi"/>
                <w:sz w:val="18"/>
                <w:szCs w:val="18"/>
              </w:rPr>
            </w:pPr>
            <w:r w:rsidRPr="00EF72CA">
              <w:rPr>
                <w:rFonts w:asciiTheme="minorHAnsi" w:hAnsiTheme="minorHAnsi" w:cstheme="minorHAnsi"/>
                <w:sz w:val="18"/>
                <w:szCs w:val="18"/>
              </w:rPr>
              <w:t>3 total</w:t>
            </w:r>
          </w:p>
        </w:tc>
        <w:tc>
          <w:tcPr>
            <w:tcW w:w="2552" w:type="dxa"/>
            <w:tcBorders>
              <w:bottom w:val="single" w:sz="4" w:space="0" w:color="auto"/>
            </w:tcBorders>
          </w:tcPr>
          <w:p w14:paraId="3827A2B0"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Targets concentrated temporal spectral structure with straightforward interpretation</w:t>
            </w:r>
          </w:p>
        </w:tc>
      </w:tr>
      <w:tr w:rsidR="006B2B12" w:rsidRPr="00EF72CA" w14:paraId="0F9C2519" w14:textId="77777777" w:rsidTr="006B2B12">
        <w:tc>
          <w:tcPr>
            <w:tcW w:w="2235" w:type="dxa"/>
            <w:tcBorders>
              <w:top w:val="single" w:sz="4" w:space="0" w:color="auto"/>
              <w:bottom w:val="single" w:sz="4" w:space="0" w:color="auto"/>
            </w:tcBorders>
          </w:tcPr>
          <w:p w14:paraId="03929FB8"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Total EEG-derived features</w:t>
            </w:r>
          </w:p>
        </w:tc>
        <w:tc>
          <w:tcPr>
            <w:tcW w:w="3402" w:type="dxa"/>
            <w:tcBorders>
              <w:top w:val="single" w:sz="4" w:space="0" w:color="auto"/>
              <w:bottom w:val="single" w:sz="4" w:space="0" w:color="auto"/>
            </w:tcBorders>
          </w:tcPr>
          <w:p w14:paraId="2B05FB9C"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Combined feature space per window</w:t>
            </w:r>
          </w:p>
        </w:tc>
        <w:tc>
          <w:tcPr>
            <w:tcW w:w="1842" w:type="dxa"/>
            <w:tcBorders>
              <w:top w:val="single" w:sz="4" w:space="0" w:color="auto"/>
              <w:bottom w:val="single" w:sz="4" w:space="0" w:color="auto"/>
            </w:tcBorders>
          </w:tcPr>
          <w:p w14:paraId="1F925821" w14:textId="77777777" w:rsidR="006B2B12" w:rsidRPr="00EF72CA" w:rsidRDefault="006B2B12" w:rsidP="006B2B12">
            <w:pPr>
              <w:jc w:val="right"/>
              <w:rPr>
                <w:rFonts w:asciiTheme="minorHAnsi" w:hAnsiTheme="minorHAnsi" w:cstheme="minorHAnsi"/>
                <w:sz w:val="18"/>
                <w:szCs w:val="18"/>
              </w:rPr>
            </w:pPr>
            <w:r w:rsidRPr="00EF72CA">
              <w:rPr>
                <w:rFonts w:asciiTheme="minorHAnsi" w:hAnsiTheme="minorHAnsi" w:cstheme="minorHAnsi"/>
                <w:sz w:val="18"/>
                <w:szCs w:val="18"/>
              </w:rPr>
              <w:t>247 total</w:t>
            </w:r>
          </w:p>
        </w:tc>
        <w:tc>
          <w:tcPr>
            <w:tcW w:w="2552" w:type="dxa"/>
            <w:tcBorders>
              <w:top w:val="single" w:sz="4" w:space="0" w:color="auto"/>
              <w:bottom w:val="single" w:sz="4" w:space="0" w:color="auto"/>
            </w:tcBorders>
          </w:tcPr>
          <w:p w14:paraId="4C4BB644" w14:textId="77777777" w:rsidR="006B2B12" w:rsidRPr="00EF72CA" w:rsidRDefault="006B2B12" w:rsidP="006B2B12">
            <w:pPr>
              <w:rPr>
                <w:rFonts w:asciiTheme="minorHAnsi" w:hAnsiTheme="minorHAnsi" w:cstheme="minorHAnsi"/>
                <w:sz w:val="18"/>
                <w:szCs w:val="18"/>
              </w:rPr>
            </w:pPr>
            <w:r w:rsidRPr="00EF72CA">
              <w:rPr>
                <w:rFonts w:asciiTheme="minorHAnsi" w:hAnsiTheme="minorHAnsi" w:cstheme="minorHAnsi"/>
                <w:sz w:val="18"/>
                <w:szCs w:val="18"/>
              </w:rPr>
              <w:t>Broad hypothesis space for</w:t>
            </w:r>
            <w:r>
              <w:rPr>
                <w:rFonts w:asciiTheme="minorHAnsi" w:hAnsiTheme="minorHAnsi" w:cstheme="minorHAnsi"/>
                <w:sz w:val="18"/>
                <w:szCs w:val="18"/>
              </w:rPr>
              <w:t xml:space="preserve"> </w:t>
            </w:r>
            <w:r w:rsidRPr="00EF72CA">
              <w:rPr>
                <w:rFonts w:asciiTheme="minorHAnsi" w:hAnsiTheme="minorHAnsi" w:cstheme="minorHAnsi"/>
                <w:sz w:val="18"/>
                <w:szCs w:val="18"/>
              </w:rPr>
              <w:t>leakage-safe sparse selection</w:t>
            </w:r>
          </w:p>
        </w:tc>
      </w:tr>
    </w:tbl>
    <w:p w14:paraId="060DE9A3" w14:textId="035D875D" w:rsidR="006B2B12" w:rsidDel="00476026" w:rsidRDefault="006B2B12" w:rsidP="005E10E4">
      <w:pPr>
        <w:pStyle w:val="Heading2"/>
        <w:tabs>
          <w:tab w:val="left" w:pos="471"/>
        </w:tabs>
        <w:spacing w:before="200"/>
        <w:rPr>
          <w:del w:id="31" w:author="Abin Daniel ZORTO" w:date="2026-04-03T18:21:00Z" w16du:dateUtc="2026-04-03T17:21:00Z"/>
        </w:rPr>
      </w:pPr>
    </w:p>
    <w:p w14:paraId="3752C21A" w14:textId="77777777" w:rsidR="00476026" w:rsidRDefault="00476026">
      <w:pPr>
        <w:pStyle w:val="Heading2"/>
        <w:tabs>
          <w:tab w:val="left" w:pos="471"/>
        </w:tabs>
        <w:spacing w:before="200"/>
        <w:ind w:left="0" w:firstLine="0"/>
        <w:sectPr w:rsidR="00476026" w:rsidSect="00946763">
          <w:type w:val="continuous"/>
          <w:pgSz w:w="11910" w:h="15880"/>
          <w:pgMar w:top="992" w:right="992" w:bottom="992" w:left="992" w:header="702" w:footer="516" w:gutter="0"/>
          <w:cols w:space="324"/>
        </w:sectPr>
        <w:pPrChange w:id="32" w:author="Abin Daniel ZORTO" w:date="2026-04-03T18:21:00Z" w16du:dateUtc="2026-04-03T17:21:00Z">
          <w:pPr>
            <w:pStyle w:val="Heading2"/>
            <w:tabs>
              <w:tab w:val="left" w:pos="471"/>
            </w:tabs>
            <w:spacing w:before="200"/>
          </w:pPr>
        </w:pPrChange>
      </w:pPr>
    </w:p>
    <w:p w14:paraId="058C838B" w14:textId="77777777" w:rsidR="00604D7D" w:rsidRDefault="00604D7D" w:rsidP="00604D7D">
      <w:pPr>
        <w:pStyle w:val="Heading2"/>
        <w:numPr>
          <w:ilvl w:val="1"/>
          <w:numId w:val="3"/>
        </w:numPr>
        <w:tabs>
          <w:tab w:val="left" w:pos="471"/>
        </w:tabs>
        <w:spacing w:before="200"/>
        <w:rPr>
          <w:moveTo w:id="33" w:author="Abin Daniel ZORTO" w:date="2026-04-03T18:34:00Z" w16du:dateUtc="2026-04-03T17:34:00Z"/>
        </w:rPr>
      </w:pPr>
      <w:moveToRangeStart w:id="34" w:author="Abin Daniel ZORTO" w:date="2026-04-03T18:34:00Z" w:name="move226133713"/>
      <w:moveTo w:id="35" w:author="Abin Daniel ZORTO" w:date="2026-04-03T18:34:00Z" w16du:dateUtc="2026-04-03T17:34:00Z">
        <w:r>
          <w:t>Sweep</w:t>
        </w:r>
        <w:r>
          <w:rPr>
            <w:spacing w:val="-9"/>
          </w:rPr>
          <w:t xml:space="preserve"> </w:t>
        </w:r>
        <w:r>
          <w:t>design</w:t>
        </w:r>
        <w:r>
          <w:rPr>
            <w:spacing w:val="-9"/>
          </w:rPr>
          <w:t xml:space="preserve"> </w:t>
        </w:r>
        <w:r>
          <w:t>and</w:t>
        </w:r>
        <w:r>
          <w:rPr>
            <w:spacing w:val="-8"/>
          </w:rPr>
          <w:t xml:space="preserve"> </w:t>
        </w:r>
        <w:r>
          <w:rPr>
            <w:spacing w:val="-2"/>
          </w:rPr>
          <w:t>validation</w:t>
        </w:r>
      </w:moveTo>
    </w:p>
    <w:p w14:paraId="7A9F2304" w14:textId="27DDE150" w:rsidR="00604D7D" w:rsidRDefault="00604D7D" w:rsidP="00604D7D">
      <w:pPr>
        <w:pStyle w:val="BodyText"/>
        <w:spacing w:before="6" w:line="249" w:lineRule="auto"/>
        <w:ind w:left="34" w:firstLine="298"/>
        <w:jc w:val="both"/>
        <w:rPr>
          <w:moveTo w:id="36" w:author="Abin Daniel ZORTO" w:date="2026-04-03T18:34:00Z" w16du:dateUtc="2026-04-03T17:34:00Z"/>
        </w:rPr>
      </w:pPr>
      <w:moveTo w:id="37" w:author="Abin Daniel ZORTO" w:date="2026-04-03T18:34:00Z" w16du:dateUtc="2026-04-03T17:34:00Z">
        <w:r>
          <w:t>The experiment sweep compared two model families over the same feature-selection protocol: an advanced hybrid</w:t>
        </w:r>
        <w:r>
          <w:rPr>
            <w:spacing w:val="40"/>
          </w:rPr>
          <w:t xml:space="preserve"> </w:t>
        </w:r>
        <w:r>
          <w:t>1D</w:t>
        </w:r>
        <w:r>
          <w:rPr>
            <w:spacing w:val="40"/>
          </w:rPr>
          <w:t xml:space="preserve"> </w:t>
        </w:r>
        <w:r>
          <w:t>CNN-LSTM</w:t>
        </w:r>
        <w:r>
          <w:rPr>
            <w:spacing w:val="40"/>
          </w:rPr>
          <w:t xml:space="preserve"> </w:t>
        </w:r>
        <w:r>
          <w:t>and</w:t>
        </w:r>
        <w:r>
          <w:rPr>
            <w:spacing w:val="40"/>
          </w:rPr>
          <w:t xml:space="preserve"> </w:t>
        </w:r>
        <w:r>
          <w:t>a</w:t>
        </w:r>
        <w:r>
          <w:rPr>
            <w:spacing w:val="40"/>
          </w:rPr>
          <w:t xml:space="preserve"> </w:t>
        </w:r>
        <w:r>
          <w:t>linear</w:t>
        </w:r>
        <w:r>
          <w:rPr>
            <w:spacing w:val="40"/>
          </w:rPr>
          <w:t xml:space="preserve"> </w:t>
        </w:r>
        <w:r>
          <w:t>SVM.</w:t>
        </w:r>
        <w:r>
          <w:rPr>
            <w:spacing w:val="40"/>
          </w:rPr>
          <w:t xml:space="preserve"> </w:t>
        </w:r>
        <w:r>
          <w:t>All</w:t>
        </w:r>
        <w:r>
          <w:rPr>
            <w:spacing w:val="40"/>
          </w:rPr>
          <w:t xml:space="preserve"> </w:t>
        </w:r>
        <w:r>
          <w:t>runs used sequential window ordering, SelectKBest with ANOVA</w:t>
        </w:r>
        <w:r>
          <w:rPr>
            <w:spacing w:val="-1"/>
          </w:rPr>
          <w:t xml:space="preserve"> </w:t>
        </w:r>
        <w:r>
          <w:rPr>
            <w:rFonts w:ascii="Cambria" w:eastAsia="Cambria"/>
          </w:rPr>
          <w:t>𝐹</w:t>
        </w:r>
        <w:r>
          <w:rPr>
            <w:rFonts w:ascii="Cambria" w:eastAsia="Cambria"/>
            <w:spacing w:val="26"/>
          </w:rPr>
          <w:t xml:space="preserve"> </w:t>
        </w:r>
        <w:r>
          <w:t>statistics,</w:t>
        </w:r>
        <w:r>
          <w:rPr>
            <w:spacing w:val="-1"/>
          </w:rPr>
          <w:t xml:space="preserve"> </w:t>
        </w:r>
        <w:r>
          <w:t>leave-one-participant-out</w:t>
        </w:r>
        <w:r>
          <w:rPr>
            <w:spacing w:val="-1"/>
          </w:rPr>
          <w:t xml:space="preserve"> </w:t>
        </w:r>
        <w:r>
          <w:t xml:space="preserve">evaluation, leave-one-participant-out training-group equalization, and SMOTE within training folds </w:t>
        </w:r>
        <w:r>
          <w:fldChar w:fldCharType="begin"/>
        </w:r>
      </w:moveTo>
      <w:r w:rsidR="000C3A9A">
        <w:instrText xml:space="preserve"> ADDIN ZOTERO_ITEM CSL_CITATION {"citationID":"BO7Ychh0","properties":{"unsorted":false,"formattedCitation":"[50]","plainCitation":"[50]","noteIndex":0},"citationItems":[{"id":116,"uris":["http://zotero.org/users/13452644/items/MN7H2MFE"],"itemData":{"id":116,"type":"article-journal","container-title":"Journal of Artificial Intelligence Research","DOI":"10.1613/jair.953","page":"321–357","title":"SMOTE: Synthetic Minority Over-sampling Technique","volume":"16","author":[{"family":"Chawla","given":"N. V."},{"family":"Bowyer","given":"K. W."},{"family":"Hall","given":"L. O."},{"family":"Kegelmeyer","given":"W. P."}],"issued":{"date-parts":[["2002",6]]}}}],"schema":"https://github.com/citation-style-language/schema/raw/master/csl-citation.json"} </w:instrText>
      </w:r>
      <w:moveTo w:id="38" w:author="Abin Daniel ZORTO" w:date="2026-04-03T18:34:00Z" w16du:dateUtc="2026-04-03T17:34:00Z">
        <w:r>
          <w:fldChar w:fldCharType="separate"/>
        </w:r>
      </w:moveTo>
      <w:r w:rsidR="000C3A9A">
        <w:rPr>
          <w:noProof/>
        </w:rPr>
        <w:t>[50]</w:t>
      </w:r>
      <w:moveTo w:id="39" w:author="Abin Daniel ZORTO" w:date="2026-04-03T18:34:00Z" w16du:dateUtc="2026-04-03T17:34:00Z">
        <w:r>
          <w:fldChar w:fldCharType="end"/>
        </w:r>
        <w:r>
          <w:t>. The sweep varied the per-fold</w:t>
        </w:r>
        <w:r>
          <w:rPr>
            <w:spacing w:val="-9"/>
          </w:rPr>
          <w:t xml:space="preserve"> </w:t>
        </w:r>
        <w:r>
          <w:t>feature-selection</w:t>
        </w:r>
        <w:r>
          <w:rPr>
            <w:spacing w:val="-9"/>
          </w:rPr>
          <w:t xml:space="preserve"> </w:t>
        </w:r>
        <w:r>
          <w:t>budget</w:t>
        </w:r>
        <w:r>
          <w:rPr>
            <w:spacing w:val="-9"/>
          </w:rPr>
          <w:t xml:space="preserve"> </w:t>
        </w:r>
        <w:r>
          <w:t>(</w:t>
        </w:r>
        <w:r>
          <w:rPr>
            <w:rFonts w:ascii="BIZ UDGothic" w:eastAsia="BIZ UDGothic"/>
            <w:sz w:val="17"/>
          </w:rPr>
          <w:t>inner-k</w:t>
        </w:r>
        <w:r>
          <w:t>)</w:t>
        </w:r>
        <w:r>
          <w:rPr>
            <w:spacing w:val="-9"/>
          </w:rPr>
          <w:t xml:space="preserve"> </w:t>
        </w:r>
        <w:r>
          <w:t>across</w:t>
        </w:r>
        <w:r>
          <w:rPr>
            <w:spacing w:val="-9"/>
          </w:rPr>
          <w:t xml:space="preserve"> </w:t>
        </w:r>
        <w:r>
          <w:t>15</w:t>
        </w:r>
        <w:r>
          <w:rPr>
            <w:spacing w:val="-9"/>
          </w:rPr>
          <w:t xml:space="preserve"> </w:t>
        </w:r>
        <w:r>
          <w:t>values from</w:t>
        </w:r>
        <w:r>
          <w:rPr>
            <w:spacing w:val="-9"/>
          </w:rPr>
          <w:t xml:space="preserve"> </w:t>
        </w:r>
        <w:r>
          <w:t>1</w:t>
        </w:r>
        <w:r>
          <w:rPr>
            <w:spacing w:val="-9"/>
          </w:rPr>
          <w:t xml:space="preserve"> </w:t>
        </w:r>
        <w:r>
          <w:t>to</w:t>
        </w:r>
        <w:r>
          <w:rPr>
            <w:spacing w:val="-9"/>
          </w:rPr>
          <w:t xml:space="preserve"> </w:t>
        </w:r>
        <w:r>
          <w:t>70</w:t>
        </w:r>
        <w:r>
          <w:rPr>
            <w:spacing w:val="-9"/>
          </w:rPr>
          <w:t xml:space="preserve"> </w:t>
        </w:r>
        <w:r>
          <w:t>and</w:t>
        </w:r>
        <w:r>
          <w:rPr>
            <w:spacing w:val="-9"/>
          </w:rPr>
          <w:t xml:space="preserve"> </w:t>
        </w:r>
        <w:r>
          <w:t>repeated</w:t>
        </w:r>
        <w:r>
          <w:rPr>
            <w:spacing w:val="-9"/>
          </w:rPr>
          <w:t xml:space="preserve"> </w:t>
        </w:r>
        <w:r>
          <w:t>the</w:t>
        </w:r>
        <w:r>
          <w:rPr>
            <w:spacing w:val="-9"/>
          </w:rPr>
          <w:t xml:space="preserve"> </w:t>
        </w:r>
        <w:r>
          <w:t>search</w:t>
        </w:r>
        <w:r>
          <w:rPr>
            <w:spacing w:val="-9"/>
          </w:rPr>
          <w:t xml:space="preserve"> </w:t>
        </w:r>
        <w:r>
          <w:t>across</w:t>
        </w:r>
        <w:r>
          <w:rPr>
            <w:spacing w:val="-9"/>
          </w:rPr>
          <w:t xml:space="preserve"> </w:t>
        </w:r>
        <w:r>
          <w:t>5</w:t>
        </w:r>
        <w:r>
          <w:rPr>
            <w:spacing w:val="-9"/>
          </w:rPr>
          <w:t xml:space="preserve"> </w:t>
        </w:r>
        <w:r>
          <w:t>window</w:t>
        </w:r>
        <w:r>
          <w:rPr>
            <w:spacing w:val="-9"/>
          </w:rPr>
          <w:t xml:space="preserve"> </w:t>
        </w:r>
        <w:r>
          <w:t>sizes, yielding 150 successful runs in total (75 per model).</w:t>
        </w:r>
      </w:moveTo>
    </w:p>
    <w:p w14:paraId="460F4125" w14:textId="77777777" w:rsidR="00604D7D" w:rsidDel="00962722" w:rsidRDefault="00604D7D" w:rsidP="00962722">
      <w:pPr>
        <w:pStyle w:val="BodyText"/>
        <w:spacing w:line="249" w:lineRule="auto"/>
        <w:ind w:left="34" w:firstLine="298"/>
        <w:jc w:val="both"/>
        <w:rPr>
          <w:del w:id="40" w:author="Abin Daniel ZORTO" w:date="2026-04-03T18:35:00Z" w16du:dateUtc="2026-04-03T17:35:00Z"/>
        </w:rPr>
      </w:pPr>
      <w:moveTo w:id="41" w:author="Abin Daniel ZORTO" w:date="2026-04-03T18:34:00Z" w16du:dateUtc="2026-04-03T17:34:00Z">
        <w:r>
          <w:t>This</w:t>
        </w:r>
        <w:r>
          <w:rPr>
            <w:spacing w:val="80"/>
          </w:rPr>
          <w:t xml:space="preserve"> </w:t>
        </w:r>
        <w:r>
          <w:t>design</w:t>
        </w:r>
        <w:r>
          <w:rPr>
            <w:spacing w:val="80"/>
          </w:rPr>
          <w:t xml:space="preserve"> </w:t>
        </w:r>
        <w:r>
          <w:t>matters</w:t>
        </w:r>
        <w:r>
          <w:rPr>
            <w:spacing w:val="80"/>
          </w:rPr>
          <w:t xml:space="preserve"> </w:t>
        </w:r>
        <w:r>
          <w:t>for</w:t>
        </w:r>
        <w:r>
          <w:rPr>
            <w:spacing w:val="80"/>
          </w:rPr>
          <w:t xml:space="preserve"> </w:t>
        </w:r>
        <w:r>
          <w:t>interpretation.</w:t>
        </w:r>
        <w:r>
          <w:rPr>
            <w:spacing w:val="40"/>
          </w:rPr>
          <w:t xml:space="preserve"> </w:t>
        </w:r>
        <w:r>
          <w:t>Leave-one-participant-out evaluation remained subject independent throughout, so no participant contributed</w:t>
        </w:r>
        <w:r>
          <w:rPr>
            <w:spacing w:val="80"/>
            <w:w w:val="150"/>
          </w:rPr>
          <w:t xml:space="preserve"> </w:t>
        </w:r>
        <w:r>
          <w:t>both training and test windows to the same fold. Feature selection, participant-group equalization, and synthetic oversampling were all restricted to the corresponding training participants, which is important because leakage</w:t>
        </w:r>
        <w:r>
          <w:rPr>
            <w:spacing w:val="80"/>
          </w:rPr>
          <w:t xml:space="preserve"> </w:t>
        </w:r>
        <w:r>
          <w:t xml:space="preserve">at these steps can materially inflate reported biomarker performance </w:t>
        </w:r>
        <w:r>
          <w:fldChar w:fldCharType="begin"/>
        </w:r>
        <w:r>
          <w:instrText xml:space="preserve"> ADDIN ZOTERO_ITEM CSL_CITATION {"citationID":"NNI1LKVv","properties":{"unsorted":false,"formattedCitation":"[23]","plainCitation":"[23]","noteIndex":0},"citationItems":[{"id":115,"uris":["http://zotero.org/users/13452644/items/WRJ2ZJCV"],"itemData":{"id":115,"type":"article-journal","container-title":"Scientific Reports","DOI":"10.1038/s41598-021-87157-3","issue":"1","title":"Inflated prediction accuracy of neuropsychiatric biomarkers caused by data leakage in feature selection","volume":"11","author":[{"family":"Shim","given":"Miseon"},{"family":"Lee","given":"Seung-Hwan"},{"family":"Hwang","given":"Han-Jeong"}],"issued":{"date-parts":[["2021",4]]}}}],"schema":"https://github.com/citation-style-language/schema/raw/master/csl-citation.json"} </w:instrText>
        </w:r>
        <w:r>
          <w:fldChar w:fldCharType="separate"/>
        </w:r>
        <w:r>
          <w:rPr>
            <w:noProof/>
          </w:rPr>
          <w:t>[23]</w:t>
        </w:r>
        <w:r>
          <w:fldChar w:fldCharType="end"/>
        </w:r>
        <w:r>
          <w:t xml:space="preserve">. The </w:t>
        </w:r>
        <w:r>
          <w:rPr>
            <w:rFonts w:ascii="BIZ UDGothic"/>
            <w:sz w:val="17"/>
          </w:rPr>
          <w:t>inner-k</w:t>
        </w:r>
        <w:r>
          <w:rPr>
            <w:rFonts w:ascii="BIZ UDGothic"/>
            <w:spacing w:val="-10"/>
            <w:sz w:val="17"/>
          </w:rPr>
          <w:t xml:space="preserve"> </w:t>
        </w:r>
        <w:r>
          <w:t>parameter controlled how many features were selected inside each training fold. The feature-selection stability panels in the study describe shared</w:t>
        </w:r>
        <w:r>
          <w:rPr>
            <w:spacing w:val="-10"/>
          </w:rPr>
          <w:t xml:space="preserve"> </w:t>
        </w:r>
        <w:r>
          <w:t>pipeline</w:t>
        </w:r>
        <w:r>
          <w:rPr>
            <w:spacing w:val="-10"/>
          </w:rPr>
          <w:t xml:space="preserve"> </w:t>
        </w:r>
        <w:r>
          <w:t>behavior</w:t>
        </w:r>
        <w:r>
          <w:rPr>
            <w:spacing w:val="-10"/>
          </w:rPr>
          <w:t xml:space="preserve"> </w:t>
        </w:r>
        <w:r>
          <w:t>because</w:t>
        </w:r>
        <w:r>
          <w:rPr>
            <w:spacing w:val="-10"/>
          </w:rPr>
          <w:t xml:space="preserve"> </w:t>
        </w:r>
        <w:r>
          <w:t>both</w:t>
        </w:r>
        <w:r>
          <w:rPr>
            <w:spacing w:val="-10"/>
          </w:rPr>
          <w:t xml:space="preserve"> </w:t>
        </w:r>
        <w:r>
          <w:t>classifiers</w:t>
        </w:r>
        <w:r>
          <w:rPr>
            <w:spacing w:val="-10"/>
          </w:rPr>
          <w:t xml:space="preserve"> </w:t>
        </w:r>
        <w:r>
          <w:t>consumed the same selected features for matched sweep settings.</w:t>
        </w:r>
      </w:moveTo>
    </w:p>
    <w:p w14:paraId="5EF837A0" w14:textId="77777777" w:rsidR="00962722" w:rsidRDefault="00962722" w:rsidP="00604D7D">
      <w:pPr>
        <w:pStyle w:val="BodyText"/>
        <w:spacing w:line="249" w:lineRule="auto"/>
        <w:ind w:left="34" w:firstLine="298"/>
        <w:jc w:val="both"/>
        <w:rPr>
          <w:ins w:id="42" w:author="Abin Daniel ZORTO" w:date="2026-04-03T18:35:00Z" w16du:dateUtc="2026-04-03T17:35:00Z"/>
          <w:moveTo w:id="43" w:author="Abin Daniel ZORTO" w:date="2026-04-03T18:34:00Z" w16du:dateUtc="2026-04-03T17:34:00Z"/>
        </w:rPr>
      </w:pPr>
    </w:p>
    <w:moveToRangeEnd w:id="34"/>
    <w:p w14:paraId="4011BD22" w14:textId="77777777" w:rsidR="00604D7D" w:rsidRPr="00604D7D" w:rsidRDefault="00604D7D">
      <w:pPr>
        <w:pStyle w:val="BodyText"/>
        <w:spacing w:line="249" w:lineRule="auto"/>
        <w:ind w:left="34" w:firstLine="298"/>
        <w:jc w:val="both"/>
        <w:rPr>
          <w:ins w:id="44" w:author="Abin Daniel ZORTO" w:date="2026-04-03T18:34:00Z" w16du:dateUtc="2026-04-03T17:34:00Z"/>
          <w:rPrChange w:id="45" w:author="Abin Daniel ZORTO" w:date="2026-04-03T18:34:00Z" w16du:dateUtc="2026-04-03T17:34:00Z">
            <w:rPr>
              <w:ins w:id="46" w:author="Abin Daniel ZORTO" w:date="2026-04-03T18:34:00Z" w16du:dateUtc="2026-04-03T17:34:00Z"/>
              <w:spacing w:val="-2"/>
            </w:rPr>
          </w:rPrChange>
        </w:rPr>
        <w:pPrChange w:id="47" w:author="Abin Daniel ZORTO" w:date="2026-04-03T18:35:00Z" w16du:dateUtc="2026-04-03T17:35:00Z">
          <w:pPr>
            <w:pStyle w:val="Heading2"/>
            <w:numPr>
              <w:ilvl w:val="1"/>
              <w:numId w:val="3"/>
            </w:numPr>
            <w:tabs>
              <w:tab w:val="left" w:pos="471"/>
            </w:tabs>
            <w:spacing w:before="195"/>
            <w:ind w:left="439" w:hanging="439"/>
          </w:pPr>
        </w:pPrChange>
      </w:pPr>
    </w:p>
    <w:p w14:paraId="4E0C3AC8" w14:textId="3EB4FB19" w:rsidR="004E7388" w:rsidRDefault="00000000" w:rsidP="005E10E4">
      <w:pPr>
        <w:pStyle w:val="Heading2"/>
        <w:numPr>
          <w:ilvl w:val="1"/>
          <w:numId w:val="3"/>
        </w:numPr>
        <w:tabs>
          <w:tab w:val="left" w:pos="471"/>
        </w:tabs>
        <w:spacing w:before="195"/>
        <w:ind w:left="471" w:hanging="437"/>
      </w:pPr>
      <w:r>
        <w:rPr>
          <w:spacing w:val="-2"/>
        </w:rPr>
        <w:t>Models</w:t>
      </w:r>
    </w:p>
    <w:p w14:paraId="4637DB34" w14:textId="08EBA0DB" w:rsidR="004E7388" w:rsidRDefault="00000000">
      <w:pPr>
        <w:pStyle w:val="BodyText"/>
        <w:spacing w:before="6" w:line="249" w:lineRule="auto"/>
        <w:ind w:left="34" w:firstLine="298"/>
        <w:jc w:val="both"/>
      </w:pPr>
      <w:r>
        <w:t>Both classifiers operated on the fold-selected handcrafted</w:t>
      </w:r>
      <w:r>
        <w:rPr>
          <w:spacing w:val="-10"/>
        </w:rPr>
        <w:t xml:space="preserve"> </w:t>
      </w:r>
      <w:r>
        <w:t>feature</w:t>
      </w:r>
      <w:r>
        <w:rPr>
          <w:spacing w:val="-10"/>
        </w:rPr>
        <w:t xml:space="preserve"> </w:t>
      </w:r>
      <w:r>
        <w:t>vectors</w:t>
      </w:r>
      <w:r>
        <w:rPr>
          <w:spacing w:val="-10"/>
        </w:rPr>
        <w:t xml:space="preserve"> </w:t>
      </w:r>
      <w:r>
        <w:t>produced</w:t>
      </w:r>
      <w:r>
        <w:rPr>
          <w:spacing w:val="-10"/>
        </w:rPr>
        <w:t xml:space="preserve"> </w:t>
      </w:r>
      <w:r>
        <w:t>by</w:t>
      </w:r>
      <w:r>
        <w:rPr>
          <w:spacing w:val="-10"/>
        </w:rPr>
        <w:t xml:space="preserve"> </w:t>
      </w:r>
      <w:r>
        <w:t>the</w:t>
      </w:r>
      <w:r>
        <w:rPr>
          <w:spacing w:val="-10"/>
        </w:rPr>
        <w:t xml:space="preserve"> </w:t>
      </w:r>
      <w:r>
        <w:t>current</w:t>
      </w:r>
      <w:r>
        <w:rPr>
          <w:spacing w:val="-10"/>
        </w:rPr>
        <w:t xml:space="preserve"> </w:t>
      </w:r>
      <w:r>
        <w:rPr>
          <w:rFonts w:ascii="BIZ UDGothic"/>
          <w:sz w:val="17"/>
        </w:rPr>
        <w:t xml:space="preserve">inner-k </w:t>
      </w:r>
      <w:r>
        <w:t>setting. Patient-level outputs were derived by averaging held-out window probabilities within each participant before</w:t>
      </w:r>
      <w:r>
        <w:rPr>
          <w:spacing w:val="-12"/>
        </w:rPr>
        <w:t xml:space="preserve"> </w:t>
      </w:r>
      <w:r>
        <w:t>computing</w:t>
      </w:r>
      <w:r>
        <w:rPr>
          <w:spacing w:val="-12"/>
        </w:rPr>
        <w:t xml:space="preserve"> </w:t>
      </w:r>
      <w:r>
        <w:t>ROC-AUC</w:t>
      </w:r>
      <w:r>
        <w:rPr>
          <w:spacing w:val="-12"/>
        </w:rPr>
        <w:t xml:space="preserve"> </w:t>
      </w:r>
      <w:r>
        <w:t>and</w:t>
      </w:r>
      <w:r>
        <w:rPr>
          <w:spacing w:val="-12"/>
        </w:rPr>
        <w:t xml:space="preserve"> </w:t>
      </w:r>
      <w:r>
        <w:t>the</w:t>
      </w:r>
      <w:r>
        <w:rPr>
          <w:spacing w:val="-12"/>
        </w:rPr>
        <w:t xml:space="preserve"> </w:t>
      </w:r>
      <w:r>
        <w:t>other</w:t>
      </w:r>
      <w:r>
        <w:rPr>
          <w:spacing w:val="-12"/>
        </w:rPr>
        <w:t xml:space="preserve"> </w:t>
      </w:r>
      <w:r>
        <w:t>clinical</w:t>
      </w:r>
      <w:r>
        <w:rPr>
          <w:spacing w:val="-12"/>
        </w:rPr>
        <w:t xml:space="preserve"> </w:t>
      </w:r>
      <w:r>
        <w:t xml:space="preserve">metrics. Table </w:t>
      </w:r>
      <w:hyperlink w:anchor="_bookmark3" w:history="1">
        <w:r w:rsidR="004E7388">
          <w:rPr>
            <w:color w:val="2F4F4F"/>
          </w:rPr>
          <w:t>3</w:t>
        </w:r>
      </w:hyperlink>
      <w:r>
        <w:rPr>
          <w:color w:val="2F4F4F"/>
        </w:rPr>
        <w:t xml:space="preserve"> </w:t>
      </w:r>
      <w:r>
        <w:t>summarizes the model architecture and training setup used in the sweep.</w:t>
      </w:r>
    </w:p>
    <w:p w14:paraId="67E13DD8" w14:textId="7EEB9011" w:rsidR="004E7388" w:rsidRDefault="00000000">
      <w:pPr>
        <w:pStyle w:val="BodyText"/>
        <w:spacing w:line="249" w:lineRule="auto"/>
        <w:ind w:left="34" w:firstLine="298"/>
        <w:jc w:val="both"/>
      </w:pPr>
      <w:r>
        <w:t xml:space="preserve">The SVM baseline used a linear kernel with </w:t>
      </w:r>
      <w:r>
        <w:rPr>
          <w:rFonts w:ascii="BIZ UDGothic"/>
          <w:sz w:val="17"/>
        </w:rPr>
        <w:t>C=1.0</w:t>
      </w:r>
      <w:r>
        <w:rPr>
          <w:rFonts w:ascii="BIZ UDGothic"/>
          <w:spacing w:val="-22"/>
          <w:sz w:val="17"/>
        </w:rPr>
        <w:t xml:space="preserve"> </w:t>
      </w:r>
      <w:r>
        <w:t xml:space="preserve">and </w:t>
      </w:r>
      <w:r>
        <w:rPr>
          <w:spacing w:val="-2"/>
        </w:rPr>
        <w:t>probability</w:t>
      </w:r>
      <w:r>
        <w:rPr>
          <w:spacing w:val="-5"/>
        </w:rPr>
        <w:t xml:space="preserve"> </w:t>
      </w:r>
      <w:r>
        <w:rPr>
          <w:spacing w:val="-2"/>
        </w:rPr>
        <w:t>output</w:t>
      </w:r>
      <w:r>
        <w:rPr>
          <w:spacing w:val="-3"/>
        </w:rPr>
        <w:t xml:space="preserve"> </w:t>
      </w:r>
      <w:r>
        <w:rPr>
          <w:spacing w:val="-2"/>
        </w:rPr>
        <w:t>enabled.</w:t>
      </w:r>
      <w:r>
        <w:rPr>
          <w:spacing w:val="-5"/>
        </w:rPr>
        <w:t xml:space="preserve"> </w:t>
      </w:r>
      <w:r>
        <w:rPr>
          <w:spacing w:val="-2"/>
        </w:rPr>
        <w:t>When</w:t>
      </w:r>
      <w:r>
        <w:rPr>
          <w:spacing w:val="-3"/>
        </w:rPr>
        <w:t xml:space="preserve"> </w:t>
      </w:r>
      <w:r>
        <w:rPr>
          <w:spacing w:val="-2"/>
        </w:rPr>
        <w:t>SMOTE</w:t>
      </w:r>
      <w:r>
        <w:rPr>
          <w:spacing w:val="-5"/>
        </w:rPr>
        <w:t xml:space="preserve"> </w:t>
      </w:r>
      <w:r>
        <w:rPr>
          <w:spacing w:val="-2"/>
        </w:rPr>
        <w:t>was</w:t>
      </w:r>
      <w:r>
        <w:rPr>
          <w:spacing w:val="-5"/>
        </w:rPr>
        <w:t xml:space="preserve"> </w:t>
      </w:r>
      <w:r>
        <w:rPr>
          <w:spacing w:val="-2"/>
        </w:rPr>
        <w:t>active</w:t>
      </w:r>
      <w:r>
        <w:rPr>
          <w:spacing w:val="-5"/>
        </w:rPr>
        <w:t xml:space="preserve"> </w:t>
      </w:r>
      <w:r>
        <w:rPr>
          <w:spacing w:val="-2"/>
        </w:rPr>
        <w:t>inside the</w:t>
      </w:r>
      <w:r>
        <w:rPr>
          <w:spacing w:val="-11"/>
        </w:rPr>
        <w:t xml:space="preserve"> </w:t>
      </w:r>
      <w:r>
        <w:rPr>
          <w:spacing w:val="-2"/>
        </w:rPr>
        <w:t>training</w:t>
      </w:r>
      <w:r>
        <w:rPr>
          <w:spacing w:val="-10"/>
        </w:rPr>
        <w:t xml:space="preserve"> </w:t>
      </w:r>
      <w:r>
        <w:rPr>
          <w:spacing w:val="-2"/>
        </w:rPr>
        <w:t>folds,</w:t>
      </w:r>
      <w:r>
        <w:rPr>
          <w:spacing w:val="-11"/>
        </w:rPr>
        <w:t xml:space="preserve"> </w:t>
      </w:r>
      <w:r>
        <w:rPr>
          <w:spacing w:val="-2"/>
        </w:rPr>
        <w:t>class</w:t>
      </w:r>
      <w:r>
        <w:rPr>
          <w:spacing w:val="-10"/>
        </w:rPr>
        <w:t xml:space="preserve"> </w:t>
      </w:r>
      <w:r>
        <w:rPr>
          <w:spacing w:val="-2"/>
        </w:rPr>
        <w:t>weighting</w:t>
      </w:r>
      <w:r>
        <w:rPr>
          <w:spacing w:val="-11"/>
        </w:rPr>
        <w:t xml:space="preserve"> </w:t>
      </w:r>
      <w:r>
        <w:rPr>
          <w:spacing w:val="-2"/>
        </w:rPr>
        <w:t>was</w:t>
      </w:r>
      <w:r>
        <w:rPr>
          <w:spacing w:val="-10"/>
        </w:rPr>
        <w:t xml:space="preserve"> </w:t>
      </w:r>
      <w:r>
        <w:rPr>
          <w:spacing w:val="-2"/>
        </w:rPr>
        <w:t>not</w:t>
      </w:r>
      <w:r>
        <w:rPr>
          <w:spacing w:val="-11"/>
        </w:rPr>
        <w:t xml:space="preserve"> </w:t>
      </w:r>
      <w:r>
        <w:rPr>
          <w:spacing w:val="-2"/>
        </w:rPr>
        <w:t>applied</w:t>
      </w:r>
      <w:r>
        <w:rPr>
          <w:spacing w:val="-10"/>
        </w:rPr>
        <w:t xml:space="preserve"> </w:t>
      </w:r>
      <w:r>
        <w:rPr>
          <w:spacing w:val="-2"/>
        </w:rPr>
        <w:t>in</w:t>
      </w:r>
      <w:r>
        <w:rPr>
          <w:spacing w:val="-11"/>
        </w:rPr>
        <w:t xml:space="preserve"> </w:t>
      </w:r>
      <w:r>
        <w:rPr>
          <w:spacing w:val="-2"/>
        </w:rPr>
        <w:t xml:space="preserve">parallel, </w:t>
      </w:r>
      <w:r>
        <w:t>so</w:t>
      </w:r>
      <w:r>
        <w:rPr>
          <w:spacing w:val="-13"/>
        </w:rPr>
        <w:t xml:space="preserve"> </w:t>
      </w:r>
      <w:r>
        <w:t>synthetic</w:t>
      </w:r>
      <w:r>
        <w:rPr>
          <w:spacing w:val="-12"/>
        </w:rPr>
        <w:t xml:space="preserve"> </w:t>
      </w:r>
      <w:r>
        <w:t>oversampling</w:t>
      </w:r>
      <w:r>
        <w:rPr>
          <w:spacing w:val="-13"/>
        </w:rPr>
        <w:t xml:space="preserve"> </w:t>
      </w:r>
      <w:r>
        <w:t>and</w:t>
      </w:r>
      <w:r>
        <w:rPr>
          <w:spacing w:val="-12"/>
        </w:rPr>
        <w:t xml:space="preserve"> </w:t>
      </w:r>
      <w:r>
        <w:t>explicit</w:t>
      </w:r>
      <w:r>
        <w:rPr>
          <w:spacing w:val="-13"/>
        </w:rPr>
        <w:t xml:space="preserve"> </w:t>
      </w:r>
      <w:r>
        <w:t>class</w:t>
      </w:r>
      <w:r>
        <w:rPr>
          <w:spacing w:val="-12"/>
        </w:rPr>
        <w:t xml:space="preserve"> </w:t>
      </w:r>
      <w:r>
        <w:t>weighting</w:t>
      </w:r>
      <w:r>
        <w:rPr>
          <w:spacing w:val="-13"/>
        </w:rPr>
        <w:t xml:space="preserve"> </w:t>
      </w:r>
      <w:r>
        <w:t>were not used simultaneously.</w:t>
      </w:r>
    </w:p>
    <w:p w14:paraId="0F7E10F1" w14:textId="7670758C" w:rsidR="004E7388" w:rsidRDefault="00000000" w:rsidP="00111FBA">
      <w:pPr>
        <w:pStyle w:val="BodyText"/>
        <w:spacing w:line="249" w:lineRule="auto"/>
        <w:ind w:left="34" w:firstLine="298"/>
        <w:jc w:val="both"/>
      </w:pPr>
      <w:r>
        <w:t xml:space="preserve">The hybrid model treated the selected feature vector as a learned one-dimensional representation before recurrent modeling. In the best-performing 6 s, </w:t>
      </w:r>
      <w:r>
        <w:rPr>
          <w:rFonts w:ascii="BIZ UDGothic"/>
          <w:sz w:val="17"/>
        </w:rPr>
        <w:t>inner-k=1</w:t>
      </w:r>
      <w:r>
        <w:rPr>
          <w:rFonts w:ascii="BIZ UDGothic"/>
          <w:spacing w:val="-5"/>
          <w:sz w:val="17"/>
        </w:rPr>
        <w:t xml:space="preserve"> </w:t>
      </w:r>
      <w:r>
        <w:t>run, the input features were first projected to a 128-dimensional embedding</w:t>
      </w:r>
      <w:r>
        <w:rPr>
          <w:spacing w:val="40"/>
        </w:rPr>
        <w:t xml:space="preserve"> </w:t>
      </w:r>
      <w:r>
        <w:t>with</w:t>
      </w:r>
      <w:r>
        <w:rPr>
          <w:spacing w:val="40"/>
        </w:rPr>
        <w:t xml:space="preserve"> </w:t>
      </w:r>
      <w:r>
        <w:t>normalization</w:t>
      </w:r>
      <w:r>
        <w:rPr>
          <w:spacing w:val="40"/>
        </w:rPr>
        <w:t xml:space="preserve"> </w:t>
      </w:r>
      <w:r>
        <w:t>and</w:t>
      </w:r>
      <w:r>
        <w:rPr>
          <w:spacing w:val="40"/>
        </w:rPr>
        <w:t xml:space="preserve"> </w:t>
      </w:r>
      <w:r>
        <w:t>dropout,</w:t>
      </w:r>
      <w:r>
        <w:rPr>
          <w:spacing w:val="40"/>
        </w:rPr>
        <w:t xml:space="preserve"> </w:t>
      </w:r>
      <w:r>
        <w:t>then mapped</w:t>
      </w:r>
      <w:r>
        <w:rPr>
          <w:spacing w:val="40"/>
        </w:rPr>
        <w:t xml:space="preserve"> </w:t>
      </w:r>
      <w:r>
        <w:t>into</w:t>
      </w:r>
      <w:r>
        <w:rPr>
          <w:spacing w:val="40"/>
        </w:rPr>
        <w:t xml:space="preserve"> </w:t>
      </w:r>
      <w:r>
        <w:t>a</w:t>
      </w:r>
      <w:r>
        <w:rPr>
          <w:spacing w:val="40"/>
        </w:rPr>
        <w:t xml:space="preserve"> </w:t>
      </w:r>
      <w:r>
        <w:t>64-position</w:t>
      </w:r>
      <w:r>
        <w:rPr>
          <w:spacing w:val="40"/>
        </w:rPr>
        <w:t xml:space="preserve"> </w:t>
      </w:r>
      <w:r>
        <w:t>latent</w:t>
      </w:r>
      <w:r>
        <w:rPr>
          <w:spacing w:val="40"/>
        </w:rPr>
        <w:t xml:space="preserve"> </w:t>
      </w:r>
      <w:r>
        <w:t>representation</w:t>
      </w:r>
      <w:r>
        <w:rPr>
          <w:spacing w:val="40"/>
        </w:rPr>
        <w:t xml:space="preserve"> </w:t>
      </w:r>
      <w:r>
        <w:t>for</w:t>
      </w:r>
      <w:r>
        <w:rPr>
          <w:spacing w:val="80"/>
        </w:rPr>
        <w:t xml:space="preserve"> </w:t>
      </w:r>
      <w:r>
        <w:t>three convolutional blocks. These blocks used channel progressions</w:t>
      </w:r>
      <w:r>
        <w:rPr>
          <w:spacing w:val="60"/>
        </w:rPr>
        <w:t xml:space="preserve"> </w:t>
      </w:r>
      <w:r>
        <w:t>of</w:t>
      </w:r>
      <w:r>
        <w:rPr>
          <w:spacing w:val="71"/>
        </w:rPr>
        <w:t xml:space="preserve"> </w:t>
      </w:r>
      <w:r>
        <w:rPr>
          <w:rFonts w:ascii="BIZ UDGothic"/>
          <w:sz w:val="17"/>
        </w:rPr>
        <w:t>[64,64]</w:t>
      </w:r>
      <w:r>
        <w:t>,</w:t>
      </w:r>
      <w:r>
        <w:rPr>
          <w:spacing w:val="60"/>
        </w:rPr>
        <w:t xml:space="preserve"> </w:t>
      </w:r>
      <w:r>
        <w:rPr>
          <w:rFonts w:ascii="BIZ UDGothic"/>
          <w:sz w:val="17"/>
        </w:rPr>
        <w:t>[128,128]</w:t>
      </w:r>
      <w:r>
        <w:t>,</w:t>
      </w:r>
      <w:r>
        <w:rPr>
          <w:spacing w:val="61"/>
        </w:rPr>
        <w:t xml:space="preserve"> </w:t>
      </w:r>
      <w:r>
        <w:t>and</w:t>
      </w:r>
      <w:r>
        <w:rPr>
          <w:spacing w:val="61"/>
        </w:rPr>
        <w:t xml:space="preserve"> </w:t>
      </w:r>
      <w:r>
        <w:rPr>
          <w:rFonts w:ascii="BIZ UDGothic"/>
          <w:sz w:val="17"/>
        </w:rPr>
        <w:t>[256,128]</w:t>
      </w:r>
      <w:r>
        <w:rPr>
          <w:rFonts w:ascii="BIZ UDGothic"/>
          <w:spacing w:val="26"/>
          <w:sz w:val="17"/>
        </w:rPr>
        <w:t xml:space="preserve"> </w:t>
      </w:r>
      <w:r>
        <w:rPr>
          <w:spacing w:val="-4"/>
        </w:rPr>
        <w:t>with</w:t>
      </w:r>
      <w:r w:rsidR="00111FBA">
        <w:rPr>
          <w:spacing w:val="-4"/>
        </w:rPr>
        <w:t xml:space="preserve"> </w:t>
      </w:r>
      <w:r>
        <w:t xml:space="preserve">kernel sizes </w:t>
      </w:r>
      <w:r>
        <w:rPr>
          <w:rFonts w:ascii="BIZ UDGothic"/>
          <w:sz w:val="17"/>
        </w:rPr>
        <w:t>[5,3]</w:t>
      </w:r>
      <w:r>
        <w:t xml:space="preserve">, </w:t>
      </w:r>
      <w:r>
        <w:rPr>
          <w:rFonts w:ascii="BIZ UDGothic"/>
          <w:sz w:val="17"/>
        </w:rPr>
        <w:t>[3,3]</w:t>
      </w:r>
      <w:r>
        <w:t xml:space="preserve">, and </w:t>
      </w:r>
      <w:r>
        <w:rPr>
          <w:rFonts w:ascii="BIZ UDGothic"/>
          <w:sz w:val="17"/>
        </w:rPr>
        <w:t>[3,1]</w:t>
      </w:r>
      <w:r>
        <w:t>, together with batch normalization, max pooling, and dropout after each stage.</w:t>
      </w:r>
    </w:p>
    <w:p w14:paraId="725CA1A0" w14:textId="798755BE" w:rsidR="004E7388" w:rsidRDefault="00000000">
      <w:pPr>
        <w:pStyle w:val="BodyText"/>
        <w:spacing w:line="249" w:lineRule="auto"/>
        <w:ind w:left="34" w:right="32" w:firstLine="298"/>
        <w:jc w:val="both"/>
      </w:pPr>
      <w:r>
        <w:lastRenderedPageBreak/>
        <w:t>Sequence modeling then used two bidirectional LSTM layers</w:t>
      </w:r>
      <w:r>
        <w:rPr>
          <w:spacing w:val="-11"/>
        </w:rPr>
        <w:t xml:space="preserve"> </w:t>
      </w:r>
      <w:r>
        <w:t>with</w:t>
      </w:r>
      <w:r>
        <w:rPr>
          <w:spacing w:val="-11"/>
        </w:rPr>
        <w:t xml:space="preserve"> </w:t>
      </w:r>
      <w:r>
        <w:t>128</w:t>
      </w:r>
      <w:r>
        <w:rPr>
          <w:spacing w:val="-11"/>
        </w:rPr>
        <w:t xml:space="preserve"> </w:t>
      </w:r>
      <w:r>
        <w:t>and</w:t>
      </w:r>
      <w:r>
        <w:rPr>
          <w:spacing w:val="-11"/>
        </w:rPr>
        <w:t xml:space="preserve"> </w:t>
      </w:r>
      <w:r>
        <w:t>64</w:t>
      </w:r>
      <w:r>
        <w:rPr>
          <w:spacing w:val="-11"/>
        </w:rPr>
        <w:t xml:space="preserve"> </w:t>
      </w:r>
      <w:r>
        <w:t>hidden</w:t>
      </w:r>
      <w:r>
        <w:rPr>
          <w:spacing w:val="-11"/>
        </w:rPr>
        <w:t xml:space="preserve"> </w:t>
      </w:r>
      <w:r>
        <w:t>units,</w:t>
      </w:r>
      <w:r>
        <w:rPr>
          <w:spacing w:val="-11"/>
        </w:rPr>
        <w:t xml:space="preserve"> </w:t>
      </w:r>
      <w:r>
        <w:t>followed</w:t>
      </w:r>
      <w:r>
        <w:rPr>
          <w:spacing w:val="-11"/>
        </w:rPr>
        <w:t xml:space="preserve"> </w:t>
      </w:r>
      <w:r>
        <w:t>by</w:t>
      </w:r>
      <w:r>
        <w:rPr>
          <w:spacing w:val="-11"/>
        </w:rPr>
        <w:t xml:space="preserve"> </w:t>
      </w:r>
      <w:r>
        <w:t>eight-head self-attention with residual layer normalization and dropout. The recurrent summary was globally pooled and concatenated</w:t>
      </w:r>
      <w:r>
        <w:rPr>
          <w:spacing w:val="-9"/>
        </w:rPr>
        <w:t xml:space="preserve"> </w:t>
      </w:r>
      <w:r>
        <w:t>with</w:t>
      </w:r>
      <w:r>
        <w:rPr>
          <w:spacing w:val="-9"/>
        </w:rPr>
        <w:t xml:space="preserve"> </w:t>
      </w:r>
      <w:r>
        <w:t>pooled</w:t>
      </w:r>
      <w:r>
        <w:rPr>
          <w:spacing w:val="-9"/>
        </w:rPr>
        <w:t xml:space="preserve"> </w:t>
      </w:r>
      <w:r>
        <w:t>multi-scale</w:t>
      </w:r>
      <w:r>
        <w:rPr>
          <w:spacing w:val="-9"/>
        </w:rPr>
        <w:t xml:space="preserve"> </w:t>
      </w:r>
      <w:r>
        <w:t>CNN</w:t>
      </w:r>
      <w:r>
        <w:rPr>
          <w:spacing w:val="-9"/>
        </w:rPr>
        <w:t xml:space="preserve"> </w:t>
      </w:r>
      <w:r>
        <w:t>outputs</w:t>
      </w:r>
      <w:r>
        <w:rPr>
          <w:spacing w:val="-9"/>
        </w:rPr>
        <w:t xml:space="preserve"> </w:t>
      </w:r>
      <w:r>
        <w:t>through feature-pyramid</w:t>
      </w:r>
      <w:r>
        <w:rPr>
          <w:spacing w:val="-3"/>
        </w:rPr>
        <w:t xml:space="preserve"> </w:t>
      </w:r>
      <w:r>
        <w:t>fusion</w:t>
      </w:r>
      <w:r>
        <w:rPr>
          <w:spacing w:val="-3"/>
        </w:rPr>
        <w:t xml:space="preserve"> </w:t>
      </w:r>
      <w:r>
        <w:t>before</w:t>
      </w:r>
      <w:r>
        <w:rPr>
          <w:spacing w:val="-3"/>
        </w:rPr>
        <w:t xml:space="preserve"> </w:t>
      </w:r>
      <w:r>
        <w:t>two</w:t>
      </w:r>
      <w:r>
        <w:rPr>
          <w:spacing w:val="-3"/>
        </w:rPr>
        <w:t xml:space="preserve"> </w:t>
      </w:r>
      <w:r>
        <w:t>dense</w:t>
      </w:r>
      <w:r>
        <w:rPr>
          <w:spacing w:val="-3"/>
        </w:rPr>
        <w:t xml:space="preserve"> </w:t>
      </w:r>
      <w:r>
        <w:t>blocks</w:t>
      </w:r>
      <w:r>
        <w:rPr>
          <w:spacing w:val="-3"/>
        </w:rPr>
        <w:t xml:space="preserve"> </w:t>
      </w:r>
      <w:r>
        <w:t>of</w:t>
      </w:r>
      <w:r>
        <w:rPr>
          <w:spacing w:val="-3"/>
        </w:rPr>
        <w:t xml:space="preserve"> </w:t>
      </w:r>
      <w:r>
        <w:t>256</w:t>
      </w:r>
      <w:r>
        <w:rPr>
          <w:spacing w:val="-3"/>
        </w:rPr>
        <w:t xml:space="preserve"> </w:t>
      </w:r>
      <w:r>
        <w:t>and 128 units and a final two-logit output layer. Training used AdamW, cosine warm restarts, label smoothing, gradient clipping,</w:t>
      </w:r>
      <w:r>
        <w:rPr>
          <w:spacing w:val="-13"/>
        </w:rPr>
        <w:t xml:space="preserve"> </w:t>
      </w:r>
      <w:r>
        <w:t>mixed</w:t>
      </w:r>
      <w:r>
        <w:rPr>
          <w:spacing w:val="-12"/>
        </w:rPr>
        <w:t xml:space="preserve"> </w:t>
      </w:r>
      <w:r>
        <w:t>precision,</w:t>
      </w:r>
      <w:r>
        <w:rPr>
          <w:spacing w:val="-13"/>
        </w:rPr>
        <w:t xml:space="preserve"> </w:t>
      </w:r>
      <w:r>
        <w:t>and</w:t>
      </w:r>
      <w:r>
        <w:rPr>
          <w:spacing w:val="-12"/>
        </w:rPr>
        <w:t xml:space="preserve"> </w:t>
      </w:r>
      <w:r>
        <w:t>early</w:t>
      </w:r>
      <w:r>
        <w:rPr>
          <w:spacing w:val="-13"/>
        </w:rPr>
        <w:t xml:space="preserve"> </w:t>
      </w:r>
      <w:r>
        <w:t>stopping</w:t>
      </w:r>
      <w:r>
        <w:rPr>
          <w:spacing w:val="-12"/>
        </w:rPr>
        <w:t xml:space="preserve"> </w:t>
      </w:r>
      <w:del w:id="48" w:author="Abin Daniel ZORTO" w:date="2026-04-03T18:44:00Z" w16du:dateUtc="2026-04-03T17:44:00Z">
        <w:r w:rsidDel="00090906">
          <w:delText>with</w:delText>
        </w:r>
        <w:r w:rsidDel="00090906">
          <w:rPr>
            <w:spacing w:val="-13"/>
          </w:rPr>
          <w:delText xml:space="preserve"> </w:delText>
        </w:r>
        <w:r w:rsidR="00FB4B51" w:rsidDel="00090906">
          <w:delText>best state</w:delText>
        </w:r>
        <w:r w:rsidDel="00090906">
          <w:delText xml:space="preserve"> </w:delText>
        </w:r>
        <w:r w:rsidDel="00090906">
          <w:rPr>
            <w:spacing w:val="-2"/>
          </w:rPr>
          <w:delText>restore</w:delText>
        </w:r>
      </w:del>
      <w:r>
        <w:rPr>
          <w:spacing w:val="-2"/>
        </w:rPr>
        <w:t>.</w:t>
      </w:r>
    </w:p>
    <w:p w14:paraId="66B15A2E" w14:textId="42C898CC" w:rsidR="004E7388" w:rsidRDefault="00000000">
      <w:pPr>
        <w:pStyle w:val="BodyText"/>
        <w:spacing w:line="249" w:lineRule="auto"/>
        <w:ind w:left="34" w:right="32" w:firstLine="298"/>
        <w:jc w:val="both"/>
      </w:pPr>
      <w:r>
        <w:t>The architectural choices were intended to distribute</w:t>
      </w:r>
      <w:r>
        <w:rPr>
          <w:spacing w:val="40"/>
        </w:rPr>
        <w:t xml:space="preserve"> </w:t>
      </w:r>
      <w:r>
        <w:t>the modeling burden across complementary stages. The projection layer compressed the sparse selected features into</w:t>
      </w:r>
      <w:r>
        <w:rPr>
          <w:spacing w:val="-4"/>
        </w:rPr>
        <w:t xml:space="preserve"> </w:t>
      </w:r>
      <w:r>
        <w:t>a</w:t>
      </w:r>
      <w:r>
        <w:rPr>
          <w:spacing w:val="-5"/>
        </w:rPr>
        <w:t xml:space="preserve"> </w:t>
      </w:r>
      <w:r>
        <w:t>stable</w:t>
      </w:r>
      <w:r>
        <w:rPr>
          <w:spacing w:val="-5"/>
        </w:rPr>
        <w:t xml:space="preserve"> </w:t>
      </w:r>
      <w:r>
        <w:t>latent</w:t>
      </w:r>
      <w:r>
        <w:rPr>
          <w:spacing w:val="-4"/>
        </w:rPr>
        <w:t xml:space="preserve"> </w:t>
      </w:r>
      <w:r>
        <w:t>representation</w:t>
      </w:r>
      <w:r>
        <w:rPr>
          <w:spacing w:val="-5"/>
        </w:rPr>
        <w:t xml:space="preserve"> </w:t>
      </w:r>
      <w:r>
        <w:t>before</w:t>
      </w:r>
      <w:r>
        <w:rPr>
          <w:spacing w:val="-4"/>
        </w:rPr>
        <w:t xml:space="preserve"> </w:t>
      </w:r>
      <w:r>
        <w:t>deeper</w:t>
      </w:r>
      <w:r>
        <w:rPr>
          <w:spacing w:val="-5"/>
        </w:rPr>
        <w:t xml:space="preserve"> </w:t>
      </w:r>
      <w:r>
        <w:t>processing. The convolutional front end summarized short-range interactions and produced progressively richer multi-scale feature</w:t>
      </w:r>
      <w:r>
        <w:rPr>
          <w:spacing w:val="-8"/>
        </w:rPr>
        <w:t xml:space="preserve"> </w:t>
      </w:r>
      <w:r>
        <w:t>maps.</w:t>
      </w:r>
      <w:r>
        <w:rPr>
          <w:spacing w:val="-8"/>
        </w:rPr>
        <w:t xml:space="preserve"> </w:t>
      </w:r>
      <w:r>
        <w:t>The</w:t>
      </w:r>
      <w:r>
        <w:rPr>
          <w:spacing w:val="-8"/>
        </w:rPr>
        <w:t xml:space="preserve"> </w:t>
      </w:r>
      <w:r>
        <w:t>bidirectional</w:t>
      </w:r>
      <w:r>
        <w:rPr>
          <w:spacing w:val="-8"/>
        </w:rPr>
        <w:t xml:space="preserve"> </w:t>
      </w:r>
      <w:r>
        <w:t>LSTM</w:t>
      </w:r>
      <w:r>
        <w:rPr>
          <w:spacing w:val="-8"/>
        </w:rPr>
        <w:t xml:space="preserve"> </w:t>
      </w:r>
      <w:r>
        <w:t>layers</w:t>
      </w:r>
      <w:r>
        <w:rPr>
          <w:spacing w:val="-8"/>
        </w:rPr>
        <w:t xml:space="preserve"> </w:t>
      </w:r>
      <w:r>
        <w:t>then</w:t>
      </w:r>
      <w:r>
        <w:rPr>
          <w:spacing w:val="-8"/>
        </w:rPr>
        <w:t xml:space="preserve"> </w:t>
      </w:r>
      <w:r>
        <w:t>provided recurrent</w:t>
      </w:r>
      <w:r>
        <w:rPr>
          <w:spacing w:val="-13"/>
        </w:rPr>
        <w:t xml:space="preserve"> </w:t>
      </w:r>
      <w:r>
        <w:t>processing</w:t>
      </w:r>
      <w:r>
        <w:rPr>
          <w:spacing w:val="-12"/>
        </w:rPr>
        <w:t xml:space="preserve"> </w:t>
      </w:r>
      <w:r>
        <w:t>after</w:t>
      </w:r>
      <w:r>
        <w:rPr>
          <w:spacing w:val="-13"/>
        </w:rPr>
        <w:t xml:space="preserve"> </w:t>
      </w:r>
      <w:r>
        <w:t>the</w:t>
      </w:r>
      <w:r>
        <w:rPr>
          <w:spacing w:val="-12"/>
        </w:rPr>
        <w:t xml:space="preserve"> </w:t>
      </w:r>
      <w:r>
        <w:t>convolutional</w:t>
      </w:r>
      <w:r>
        <w:rPr>
          <w:spacing w:val="-13"/>
        </w:rPr>
        <w:t xml:space="preserve"> </w:t>
      </w:r>
      <w:r>
        <w:t>front</w:t>
      </w:r>
      <w:r>
        <w:rPr>
          <w:spacing w:val="-12"/>
        </w:rPr>
        <w:t xml:space="preserve"> </w:t>
      </w:r>
      <w:r>
        <w:t>end,</w:t>
      </w:r>
      <w:r>
        <w:rPr>
          <w:spacing w:val="-13"/>
        </w:rPr>
        <w:t xml:space="preserve"> </w:t>
      </w:r>
      <w:r>
        <w:t>while self-attention allowed the model to reweight informative positions</w:t>
      </w:r>
      <w:r>
        <w:rPr>
          <w:spacing w:val="40"/>
        </w:rPr>
        <w:t xml:space="preserve"> </w:t>
      </w:r>
      <w:r>
        <w:t>after</w:t>
      </w:r>
      <w:r>
        <w:rPr>
          <w:spacing w:val="40"/>
        </w:rPr>
        <w:t xml:space="preserve"> </w:t>
      </w:r>
      <w:r>
        <w:t>recurrent</w:t>
      </w:r>
      <w:r>
        <w:rPr>
          <w:spacing w:val="40"/>
        </w:rPr>
        <w:t xml:space="preserve"> </w:t>
      </w:r>
      <w:r>
        <w:t>encoding.</w:t>
      </w:r>
      <w:r>
        <w:rPr>
          <w:spacing w:val="40"/>
        </w:rPr>
        <w:t xml:space="preserve"> </w:t>
      </w:r>
      <w:r>
        <w:t>Feature-pyramid fusion retained both shallower and deeper convolutional summaries</w:t>
      </w:r>
      <w:del w:id="49" w:author="Abin Daniel ZORTO" w:date="2026-04-03T18:43:00Z" w16du:dateUtc="2026-04-03T17:43:00Z">
        <w:r w:rsidDel="00090906">
          <w:delText>, which is useful when the most discriminative structure may not reside at a single representational depth</w:delText>
        </w:r>
      </w:del>
      <w:r>
        <w:t xml:space="preserve">. The dense head provided a final nonlinear compression stage before binary classification. Batch normalization, dropout, label smoothing, gradient clipping, </w:t>
      </w:r>
      <w:r>
        <w:t>and early stopping were included to stabilize optimization</w:t>
      </w:r>
      <w:ins w:id="50" w:author="Abin Daniel ZORTO" w:date="2026-04-03T18:44:00Z" w16du:dateUtc="2026-04-03T17:44:00Z">
        <w:r w:rsidR="00090906">
          <w:t>.</w:t>
        </w:r>
      </w:ins>
      <w:del w:id="51" w:author="Abin Daniel ZORTO" w:date="2026-04-03T18:44:00Z" w16du:dateUtc="2026-04-03T17:44:00Z">
        <w:r w:rsidDel="00090906">
          <w:delText xml:space="preserve"> and limit overfitting in a relatively small cohort.</w:delText>
        </w:r>
      </w:del>
    </w:p>
    <w:p w14:paraId="3CDD757F" w14:textId="77777777" w:rsidR="004E7388" w:rsidRDefault="00000000" w:rsidP="005E10E4">
      <w:pPr>
        <w:pStyle w:val="Heading2"/>
        <w:numPr>
          <w:ilvl w:val="1"/>
          <w:numId w:val="3"/>
        </w:numPr>
        <w:tabs>
          <w:tab w:val="left" w:pos="471"/>
        </w:tabs>
        <w:spacing w:before="198"/>
        <w:ind w:left="471" w:hanging="437"/>
      </w:pPr>
      <w:r>
        <w:t>Outcome</w:t>
      </w:r>
      <w:r>
        <w:rPr>
          <w:spacing w:val="-11"/>
        </w:rPr>
        <w:t xml:space="preserve"> </w:t>
      </w:r>
      <w:r>
        <w:t>metrics</w:t>
      </w:r>
      <w:r>
        <w:rPr>
          <w:spacing w:val="-11"/>
        </w:rPr>
        <w:t xml:space="preserve"> </w:t>
      </w:r>
      <w:r>
        <w:t>and</w:t>
      </w:r>
      <w:r>
        <w:rPr>
          <w:spacing w:val="-11"/>
        </w:rPr>
        <w:t xml:space="preserve"> </w:t>
      </w:r>
      <w:r>
        <w:t>biomarker</w:t>
      </w:r>
      <w:r>
        <w:rPr>
          <w:spacing w:val="-11"/>
        </w:rPr>
        <w:t xml:space="preserve"> </w:t>
      </w:r>
      <w:r>
        <w:rPr>
          <w:spacing w:val="-2"/>
        </w:rPr>
        <w:t>summaries</w:t>
      </w:r>
    </w:p>
    <w:p w14:paraId="16F15A5D" w14:textId="77777777" w:rsidR="004E7388" w:rsidRDefault="00000000">
      <w:pPr>
        <w:pStyle w:val="BodyText"/>
        <w:spacing w:before="7" w:line="249" w:lineRule="auto"/>
        <w:ind w:left="34" w:right="32" w:firstLine="298"/>
        <w:jc w:val="both"/>
      </w:pPr>
      <w:r>
        <w:t>The primary endpoint was patient-level ROC-AUC, computed</w:t>
      </w:r>
      <w:r>
        <w:rPr>
          <w:spacing w:val="80"/>
        </w:rPr>
        <w:t xml:space="preserve"> </w:t>
      </w:r>
      <w:r>
        <w:t>from</w:t>
      </w:r>
      <w:r>
        <w:rPr>
          <w:spacing w:val="80"/>
        </w:rPr>
        <w:t xml:space="preserve"> </w:t>
      </w:r>
      <w:r>
        <w:t>participant</w:t>
      </w:r>
      <w:r>
        <w:rPr>
          <w:spacing w:val="80"/>
        </w:rPr>
        <w:t xml:space="preserve"> </w:t>
      </w:r>
      <w:r>
        <w:t>probabilities</w:t>
      </w:r>
      <w:r>
        <w:rPr>
          <w:spacing w:val="80"/>
        </w:rPr>
        <w:t xml:space="preserve"> </w:t>
      </w:r>
      <w:r>
        <w:t>aggregated over held-out windows. Secondary patient-level metrics included</w:t>
      </w:r>
      <w:r>
        <w:rPr>
          <w:spacing w:val="-8"/>
        </w:rPr>
        <w:t xml:space="preserve"> </w:t>
      </w:r>
      <w:r>
        <w:t>PR-AUC,</w:t>
      </w:r>
      <w:r>
        <w:rPr>
          <w:spacing w:val="-8"/>
        </w:rPr>
        <w:t xml:space="preserve"> </w:t>
      </w:r>
      <w:r>
        <w:t>balanced</w:t>
      </w:r>
      <w:r>
        <w:rPr>
          <w:spacing w:val="-8"/>
        </w:rPr>
        <w:t xml:space="preserve"> </w:t>
      </w:r>
      <w:r>
        <w:t>accuracy,</w:t>
      </w:r>
      <w:r>
        <w:rPr>
          <w:spacing w:val="-8"/>
        </w:rPr>
        <w:t xml:space="preserve"> </w:t>
      </w:r>
      <w:r>
        <w:t>accuracy,</w:t>
      </w:r>
      <w:r>
        <w:rPr>
          <w:spacing w:val="-8"/>
        </w:rPr>
        <w:t xml:space="preserve"> </w:t>
      </w:r>
      <w:r>
        <w:t>F1,</w:t>
      </w:r>
      <w:r>
        <w:rPr>
          <w:spacing w:val="-8"/>
        </w:rPr>
        <w:t xml:space="preserve"> </w:t>
      </w:r>
      <w:r>
        <w:t>MCC, precision,</w:t>
      </w:r>
      <w:r>
        <w:rPr>
          <w:spacing w:val="-5"/>
        </w:rPr>
        <w:t xml:space="preserve"> </w:t>
      </w:r>
      <w:r>
        <w:t>recall,</w:t>
      </w:r>
      <w:r>
        <w:rPr>
          <w:spacing w:val="-5"/>
        </w:rPr>
        <w:t xml:space="preserve"> </w:t>
      </w:r>
      <w:r>
        <w:t>and</w:t>
      </w:r>
      <w:r>
        <w:rPr>
          <w:spacing w:val="-5"/>
        </w:rPr>
        <w:t xml:space="preserve"> </w:t>
      </w:r>
      <w:r>
        <w:t>specificity.</w:t>
      </w:r>
      <w:r>
        <w:rPr>
          <w:spacing w:val="-5"/>
        </w:rPr>
        <w:t xml:space="preserve"> </w:t>
      </w:r>
      <w:r>
        <w:t>The</w:t>
      </w:r>
      <w:r>
        <w:rPr>
          <w:spacing w:val="-5"/>
        </w:rPr>
        <w:t xml:space="preserve"> </w:t>
      </w:r>
      <w:r>
        <w:t>pipeline</w:t>
      </w:r>
      <w:r>
        <w:rPr>
          <w:spacing w:val="-5"/>
        </w:rPr>
        <w:t xml:space="preserve"> </w:t>
      </w:r>
      <w:r>
        <w:t>also</w:t>
      </w:r>
      <w:r>
        <w:rPr>
          <w:spacing w:val="-5"/>
        </w:rPr>
        <w:t xml:space="preserve"> </w:t>
      </w:r>
      <w:r>
        <w:t>reported bootstrap</w:t>
      </w:r>
      <w:r>
        <w:rPr>
          <w:spacing w:val="-12"/>
        </w:rPr>
        <w:t xml:space="preserve"> </w:t>
      </w:r>
      <w:r>
        <w:t>confidence</w:t>
      </w:r>
      <w:r>
        <w:rPr>
          <w:spacing w:val="-12"/>
        </w:rPr>
        <w:t xml:space="preserve"> </w:t>
      </w:r>
      <w:r>
        <w:t>intervals</w:t>
      </w:r>
      <w:r>
        <w:rPr>
          <w:spacing w:val="-12"/>
        </w:rPr>
        <w:t xml:space="preserve"> </w:t>
      </w:r>
      <w:r>
        <w:t>and</w:t>
      </w:r>
      <w:r>
        <w:rPr>
          <w:spacing w:val="-12"/>
        </w:rPr>
        <w:t xml:space="preserve"> </w:t>
      </w:r>
      <w:r>
        <w:t>a</w:t>
      </w:r>
      <w:r>
        <w:rPr>
          <w:spacing w:val="-12"/>
        </w:rPr>
        <w:t xml:space="preserve"> </w:t>
      </w:r>
      <w:r>
        <w:t>permutation</w:t>
      </w:r>
      <w:r>
        <w:rPr>
          <w:spacing w:val="-12"/>
        </w:rPr>
        <w:t xml:space="preserve"> </w:t>
      </w:r>
      <w:r>
        <w:t>test</w:t>
      </w:r>
      <w:r>
        <w:rPr>
          <w:spacing w:val="-12"/>
        </w:rPr>
        <w:t xml:space="preserve"> </w:t>
      </w:r>
      <w:r>
        <w:t>for</w:t>
      </w:r>
      <w:r>
        <w:rPr>
          <w:spacing w:val="-12"/>
        </w:rPr>
        <w:t xml:space="preserve"> </w:t>
      </w:r>
      <w:r>
        <w:t>the patient-level ROC-AUC summary. All main study claims use</w:t>
      </w:r>
      <w:r>
        <w:rPr>
          <w:spacing w:val="-4"/>
        </w:rPr>
        <w:t xml:space="preserve"> </w:t>
      </w:r>
      <w:r>
        <w:t>patient-level</w:t>
      </w:r>
      <w:r>
        <w:rPr>
          <w:spacing w:val="-4"/>
        </w:rPr>
        <w:t xml:space="preserve"> </w:t>
      </w:r>
      <w:r>
        <w:t>metrics.</w:t>
      </w:r>
      <w:r>
        <w:rPr>
          <w:spacing w:val="-4"/>
        </w:rPr>
        <w:t xml:space="preserve"> </w:t>
      </w:r>
      <w:r>
        <w:t>Window-level</w:t>
      </w:r>
      <w:r>
        <w:rPr>
          <w:spacing w:val="-4"/>
        </w:rPr>
        <w:t xml:space="preserve"> </w:t>
      </w:r>
      <w:r>
        <w:t>scores</w:t>
      </w:r>
      <w:r>
        <w:rPr>
          <w:spacing w:val="-4"/>
        </w:rPr>
        <w:t xml:space="preserve"> </w:t>
      </w:r>
      <w:r>
        <w:t>appear</w:t>
      </w:r>
      <w:r>
        <w:rPr>
          <w:spacing w:val="-4"/>
        </w:rPr>
        <w:t xml:space="preserve"> </w:t>
      </w:r>
      <w:r>
        <w:t>only as intermediate outputs.</w:t>
      </w:r>
    </w:p>
    <w:p w14:paraId="4424515D" w14:textId="741879A5" w:rsidR="004E7388" w:rsidRDefault="00000000">
      <w:pPr>
        <w:pStyle w:val="BodyText"/>
        <w:spacing w:line="249" w:lineRule="auto"/>
        <w:ind w:left="34" w:right="32" w:firstLine="298"/>
        <w:jc w:val="both"/>
      </w:pPr>
      <w:r>
        <w:t>To</w:t>
      </w:r>
      <w:r>
        <w:rPr>
          <w:spacing w:val="40"/>
        </w:rPr>
        <w:t xml:space="preserve"> </w:t>
      </w:r>
      <w:r>
        <w:t>characterize</w:t>
      </w:r>
      <w:r>
        <w:rPr>
          <w:spacing w:val="40"/>
        </w:rPr>
        <w:t xml:space="preserve"> </w:t>
      </w:r>
      <w:r>
        <w:t>biomarker</w:t>
      </w:r>
      <w:r w:rsidR="00ED5738">
        <w:rPr>
          <w:spacing w:val="40"/>
        </w:rPr>
        <w:t xml:space="preserve"> </w:t>
      </w:r>
      <w:r>
        <w:t>behavior</w:t>
      </w:r>
      <w:r w:rsidR="00ED5738">
        <w:rPr>
          <w:spacing w:val="40"/>
        </w:rPr>
        <w:t xml:space="preserve"> </w:t>
      </w:r>
      <w:r>
        <w:t>across</w:t>
      </w:r>
      <w:r>
        <w:rPr>
          <w:spacing w:val="40"/>
        </w:rPr>
        <w:t xml:space="preserve"> </w:t>
      </w:r>
      <w:r>
        <w:t>leave-one-participant-out</w:t>
      </w:r>
      <w:r>
        <w:rPr>
          <w:spacing w:val="40"/>
        </w:rPr>
        <w:t xml:space="preserve"> </w:t>
      </w:r>
      <w:r>
        <w:t>folds,</w:t>
      </w:r>
      <w:r>
        <w:rPr>
          <w:spacing w:val="40"/>
        </w:rPr>
        <w:t xml:space="preserve"> </w:t>
      </w:r>
      <w:r>
        <w:t>we</w:t>
      </w:r>
      <w:r>
        <w:rPr>
          <w:spacing w:val="40"/>
        </w:rPr>
        <w:t xml:space="preserve"> </w:t>
      </w:r>
      <w:r>
        <w:t>used</w:t>
      </w:r>
      <w:r>
        <w:rPr>
          <w:spacing w:val="40"/>
        </w:rPr>
        <w:t xml:space="preserve"> </w:t>
      </w:r>
      <w:r>
        <w:t>several</w:t>
      </w:r>
      <w:r>
        <w:rPr>
          <w:spacing w:val="40"/>
        </w:rPr>
        <w:t xml:space="preserve"> </w:t>
      </w:r>
      <w:r>
        <w:t>post</w:t>
      </w:r>
      <w:r>
        <w:rPr>
          <w:spacing w:val="40"/>
        </w:rPr>
        <w:t xml:space="preserve"> </w:t>
      </w:r>
      <w:r>
        <w:t>hoc</w:t>
      </w:r>
      <w:r>
        <w:rPr>
          <w:spacing w:val="40"/>
        </w:rPr>
        <w:t xml:space="preserve"> </w:t>
      </w:r>
      <w:r>
        <w:t>summaries:</w:t>
      </w:r>
      <w:r>
        <w:rPr>
          <w:spacing w:val="40"/>
        </w:rPr>
        <w:t xml:space="preserve"> </w:t>
      </w:r>
      <w:r>
        <w:t>mean</w:t>
      </w:r>
      <w:r>
        <w:rPr>
          <w:spacing w:val="40"/>
        </w:rPr>
        <w:t xml:space="preserve"> </w:t>
      </w:r>
      <w:r>
        <w:t>pairwise</w:t>
      </w:r>
      <w:r>
        <w:rPr>
          <w:spacing w:val="40"/>
        </w:rPr>
        <w:t xml:space="preserve"> </w:t>
      </w:r>
      <w:r>
        <w:t>Jaccard</w:t>
      </w:r>
      <w:r>
        <w:rPr>
          <w:spacing w:val="40"/>
        </w:rPr>
        <w:t xml:space="preserve"> </w:t>
      </w:r>
      <w:r>
        <w:t>overlap, Kuncheva index, unique feature count, top-feature share, class-conditional selection deltas, and effect-direction consistency. These summaries are descriptive. They characterize</w:t>
      </w:r>
      <w:r>
        <w:rPr>
          <w:spacing w:val="40"/>
        </w:rPr>
        <w:t xml:space="preserve"> </w:t>
      </w:r>
      <w:r>
        <w:t>recurrence</w:t>
      </w:r>
      <w:r>
        <w:rPr>
          <w:spacing w:val="40"/>
        </w:rPr>
        <w:t xml:space="preserve"> </w:t>
      </w:r>
      <w:r>
        <w:t>and</w:t>
      </w:r>
      <w:r>
        <w:rPr>
          <w:spacing w:val="40"/>
        </w:rPr>
        <w:t xml:space="preserve"> </w:t>
      </w:r>
      <w:r>
        <w:t>directionality</w:t>
      </w:r>
      <w:r>
        <w:rPr>
          <w:spacing w:val="40"/>
        </w:rPr>
        <w:t xml:space="preserve"> </w:t>
      </w:r>
      <w:r>
        <w:t>across</w:t>
      </w:r>
      <w:r>
        <w:rPr>
          <w:spacing w:val="40"/>
        </w:rPr>
        <w:t xml:space="preserve"> </w:t>
      </w:r>
      <w:r>
        <w:t>folds and</w:t>
      </w:r>
      <w:r>
        <w:rPr>
          <w:spacing w:val="40"/>
        </w:rPr>
        <w:t xml:space="preserve"> </w:t>
      </w:r>
      <w:r>
        <w:t>do</w:t>
      </w:r>
      <w:r>
        <w:rPr>
          <w:spacing w:val="40"/>
        </w:rPr>
        <w:t xml:space="preserve"> </w:t>
      </w:r>
      <w:r>
        <w:t>not</w:t>
      </w:r>
      <w:r>
        <w:rPr>
          <w:spacing w:val="40"/>
        </w:rPr>
        <w:t xml:space="preserve"> </w:t>
      </w:r>
      <w:r>
        <w:t>support</w:t>
      </w:r>
      <w:r>
        <w:rPr>
          <w:spacing w:val="40"/>
        </w:rPr>
        <w:t xml:space="preserve"> </w:t>
      </w:r>
      <w:r>
        <w:t>causal</w:t>
      </w:r>
      <w:r>
        <w:rPr>
          <w:spacing w:val="40"/>
        </w:rPr>
        <w:t xml:space="preserve"> </w:t>
      </w:r>
      <w:r>
        <w:t>interpretation.</w:t>
      </w:r>
      <w:r>
        <w:rPr>
          <w:spacing w:val="40"/>
        </w:rPr>
        <w:t xml:space="preserve"> </w:t>
      </w:r>
      <w:r>
        <w:t>Low</w:t>
      </w:r>
      <w:r>
        <w:rPr>
          <w:spacing w:val="40"/>
        </w:rPr>
        <w:t xml:space="preserve"> </w:t>
      </w:r>
      <w:r>
        <w:t xml:space="preserve">overlap can coexist with recurring features that retain consistent class-separation direction when selected </w:t>
      </w:r>
      <w:r w:rsidR="0034464B">
        <w:fldChar w:fldCharType="begin"/>
      </w:r>
      <w:r w:rsidR="0034464B">
        <w:instrText xml:space="preserve"> ADDIN ZOTERO_ITEM CSL_CITATION {"citationID":"LXo7bqtf","properties":{"unsorted":false,"formattedCitation":"[5], [6], [11]","plainCitation":"[5], [6], [11]","noteIndex":0},"citationItems":[{"id":31,"uris":["http://zotero.org/users/13452644/items/P6J8XISV"],"itemData":{"id":31,"type":"article-journal","container-title":"International Review of Psychiatry","DOI":"10.3109/09540261.2013.816269","title":"EEG biomarkers in major depressive disorder: Discriminative power and prediction of treatment response","URL":"https://doi.org/10.3109/09540261.2013.816269","author":[{"family":"Olbrich","given":"Sebastian"},{"family":"Arns","given":"Martijn"}],"issued":{"date-parts":[["2013"]]}}},{"id":55,"uris":["http://zotero.org/users/13452644/items/QI4S6DS9"],"itemData":{"id":55,"type":"article-journal","container-title":"Neuropsychobiology","DOI":"10.1159/000437435","title":"Personalized Medicine: Review and Perspectives of Promising Baseline EEG Biomarkers in Major Depressive Disorder and Attention Deficit Hyperactivity Disorder","URL":"https://doi.org/10.1159/000437435","author":[{"family":"Olbrich","given":"Sebastian"},{"family":"Dinteren","given":"Rik","dropping-particle":"van"},{"family":"Arns","given":"Martijn"}],"issued":{"date-parts":[["2015"]]}}},{"id":35,"uris":["http://zotero.org/users/13452644/items/5BSYMCTF"],"itemData":{"id":35,"type":"article-journal","container-title":"npj Mental Health Research","DOI":"10.1038/s44184-023-00038-7","title":"Technical and clinical considerations for electroencephalography-based biomarkers for major depressive disorder","URL":"https://doi.org/10.1038/s44184-023-00038-7","author":[{"family":"Simmatis","given":"Leif"},{"family":"Russo","given":"Emma E."},{"family":"Geraci","given":"Joseph"},{"family":"Harmsen","given":"Irene E."},{"family":"Samuel","given":"Nardin"}],"issued":{"date-parts":[["2023"]]}}}],"schema":"https://github.com/citation-style-language/schema/raw/master/csl-citation.json"} </w:instrText>
      </w:r>
      <w:r w:rsidR="0034464B">
        <w:fldChar w:fldCharType="separate"/>
      </w:r>
      <w:r w:rsidR="0034464B">
        <w:rPr>
          <w:noProof/>
        </w:rPr>
        <w:t>[5], [6], [11]</w:t>
      </w:r>
      <w:r w:rsidR="0034464B">
        <w:fldChar w:fldCharType="end"/>
      </w:r>
      <w:r w:rsidR="0034464B">
        <w:t>.</w:t>
      </w:r>
    </w:p>
    <w:p w14:paraId="1FBBBA38" w14:textId="77777777" w:rsidR="006B2B12" w:rsidRDefault="006B2B12">
      <w:pPr>
        <w:pStyle w:val="BodyText"/>
        <w:spacing w:line="249" w:lineRule="auto"/>
        <w:ind w:left="34" w:right="32" w:firstLine="298"/>
        <w:jc w:val="both"/>
        <w:sectPr w:rsidR="006B2B12" w:rsidSect="00946763">
          <w:type w:val="continuous"/>
          <w:pgSz w:w="11910" w:h="15880"/>
          <w:pgMar w:top="992" w:right="992" w:bottom="992" w:left="992" w:header="702" w:footer="516" w:gutter="0"/>
          <w:cols w:num="2" w:space="324"/>
        </w:sectPr>
      </w:pPr>
    </w:p>
    <w:p w14:paraId="7C363A2D" w14:textId="7F92D832" w:rsidR="006B2B12" w:rsidRDefault="006B2B12">
      <w:pPr>
        <w:pStyle w:val="BodyText"/>
        <w:spacing w:line="249" w:lineRule="auto"/>
        <w:ind w:left="34" w:right="32" w:firstLine="298"/>
        <w:jc w:val="both"/>
      </w:pPr>
    </w:p>
    <w:p w14:paraId="01CF0354" w14:textId="6D880C19" w:rsidR="004C39FC" w:rsidRPr="004C39FC" w:rsidRDefault="004C39FC" w:rsidP="006B2B12">
      <w:pPr>
        <w:pStyle w:val="BodyText"/>
        <w:spacing w:before="7" w:line="249" w:lineRule="auto"/>
        <w:ind w:left="34"/>
        <w:rPr>
          <w:rFonts w:asciiTheme="minorHAnsi" w:hAnsiTheme="minorHAnsi" w:cstheme="minorHAnsi"/>
        </w:rPr>
      </w:pPr>
      <w:r w:rsidRPr="005E10E4">
        <w:rPr>
          <w:rFonts w:asciiTheme="minorHAnsi" w:hAnsiTheme="minorHAnsi" w:cstheme="minorHAnsi"/>
          <w:b/>
          <w:bCs/>
        </w:rPr>
        <w:t xml:space="preserve">Table </w:t>
      </w:r>
      <w:r w:rsidRPr="005E10E4">
        <w:rPr>
          <w:rFonts w:asciiTheme="minorHAnsi" w:hAnsiTheme="minorHAnsi" w:cstheme="minorHAnsi"/>
          <w:b/>
          <w:bCs/>
        </w:rPr>
        <w:fldChar w:fldCharType="begin"/>
      </w:r>
      <w:r w:rsidRPr="005E10E4">
        <w:rPr>
          <w:rFonts w:asciiTheme="minorHAnsi" w:hAnsiTheme="minorHAnsi" w:cstheme="minorHAnsi"/>
          <w:b/>
          <w:bCs/>
        </w:rPr>
        <w:instrText xml:space="preserve"> SEQ Table \* ARABIC </w:instrText>
      </w:r>
      <w:r w:rsidRPr="005E10E4">
        <w:rPr>
          <w:rFonts w:asciiTheme="minorHAnsi" w:hAnsiTheme="minorHAnsi" w:cstheme="minorHAnsi"/>
          <w:b/>
          <w:bCs/>
        </w:rPr>
        <w:fldChar w:fldCharType="separate"/>
      </w:r>
      <w:r w:rsidR="00AC2009">
        <w:rPr>
          <w:rFonts w:asciiTheme="minorHAnsi" w:hAnsiTheme="minorHAnsi" w:cstheme="minorHAnsi"/>
          <w:b/>
          <w:bCs/>
          <w:noProof/>
        </w:rPr>
        <w:t>3</w:t>
      </w:r>
      <w:r w:rsidRPr="005E10E4">
        <w:rPr>
          <w:rFonts w:asciiTheme="minorHAnsi" w:hAnsiTheme="minorHAnsi" w:cstheme="minorHAnsi"/>
          <w:b/>
          <w:bCs/>
        </w:rPr>
        <w:fldChar w:fldCharType="end"/>
      </w:r>
      <w:r w:rsidRPr="004C39FC">
        <w:rPr>
          <w:rFonts w:asciiTheme="minorHAnsi" w:hAnsiTheme="minorHAnsi" w:cstheme="minorHAnsi"/>
        </w:rPr>
        <w:br/>
      </w:r>
      <w:r w:rsidRPr="004C39FC">
        <w:rPr>
          <w:rFonts w:asciiTheme="minorHAnsi" w:hAnsiTheme="minorHAnsi" w:cstheme="minorHAnsi"/>
          <w:noProof/>
        </w:rPr>
        <w:t>Model architecture and training summary for the two evaluated classifier families.</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12"/>
      </w:tblGrid>
      <w:tr w:rsidR="004C39FC" w:rsidRPr="004C39FC" w14:paraId="443441EE" w14:textId="77777777" w:rsidTr="004C39FC">
        <w:tc>
          <w:tcPr>
            <w:tcW w:w="3119" w:type="dxa"/>
            <w:tcBorders>
              <w:top w:val="single" w:sz="4" w:space="0" w:color="auto"/>
              <w:bottom w:val="single" w:sz="4" w:space="0" w:color="auto"/>
            </w:tcBorders>
          </w:tcPr>
          <w:p w14:paraId="50118275" w14:textId="77777777" w:rsidR="004C39FC" w:rsidRPr="004C39FC" w:rsidRDefault="004C39FC" w:rsidP="000A7780">
            <w:pPr>
              <w:rPr>
                <w:rFonts w:asciiTheme="minorHAnsi" w:hAnsiTheme="minorHAnsi" w:cstheme="minorHAnsi"/>
                <w:sz w:val="18"/>
                <w:szCs w:val="18"/>
              </w:rPr>
            </w:pPr>
            <w:bookmarkStart w:id="52" w:name="_bookmark3"/>
            <w:bookmarkEnd w:id="52"/>
            <w:r w:rsidRPr="004C39FC">
              <w:rPr>
                <w:rFonts w:asciiTheme="minorHAnsi" w:hAnsiTheme="minorHAnsi" w:cstheme="minorHAnsi"/>
                <w:sz w:val="18"/>
                <w:szCs w:val="18"/>
              </w:rPr>
              <w:t>Component</w:t>
            </w:r>
          </w:p>
        </w:tc>
        <w:tc>
          <w:tcPr>
            <w:tcW w:w="6912" w:type="dxa"/>
            <w:tcBorders>
              <w:top w:val="single" w:sz="4" w:space="0" w:color="auto"/>
              <w:bottom w:val="single" w:sz="4" w:space="0" w:color="auto"/>
            </w:tcBorders>
          </w:tcPr>
          <w:p w14:paraId="4AC6B5AB"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Configuration</w:t>
            </w:r>
          </w:p>
        </w:tc>
      </w:tr>
      <w:tr w:rsidR="004C39FC" w:rsidRPr="004C39FC" w14:paraId="4CBDB543" w14:textId="77777777" w:rsidTr="004C39FC">
        <w:tc>
          <w:tcPr>
            <w:tcW w:w="3119" w:type="dxa"/>
            <w:tcBorders>
              <w:top w:val="single" w:sz="4" w:space="0" w:color="auto"/>
            </w:tcBorders>
          </w:tcPr>
          <w:p w14:paraId="23D21504"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Input to both models</w:t>
            </w:r>
          </w:p>
        </w:tc>
        <w:tc>
          <w:tcPr>
            <w:tcW w:w="6912" w:type="dxa"/>
            <w:tcBorders>
              <w:top w:val="single" w:sz="4" w:space="0" w:color="auto"/>
            </w:tcBorders>
          </w:tcPr>
          <w:p w14:paraId="4D7CEDDA"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Fold-selected handcrafted feature vector from the current inner-k setting. Patient-level predictions were computed by averaging held-out window probabilities within each participant.</w:t>
            </w:r>
          </w:p>
        </w:tc>
      </w:tr>
      <w:tr w:rsidR="004C39FC" w:rsidRPr="004C39FC" w14:paraId="252C78A3" w14:textId="77777777" w:rsidTr="004C39FC">
        <w:tc>
          <w:tcPr>
            <w:tcW w:w="3119" w:type="dxa"/>
          </w:tcPr>
          <w:p w14:paraId="24DFA8DA"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SVM baseline</w:t>
            </w:r>
          </w:p>
        </w:tc>
        <w:tc>
          <w:tcPr>
            <w:tcW w:w="6912" w:type="dxa"/>
          </w:tcPr>
          <w:p w14:paraId="335D810C"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Linear-kernel SVM with C=1.0 and probability estimates enabled. When SMOTE was active in the training folds, class weighting was disabled to avoid double balancing.</w:t>
            </w:r>
          </w:p>
        </w:tc>
      </w:tr>
      <w:tr w:rsidR="004C39FC" w:rsidRPr="004C39FC" w14:paraId="0C8C7702" w14:textId="77777777" w:rsidTr="004C39FC">
        <w:tc>
          <w:tcPr>
            <w:tcW w:w="3119" w:type="dxa"/>
          </w:tcPr>
          <w:p w14:paraId="361CBF6F"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Hybrid input embedding</w:t>
            </w:r>
          </w:p>
        </w:tc>
        <w:tc>
          <w:tcPr>
            <w:tcW w:w="6912" w:type="dxa"/>
          </w:tcPr>
          <w:p w14:paraId="07E8E456"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Three 1D convolutional blocks with filter progressions [64,64], [128,128], and [256,128]; kernel sizes [5,3], [3,3], and [3,1]; max-pooling factors 2, 2, and 1; batch normalization; and dropout [0.1,0.2, 0.3]</w:t>
            </w:r>
            <w:del w:id="53" w:author="Abin Daniel ZORTO" w:date="2026-04-03T18:25:00Z" w16du:dateUtc="2026-04-03T17:25:00Z">
              <w:r w:rsidRPr="004C39FC" w:rsidDel="00604D7D">
                <w:rPr>
                  <w:rFonts w:asciiTheme="minorHAnsi" w:hAnsiTheme="minorHAnsi" w:cstheme="minorHAnsi"/>
                  <w:sz w:val="18"/>
                  <w:szCs w:val="18"/>
                </w:rPr>
                <w:delText>.</w:delText>
              </w:r>
            </w:del>
            <w:r w:rsidRPr="004C39FC">
              <w:rPr>
                <w:rFonts w:asciiTheme="minorHAnsi" w:hAnsiTheme="minorHAnsi" w:cstheme="minorHAnsi"/>
                <w:sz w:val="18"/>
                <w:szCs w:val="18"/>
              </w:rPr>
              <w:t>.</w:t>
            </w:r>
          </w:p>
        </w:tc>
      </w:tr>
      <w:tr w:rsidR="004C39FC" w:rsidRPr="004C39FC" w14:paraId="7AD67272" w14:textId="77777777" w:rsidTr="004C39FC">
        <w:tc>
          <w:tcPr>
            <w:tcW w:w="3119" w:type="dxa"/>
          </w:tcPr>
          <w:p w14:paraId="03BE514F"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CNN trunk</w:t>
            </w:r>
          </w:p>
        </w:tc>
        <w:tc>
          <w:tcPr>
            <w:tcW w:w="6912" w:type="dxa"/>
          </w:tcPr>
          <w:p w14:paraId="3742056A"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Three 1D convolutional blocks with filter progressions [64,64], [128,128], and [256,128]; kernel sizes [5,3], [3,3], and [3,1]; max-pooling factors 2, 2, and 1; batch normalization; and dropout [0.1, 0.2, 0.3].</w:t>
            </w:r>
          </w:p>
        </w:tc>
      </w:tr>
      <w:tr w:rsidR="004C39FC" w:rsidRPr="004C39FC" w14:paraId="6724ED6A" w14:textId="77777777" w:rsidTr="004C39FC">
        <w:tc>
          <w:tcPr>
            <w:tcW w:w="3119" w:type="dxa"/>
          </w:tcPr>
          <w:p w14:paraId="0FF16F6F"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Recurrent stage</w:t>
            </w:r>
          </w:p>
        </w:tc>
        <w:tc>
          <w:tcPr>
            <w:tcW w:w="6912" w:type="dxa"/>
          </w:tcPr>
          <w:p w14:paraId="3C4CBE15"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Two bidirectional LSTM layers with 128 and 64 hidden units followed the CNN trunk.</w:t>
            </w:r>
          </w:p>
        </w:tc>
      </w:tr>
      <w:tr w:rsidR="004C39FC" w:rsidRPr="004C39FC" w14:paraId="456385DB" w14:textId="77777777" w:rsidTr="004C39FC">
        <w:tc>
          <w:tcPr>
            <w:tcW w:w="3119" w:type="dxa"/>
          </w:tcPr>
          <w:p w14:paraId="0EB4E7C8"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Attention and fusion</w:t>
            </w:r>
          </w:p>
        </w:tc>
        <w:tc>
          <w:tcPr>
            <w:tcW w:w="6912" w:type="dxa"/>
          </w:tcPr>
          <w:p w14:paraId="4D2CA930"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Eight-head self-attention with dropout 0.1 and residual layer normalization, followed by global mean pooling. Multi-scale pooled CNN features were concatenated through feature-pyramid fusion.</w:t>
            </w:r>
          </w:p>
        </w:tc>
      </w:tr>
      <w:tr w:rsidR="004C39FC" w:rsidRPr="004C39FC" w14:paraId="75351F61" w14:textId="77777777" w:rsidTr="004C39FC">
        <w:tc>
          <w:tcPr>
            <w:tcW w:w="3119" w:type="dxa"/>
          </w:tcPr>
          <w:p w14:paraId="16130039"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Dense head</w:t>
            </w:r>
          </w:p>
        </w:tc>
        <w:tc>
          <w:tcPr>
            <w:tcW w:w="6912" w:type="dxa"/>
          </w:tcPr>
          <w:p w14:paraId="71FC4021"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Two dense blocks of 256 and 128 units with batch normalization, nonlinear activations, and dropout 0.3 and 0.4, followed by a two-logit output layer.</w:t>
            </w:r>
          </w:p>
        </w:tc>
      </w:tr>
      <w:tr w:rsidR="004C39FC" w:rsidRPr="004C39FC" w14:paraId="1E00BB89" w14:textId="77777777" w:rsidTr="004C39FC">
        <w:tc>
          <w:tcPr>
            <w:tcW w:w="3119" w:type="dxa"/>
            <w:tcBorders>
              <w:bottom w:val="single" w:sz="4" w:space="0" w:color="auto"/>
            </w:tcBorders>
          </w:tcPr>
          <w:p w14:paraId="1201D3F0" w14:textId="641793E7" w:rsidR="004C39FC" w:rsidRPr="004C39FC" w:rsidRDefault="00FB4B51" w:rsidP="000A7780">
            <w:pPr>
              <w:rPr>
                <w:rFonts w:asciiTheme="minorHAnsi" w:hAnsiTheme="minorHAnsi" w:cstheme="minorHAnsi"/>
                <w:sz w:val="18"/>
                <w:szCs w:val="18"/>
              </w:rPr>
            </w:pPr>
            <w:r>
              <w:rPr>
                <w:rFonts w:asciiTheme="minorHAnsi" w:hAnsiTheme="minorHAnsi" w:cstheme="minorHAnsi"/>
                <w:sz w:val="18"/>
                <w:szCs w:val="18"/>
              </w:rPr>
              <w:t>Optimization</w:t>
            </w:r>
          </w:p>
        </w:tc>
        <w:tc>
          <w:tcPr>
            <w:tcW w:w="6912" w:type="dxa"/>
            <w:tcBorders>
              <w:bottom w:val="single" w:sz="4" w:space="0" w:color="auto"/>
            </w:tcBorders>
          </w:tcPr>
          <w:p w14:paraId="6B2C4FDD" w14:textId="77777777" w:rsidR="004C39FC" w:rsidRPr="004C39FC" w:rsidRDefault="004C39FC" w:rsidP="000A7780">
            <w:pPr>
              <w:rPr>
                <w:rFonts w:asciiTheme="minorHAnsi" w:hAnsiTheme="minorHAnsi" w:cstheme="minorHAnsi"/>
                <w:sz w:val="18"/>
                <w:szCs w:val="18"/>
              </w:rPr>
            </w:pPr>
            <w:r w:rsidRPr="004C39FC">
              <w:rPr>
                <w:rFonts w:asciiTheme="minorHAnsi" w:hAnsiTheme="minorHAnsi" w:cstheme="minorHAnsi"/>
                <w:sz w:val="18"/>
                <w:szCs w:val="18"/>
              </w:rPr>
              <w:t>AdamW with learning rate 0.001 and weight decay 0.01; cosine warm restarts to a minimum learning rate of 10−6; batch size 8192 before fold-size adjustment; label smoothing 0.05; gradient clipping at 1.0; mixed precision; maximum 100 epochs; early stopping patience 5 with best-state restore.</w:t>
            </w:r>
          </w:p>
        </w:tc>
      </w:tr>
    </w:tbl>
    <w:p w14:paraId="44B5F0E3" w14:textId="77777777" w:rsidR="009C38B7" w:rsidRDefault="009C38B7" w:rsidP="004C39FC">
      <w:pPr>
        <w:pStyle w:val="BodyText"/>
        <w:spacing w:before="68" w:line="249" w:lineRule="auto"/>
        <w:jc w:val="both"/>
      </w:pPr>
    </w:p>
    <w:p w14:paraId="54BA7B04" w14:textId="77777777" w:rsidR="0075208A" w:rsidRDefault="0075208A" w:rsidP="004C39FC">
      <w:pPr>
        <w:pStyle w:val="BodyText"/>
        <w:spacing w:before="68" w:line="249" w:lineRule="auto"/>
        <w:jc w:val="both"/>
        <w:sectPr w:rsidR="0075208A" w:rsidSect="00946763">
          <w:type w:val="continuous"/>
          <w:pgSz w:w="11910" w:h="15880"/>
          <w:pgMar w:top="992" w:right="992" w:bottom="992" w:left="992" w:header="702" w:footer="516" w:gutter="0"/>
          <w:cols w:space="324"/>
        </w:sectPr>
      </w:pPr>
    </w:p>
    <w:p w14:paraId="03555A60" w14:textId="0E1BF426" w:rsidR="00022C71" w:rsidRPr="00022C71" w:rsidRDefault="00022C71" w:rsidP="005E10E4">
      <w:pPr>
        <w:pStyle w:val="Heading1"/>
        <w:numPr>
          <w:ilvl w:val="0"/>
          <w:numId w:val="3"/>
        </w:numPr>
        <w:tabs>
          <w:tab w:val="left" w:pos="332"/>
        </w:tabs>
        <w:spacing w:before="0"/>
      </w:pPr>
      <w:r>
        <w:rPr>
          <w:spacing w:val="-2"/>
        </w:rPr>
        <w:t>Results</w:t>
      </w:r>
    </w:p>
    <w:p w14:paraId="4A6B07F8" w14:textId="0CA465D4" w:rsidR="00022C71" w:rsidRDefault="00022C71" w:rsidP="005E10E4">
      <w:pPr>
        <w:pStyle w:val="Heading2"/>
        <w:numPr>
          <w:ilvl w:val="1"/>
          <w:numId w:val="3"/>
        </w:numPr>
        <w:tabs>
          <w:tab w:val="left" w:pos="471"/>
        </w:tabs>
        <w:ind w:left="471" w:hanging="437"/>
      </w:pPr>
      <w:r>
        <w:rPr>
          <w:spacing w:val="-2"/>
        </w:rPr>
        <w:t>Sweep-level</w:t>
      </w:r>
      <w:r>
        <w:rPr>
          <w:spacing w:val="-8"/>
        </w:rPr>
        <w:t xml:space="preserve"> </w:t>
      </w:r>
      <w:r>
        <w:rPr>
          <w:spacing w:val="-2"/>
        </w:rPr>
        <w:t>comparison</w:t>
      </w:r>
    </w:p>
    <w:p w14:paraId="246E3928" w14:textId="7874183A" w:rsidR="004E7388" w:rsidRDefault="00022C71" w:rsidP="00022C71">
      <w:pPr>
        <w:pStyle w:val="BodyText"/>
        <w:spacing w:before="68" w:line="249" w:lineRule="auto"/>
        <w:jc w:val="both"/>
      </w:pPr>
      <w:r>
        <w:t>Across</w:t>
      </w:r>
      <w:r>
        <w:rPr>
          <w:spacing w:val="40"/>
        </w:rPr>
        <w:t xml:space="preserve"> </w:t>
      </w:r>
      <w:r>
        <w:t>the</w:t>
      </w:r>
      <w:r>
        <w:rPr>
          <w:spacing w:val="40"/>
        </w:rPr>
        <w:t xml:space="preserve"> </w:t>
      </w:r>
      <w:r>
        <w:t>150</w:t>
      </w:r>
      <w:r>
        <w:rPr>
          <w:spacing w:val="40"/>
        </w:rPr>
        <w:t xml:space="preserve"> </w:t>
      </w:r>
      <w:r>
        <w:t>successful</w:t>
      </w:r>
      <w:r>
        <w:rPr>
          <w:spacing w:val="40"/>
        </w:rPr>
        <w:t xml:space="preserve"> </w:t>
      </w:r>
      <w:r>
        <w:t>runs,</w:t>
      </w:r>
      <w:r>
        <w:rPr>
          <w:spacing w:val="40"/>
        </w:rPr>
        <w:t xml:space="preserve"> </w:t>
      </w:r>
      <w:r>
        <w:t>the</w:t>
      </w:r>
      <w:r>
        <w:rPr>
          <w:spacing w:val="40"/>
        </w:rPr>
        <w:t xml:space="preserve"> </w:t>
      </w:r>
      <w:r>
        <w:t>hybrid</w:t>
      </w:r>
      <w:r>
        <w:rPr>
          <w:spacing w:val="40"/>
        </w:rPr>
        <w:t xml:space="preserve"> </w:t>
      </w:r>
      <w:r>
        <w:t>model</w:t>
      </w:r>
      <w:r>
        <w:rPr>
          <w:spacing w:val="40"/>
        </w:rPr>
        <w:t xml:space="preserve"> </w:t>
      </w:r>
      <w:r>
        <w:t>outperformed</w:t>
      </w:r>
      <w:r>
        <w:rPr>
          <w:spacing w:val="16"/>
        </w:rPr>
        <w:t xml:space="preserve"> </w:t>
      </w:r>
      <w:r>
        <w:t>the</w:t>
      </w:r>
      <w:r>
        <w:rPr>
          <w:spacing w:val="16"/>
        </w:rPr>
        <w:t xml:space="preserve"> </w:t>
      </w:r>
      <w:r>
        <w:t>SVM</w:t>
      </w:r>
      <w:r>
        <w:rPr>
          <w:spacing w:val="16"/>
        </w:rPr>
        <w:t xml:space="preserve"> </w:t>
      </w:r>
      <w:r>
        <w:t>baseline</w:t>
      </w:r>
      <w:r>
        <w:rPr>
          <w:spacing w:val="16"/>
        </w:rPr>
        <w:t xml:space="preserve"> </w:t>
      </w:r>
      <w:r>
        <w:t>on</w:t>
      </w:r>
      <w:r>
        <w:rPr>
          <w:spacing w:val="16"/>
        </w:rPr>
        <w:t xml:space="preserve"> </w:t>
      </w:r>
      <w:r>
        <w:t>the</w:t>
      </w:r>
      <w:r>
        <w:rPr>
          <w:spacing w:val="16"/>
        </w:rPr>
        <w:t xml:space="preserve"> </w:t>
      </w:r>
      <w:r>
        <w:t>main</w:t>
      </w:r>
      <w:r>
        <w:rPr>
          <w:spacing w:val="16"/>
        </w:rPr>
        <w:t xml:space="preserve"> </w:t>
      </w:r>
      <w:r>
        <w:t>patient-</w:t>
      </w:r>
      <w:r>
        <w:rPr>
          <w:spacing w:val="-4"/>
        </w:rPr>
        <w:t>level</w:t>
      </w:r>
      <w:r>
        <w:t xml:space="preserve"> discrimination metrics over most of the sweep landscape. The performance advantage was visible when averaging over window sizes (Figure </w:t>
      </w:r>
      <w:hyperlink w:anchor="_bookmark4" w:history="1">
        <w:r w:rsidR="004E7388">
          <w:rPr>
            <w:color w:val="2F4F4F"/>
          </w:rPr>
          <w:t>3</w:t>
        </w:r>
      </w:hyperlink>
      <w:r>
        <w:t xml:space="preserve">) and when averaging over </w:t>
      </w:r>
      <w:r>
        <w:rPr>
          <w:rFonts w:ascii="BIZ UDGothic"/>
          <w:sz w:val="17"/>
        </w:rPr>
        <w:t>inner-k</w:t>
      </w:r>
      <w:r>
        <w:rPr>
          <w:rFonts w:ascii="BIZ UDGothic"/>
          <w:spacing w:val="-22"/>
          <w:sz w:val="17"/>
        </w:rPr>
        <w:t xml:space="preserve"> </w:t>
      </w:r>
      <w:r>
        <w:t xml:space="preserve">settings (Figure </w:t>
      </w:r>
      <w:hyperlink w:anchor="_bookmark5" w:history="1">
        <w:r w:rsidR="004E7388">
          <w:rPr>
            <w:color w:val="2F4F4F"/>
          </w:rPr>
          <w:t>4</w:t>
        </w:r>
      </w:hyperlink>
      <w:r>
        <w:t xml:space="preserve">). The best individual hybrid run occurred at 6 s windows with </w:t>
      </w:r>
      <w:r>
        <w:rPr>
          <w:rFonts w:ascii="BIZ UDGothic"/>
          <w:sz w:val="17"/>
        </w:rPr>
        <w:t>inner-k=1</w:t>
      </w:r>
      <w:r>
        <w:t xml:space="preserve">, whereas the best SVM run </w:t>
      </w:r>
      <w:r>
        <w:t xml:space="preserve">occurred at 8 s windows with </w:t>
      </w:r>
      <w:r>
        <w:rPr>
          <w:rFonts w:ascii="BIZ UDGothic"/>
          <w:sz w:val="17"/>
        </w:rPr>
        <w:t>inner-k=30</w:t>
      </w:r>
      <w:r>
        <w:t>.</w:t>
      </w:r>
    </w:p>
    <w:p w14:paraId="33937CAA" w14:textId="7E5164F3" w:rsidR="004E7388" w:rsidDel="00476026" w:rsidRDefault="00000000">
      <w:pPr>
        <w:pStyle w:val="BodyText"/>
        <w:spacing w:line="249" w:lineRule="auto"/>
        <w:ind w:left="34" w:firstLine="298"/>
        <w:rPr>
          <w:del w:id="54" w:author="Abin Daniel ZORTO" w:date="2026-04-03T18:23:00Z" w16du:dateUtc="2026-04-03T17:23:00Z"/>
        </w:rPr>
        <w:pPrChange w:id="55" w:author="Abin Daniel ZORTO" w:date="2026-04-03T18:23:00Z" w16du:dateUtc="2026-04-03T17:23:00Z">
          <w:pPr>
            <w:pStyle w:val="BodyText"/>
            <w:spacing w:line="249" w:lineRule="auto"/>
            <w:ind w:left="34" w:firstLine="298"/>
            <w:jc w:val="both"/>
          </w:pPr>
        </w:pPrChange>
      </w:pPr>
      <w:r>
        <w:t>Figure</w:t>
      </w:r>
      <w:r>
        <w:rPr>
          <w:spacing w:val="-13"/>
        </w:rPr>
        <w:t xml:space="preserve"> </w:t>
      </w:r>
      <w:r w:rsidR="004E7388">
        <w:fldChar w:fldCharType="begin"/>
      </w:r>
      <w:r w:rsidR="004E7388">
        <w:instrText>HYPERLINK \l "_bookmark5"</w:instrText>
      </w:r>
      <w:r w:rsidR="004E7388">
        <w:fldChar w:fldCharType="separate"/>
      </w:r>
      <w:r w:rsidR="004E7388">
        <w:rPr>
          <w:color w:val="2F4F4F"/>
        </w:rPr>
        <w:t>4</w:t>
      </w:r>
      <w:r w:rsidR="004E7388">
        <w:fldChar w:fldCharType="end"/>
      </w:r>
      <w:r>
        <w:rPr>
          <w:color w:val="2F4F4F"/>
          <w:spacing w:val="-12"/>
        </w:rPr>
        <w:t xml:space="preserve"> </w:t>
      </w:r>
      <w:r>
        <w:t>shows</w:t>
      </w:r>
      <w:r>
        <w:rPr>
          <w:spacing w:val="-13"/>
        </w:rPr>
        <w:t xml:space="preserve"> </w:t>
      </w:r>
      <w:r>
        <w:t>that</w:t>
      </w:r>
      <w:r>
        <w:rPr>
          <w:spacing w:val="-12"/>
        </w:rPr>
        <w:t xml:space="preserve"> </w:t>
      </w:r>
      <w:r>
        <w:t>the</w:t>
      </w:r>
      <w:r>
        <w:rPr>
          <w:spacing w:val="-13"/>
        </w:rPr>
        <w:t xml:space="preserve"> </w:t>
      </w:r>
      <w:r>
        <w:t>relationship</w:t>
      </w:r>
      <w:r>
        <w:rPr>
          <w:spacing w:val="-12"/>
        </w:rPr>
        <w:t xml:space="preserve"> </w:t>
      </w:r>
      <w:r>
        <w:t>between</w:t>
      </w:r>
      <w:r>
        <w:rPr>
          <w:spacing w:val="-13"/>
        </w:rPr>
        <w:t xml:space="preserve"> </w:t>
      </w:r>
      <w:r>
        <w:t>ROC-AUC and</w:t>
      </w:r>
      <w:r>
        <w:rPr>
          <w:spacing w:val="40"/>
        </w:rPr>
        <w:t xml:space="preserve"> </w:t>
      </w:r>
      <w:r>
        <w:rPr>
          <w:rFonts w:ascii="BIZ UDGothic"/>
          <w:sz w:val="17"/>
        </w:rPr>
        <w:t xml:space="preserve">inner-k </w:t>
      </w:r>
      <w:r>
        <w:t>differed</w:t>
      </w:r>
      <w:r>
        <w:rPr>
          <w:spacing w:val="40"/>
        </w:rPr>
        <w:t xml:space="preserve"> </w:t>
      </w:r>
      <w:r>
        <w:t>across</w:t>
      </w:r>
      <w:r>
        <w:rPr>
          <w:spacing w:val="40"/>
        </w:rPr>
        <w:t xml:space="preserve"> </w:t>
      </w:r>
      <w:r>
        <w:t>the</w:t>
      </w:r>
      <w:r>
        <w:rPr>
          <w:spacing w:val="40"/>
        </w:rPr>
        <w:t xml:space="preserve"> </w:t>
      </w:r>
      <w:r>
        <w:t>two</w:t>
      </w:r>
      <w:r>
        <w:rPr>
          <w:spacing w:val="40"/>
        </w:rPr>
        <w:t xml:space="preserve"> </w:t>
      </w:r>
      <w:r>
        <w:t>model</w:t>
      </w:r>
      <w:r>
        <w:rPr>
          <w:spacing w:val="40"/>
        </w:rPr>
        <w:t xml:space="preserve"> </w:t>
      </w:r>
      <w:r>
        <w:t>families</w:t>
      </w:r>
      <w:r>
        <w:rPr>
          <w:spacing w:val="40"/>
        </w:rPr>
        <w:t xml:space="preserve"> </w:t>
      </w:r>
      <w:r>
        <w:t>in the</w:t>
      </w:r>
      <w:r>
        <w:rPr>
          <w:spacing w:val="19"/>
        </w:rPr>
        <w:t xml:space="preserve"> </w:t>
      </w:r>
      <w:r>
        <w:t>low-budget</w:t>
      </w:r>
      <w:r>
        <w:rPr>
          <w:spacing w:val="19"/>
        </w:rPr>
        <w:t xml:space="preserve"> </w:t>
      </w:r>
      <w:r>
        <w:t>region.</w:t>
      </w:r>
      <w:r>
        <w:rPr>
          <w:spacing w:val="19"/>
        </w:rPr>
        <w:t xml:space="preserve"> </w:t>
      </w:r>
      <w:r>
        <w:t>The</w:t>
      </w:r>
      <w:r>
        <w:rPr>
          <w:spacing w:val="20"/>
        </w:rPr>
        <w:t xml:space="preserve"> </w:t>
      </w:r>
      <w:r>
        <w:t>hybrid</w:t>
      </w:r>
      <w:r>
        <w:rPr>
          <w:spacing w:val="19"/>
        </w:rPr>
        <w:t xml:space="preserve"> </w:t>
      </w:r>
      <w:r>
        <w:t>model</w:t>
      </w:r>
      <w:r>
        <w:rPr>
          <w:spacing w:val="19"/>
        </w:rPr>
        <w:t xml:space="preserve"> </w:t>
      </w:r>
      <w:r>
        <w:t>retained</w:t>
      </w:r>
      <w:ins w:id="56" w:author="Abin Daniel ZORTO" w:date="2026-04-03T18:23:00Z" w16du:dateUtc="2026-04-03T17:23:00Z">
        <w:r w:rsidR="00476026">
          <w:rPr>
            <w:spacing w:val="-2"/>
          </w:rPr>
          <w:t xml:space="preserve"> </w:t>
        </w:r>
      </w:ins>
      <w:del w:id="57" w:author="Abin Daniel ZORTO" w:date="2026-04-03T18:23:00Z" w16du:dateUtc="2026-04-03T17:23:00Z">
        <w:r w:rsidDel="00476026">
          <w:rPr>
            <w:spacing w:val="20"/>
          </w:rPr>
          <w:delText xml:space="preserve"> </w:delText>
        </w:r>
        <w:r w:rsidDel="00476026">
          <w:rPr>
            <w:spacing w:val="-2"/>
          </w:rPr>
          <w:delText>clearly</w:delText>
        </w:r>
      </w:del>
      <w:ins w:id="58" w:author="Abin Daniel ZORTO" w:date="2026-04-03T18:23:00Z" w16du:dateUtc="2026-04-03T17:23:00Z">
        <w:r w:rsidR="00476026">
          <w:t xml:space="preserve"> </w:t>
        </w:r>
      </w:ins>
    </w:p>
    <w:p w14:paraId="29A2099C" w14:textId="77777777" w:rsidR="005A53D8" w:rsidDel="00962722" w:rsidRDefault="00000000">
      <w:pPr>
        <w:pStyle w:val="BodyText"/>
        <w:spacing w:line="249" w:lineRule="auto"/>
        <w:ind w:left="34" w:firstLine="298"/>
        <w:rPr>
          <w:del w:id="59" w:author="Abin Daniel ZORTO" w:date="2026-04-03T18:35:00Z" w16du:dateUtc="2026-04-03T17:35:00Z"/>
        </w:rPr>
        <w:pPrChange w:id="60" w:author="Abin Daniel ZORTO" w:date="2026-04-03T18:23:00Z" w16du:dateUtc="2026-04-03T17:23:00Z">
          <w:pPr>
            <w:pStyle w:val="BodyText"/>
            <w:spacing w:before="68" w:line="249" w:lineRule="auto"/>
            <w:ind w:left="34" w:right="32"/>
            <w:jc w:val="both"/>
          </w:pPr>
        </w:pPrChange>
      </w:pPr>
      <w:r>
        <w:t xml:space="preserve">stronger ROC-AUC across the sparsest budgets and achieved the highest individual ROC-AUC in the entire </w:t>
      </w:r>
    </w:p>
    <w:p w14:paraId="6BFFC40C" w14:textId="147440F6" w:rsidR="00962722" w:rsidRDefault="00962722">
      <w:pPr>
        <w:pStyle w:val="BodyText"/>
        <w:spacing w:line="249" w:lineRule="auto"/>
        <w:ind w:left="34" w:firstLine="298"/>
        <w:rPr>
          <w:moveTo w:id="61" w:author="Abin Daniel ZORTO" w:date="2026-04-03T18:35:00Z" w16du:dateUtc="2026-04-03T17:35:00Z"/>
        </w:rPr>
        <w:pPrChange w:id="62" w:author="Abin Daniel ZORTO" w:date="2026-04-03T18:35:00Z" w16du:dateUtc="2026-04-03T17:35:00Z">
          <w:pPr>
            <w:pStyle w:val="BodyText"/>
            <w:spacing w:before="68" w:line="249" w:lineRule="auto"/>
            <w:ind w:left="34" w:right="32"/>
            <w:jc w:val="both"/>
          </w:pPr>
        </w:pPrChange>
      </w:pPr>
      <w:moveToRangeStart w:id="63" w:author="Abin Daniel ZORTO" w:date="2026-04-03T18:35:00Z" w:name="move226133762"/>
      <w:moveTo w:id="64" w:author="Abin Daniel ZORTO" w:date="2026-04-03T18:35:00Z" w16du:dateUtc="2026-04-03T17:35:00Z">
        <w:r>
          <w:t xml:space="preserve">sweep at </w:t>
        </w:r>
        <w:r>
          <w:rPr>
            <w:rFonts w:ascii="BIZ UDGothic"/>
            <w:sz w:val="17"/>
          </w:rPr>
          <w:t>inner-k=1</w:t>
        </w:r>
        <w:r>
          <w:t>. The linear SVM did not show the</w:t>
        </w:r>
        <w:r>
          <w:rPr>
            <w:spacing w:val="80"/>
          </w:rPr>
          <w:t xml:space="preserve"> </w:t>
        </w:r>
        <w:r>
          <w:t>same</w:t>
        </w:r>
        <w:r>
          <w:rPr>
            <w:spacing w:val="40"/>
          </w:rPr>
          <w:t xml:space="preserve"> </w:t>
        </w:r>
        <w:r>
          <w:t>pattern</w:t>
        </w:r>
        <w:r>
          <w:rPr>
            <w:spacing w:val="40"/>
          </w:rPr>
          <w:t xml:space="preserve"> </w:t>
        </w:r>
        <w:r>
          <w:t>and</w:t>
        </w:r>
        <w:r>
          <w:rPr>
            <w:spacing w:val="40"/>
          </w:rPr>
          <w:t xml:space="preserve"> </w:t>
        </w:r>
        <w:r>
          <w:t>reached</w:t>
        </w:r>
        <w:r>
          <w:rPr>
            <w:spacing w:val="40"/>
          </w:rPr>
          <w:t xml:space="preserve"> </w:t>
        </w:r>
        <w:r>
          <w:t>its</w:t>
        </w:r>
        <w:r>
          <w:rPr>
            <w:spacing w:val="40"/>
          </w:rPr>
          <w:t xml:space="preserve"> </w:t>
        </w:r>
        <w:r>
          <w:t>best</w:t>
        </w:r>
        <w:r>
          <w:rPr>
            <w:spacing w:val="40"/>
          </w:rPr>
          <w:t xml:space="preserve"> </w:t>
        </w:r>
        <w:r>
          <w:t>ROC-AUC</w:t>
        </w:r>
        <w:r>
          <w:rPr>
            <w:spacing w:val="40"/>
          </w:rPr>
          <w:t xml:space="preserve"> </w:t>
        </w:r>
        <w:r>
          <w:t>only</w:t>
        </w:r>
        <w:r>
          <w:rPr>
            <w:spacing w:val="40"/>
          </w:rPr>
          <w:t xml:space="preserve"> </w:t>
        </w:r>
        <w:r>
          <w:t xml:space="preserve">at the broader </w:t>
        </w:r>
        <w:r>
          <w:rPr>
            <w:rFonts w:ascii="BIZ UDGothic"/>
            <w:sz w:val="17"/>
          </w:rPr>
          <w:t xml:space="preserve">inner-k=30 </w:t>
        </w:r>
        <w:r>
          <w:t>setting. Sparse per-fold selection therefore aligned with peak discrimination only for the more expressive model.</w:t>
        </w:r>
      </w:moveTo>
    </w:p>
    <w:moveToRangeEnd w:id="63"/>
    <w:p w14:paraId="6B1CAE28" w14:textId="4E10F120" w:rsidR="00AC2009" w:rsidRDefault="00AC2009" w:rsidP="00AC2009">
      <w:pPr>
        <w:pStyle w:val="TableParagraph"/>
        <w:spacing w:before="32" w:line="240" w:lineRule="auto"/>
        <w:ind w:left="0" w:right="0"/>
        <w:jc w:val="left"/>
        <w:rPr>
          <w:spacing w:val="-2"/>
          <w:sz w:val="16"/>
        </w:rPr>
        <w:sectPr w:rsidR="00AC2009" w:rsidSect="00946763">
          <w:headerReference w:type="default" r:id="rId17"/>
          <w:footerReference w:type="default" r:id="rId18"/>
          <w:type w:val="continuous"/>
          <w:pgSz w:w="11910" w:h="15880"/>
          <w:pgMar w:top="992" w:right="992" w:bottom="992" w:left="992" w:header="702" w:footer="516" w:gutter="0"/>
          <w:cols w:num="2" w:space="324"/>
          <w:docGrid w:linePitch="299"/>
        </w:sectPr>
      </w:pPr>
    </w:p>
    <w:p w14:paraId="4DA62838" w14:textId="2AFD982E" w:rsidR="00AC2009" w:rsidDel="00962722" w:rsidRDefault="00AC2009" w:rsidP="00AC2009">
      <w:pPr>
        <w:pStyle w:val="Caption"/>
        <w:keepNext/>
        <w:rPr>
          <w:del w:id="65" w:author="Abin Daniel ZORTO" w:date="2026-04-03T18:36:00Z" w16du:dateUtc="2026-04-03T17:36:00Z"/>
          <w:rFonts w:asciiTheme="minorHAnsi" w:hAnsiTheme="minorHAnsi" w:cstheme="minorHAnsi"/>
          <w:b/>
          <w:bCs/>
          <w:i w:val="0"/>
          <w:iCs w:val="0"/>
          <w:color w:val="auto"/>
        </w:rPr>
      </w:pPr>
      <w:r>
        <w:rPr>
          <w:rFonts w:asciiTheme="minorHAnsi" w:hAnsiTheme="minorHAnsi" w:cstheme="minorHAnsi"/>
          <w:b/>
          <w:bCs/>
          <w:i w:val="0"/>
          <w:iCs w:val="0"/>
          <w:color w:val="auto"/>
        </w:rPr>
        <w:br w:type="page"/>
      </w:r>
    </w:p>
    <w:p w14:paraId="34F45522" w14:textId="3ECCB0C4" w:rsidR="00AC2009" w:rsidRPr="00AC2009" w:rsidRDefault="00AC2009" w:rsidP="00AC2009">
      <w:pPr>
        <w:pStyle w:val="Caption"/>
        <w:keepNext/>
        <w:rPr>
          <w:rFonts w:asciiTheme="minorHAnsi" w:hAnsiTheme="minorHAnsi" w:cstheme="minorHAnsi"/>
          <w:i w:val="0"/>
          <w:iCs w:val="0"/>
          <w:color w:val="auto"/>
        </w:rPr>
      </w:pPr>
      <w:r w:rsidRPr="00AC2009">
        <w:rPr>
          <w:rFonts w:asciiTheme="minorHAnsi" w:hAnsiTheme="minorHAnsi" w:cstheme="minorHAnsi"/>
          <w:b/>
          <w:bCs/>
          <w:i w:val="0"/>
          <w:iCs w:val="0"/>
          <w:color w:val="auto"/>
        </w:rPr>
        <w:t xml:space="preserve">Table </w:t>
      </w:r>
      <w:r w:rsidRPr="00AC2009">
        <w:rPr>
          <w:rFonts w:asciiTheme="minorHAnsi" w:hAnsiTheme="minorHAnsi" w:cstheme="minorHAnsi"/>
          <w:b/>
          <w:bCs/>
          <w:i w:val="0"/>
          <w:iCs w:val="0"/>
          <w:color w:val="auto"/>
        </w:rPr>
        <w:fldChar w:fldCharType="begin"/>
      </w:r>
      <w:r w:rsidRPr="00AC2009">
        <w:rPr>
          <w:rFonts w:asciiTheme="minorHAnsi" w:hAnsiTheme="minorHAnsi" w:cstheme="minorHAnsi"/>
          <w:b/>
          <w:bCs/>
          <w:i w:val="0"/>
          <w:iCs w:val="0"/>
          <w:color w:val="auto"/>
        </w:rPr>
        <w:instrText xml:space="preserve"> SEQ Table \* ARABIC </w:instrText>
      </w:r>
      <w:r w:rsidRPr="00AC2009">
        <w:rPr>
          <w:rFonts w:asciiTheme="minorHAnsi" w:hAnsiTheme="minorHAnsi" w:cstheme="minorHAnsi"/>
          <w:b/>
          <w:bCs/>
          <w:i w:val="0"/>
          <w:iCs w:val="0"/>
          <w:color w:val="auto"/>
        </w:rPr>
        <w:fldChar w:fldCharType="separate"/>
      </w:r>
      <w:r w:rsidRPr="00AC2009">
        <w:rPr>
          <w:rFonts w:asciiTheme="minorHAnsi" w:hAnsiTheme="minorHAnsi" w:cstheme="minorHAnsi"/>
          <w:b/>
          <w:bCs/>
          <w:i w:val="0"/>
          <w:iCs w:val="0"/>
          <w:noProof/>
          <w:color w:val="auto"/>
        </w:rPr>
        <w:t>4</w:t>
      </w:r>
      <w:r w:rsidRPr="00AC2009">
        <w:rPr>
          <w:rFonts w:asciiTheme="minorHAnsi" w:hAnsiTheme="minorHAnsi" w:cstheme="minorHAnsi"/>
          <w:b/>
          <w:bCs/>
          <w:i w:val="0"/>
          <w:iCs w:val="0"/>
          <w:color w:val="auto"/>
        </w:rPr>
        <w:fldChar w:fldCharType="end"/>
      </w:r>
      <w:r w:rsidRPr="00AC2009">
        <w:rPr>
          <w:rFonts w:asciiTheme="minorHAnsi" w:hAnsiTheme="minorHAnsi" w:cstheme="minorHAnsi"/>
          <w:i w:val="0"/>
          <w:iCs w:val="0"/>
          <w:color w:val="auto"/>
        </w:rPr>
        <w:br/>
        <w:t>Best-performing configuration for each model family.</w:t>
      </w:r>
    </w:p>
    <w:tbl>
      <w:tblPr>
        <w:tblW w:w="9792" w:type="dxa"/>
        <w:tblLayout w:type="fixed"/>
        <w:tblCellMar>
          <w:left w:w="0" w:type="dxa"/>
          <w:right w:w="0" w:type="dxa"/>
        </w:tblCellMar>
        <w:tblLook w:val="01E0" w:firstRow="1" w:lastRow="1" w:firstColumn="1" w:lastColumn="1" w:noHBand="0" w:noVBand="0"/>
      </w:tblPr>
      <w:tblGrid>
        <w:gridCol w:w="1538"/>
        <w:gridCol w:w="762"/>
        <w:gridCol w:w="688"/>
        <w:gridCol w:w="917"/>
        <w:gridCol w:w="797"/>
        <w:gridCol w:w="832"/>
        <w:gridCol w:w="582"/>
        <w:gridCol w:w="583"/>
        <w:gridCol w:w="891"/>
        <w:gridCol w:w="1046"/>
        <w:gridCol w:w="1156"/>
      </w:tblGrid>
      <w:tr w:rsidR="005A53D8" w:rsidRPr="008F3E4E" w14:paraId="52133CE5" w14:textId="77777777" w:rsidTr="00AC2009">
        <w:trPr>
          <w:trHeight w:val="272"/>
        </w:trPr>
        <w:tc>
          <w:tcPr>
            <w:tcW w:w="1538" w:type="dxa"/>
            <w:tcBorders>
              <w:top w:val="single" w:sz="6" w:space="0" w:color="000000"/>
              <w:bottom w:val="single" w:sz="4" w:space="0" w:color="000000"/>
            </w:tcBorders>
          </w:tcPr>
          <w:p w14:paraId="485768BC" w14:textId="77777777" w:rsidR="005A53D8" w:rsidRPr="008F3E4E" w:rsidRDefault="005A53D8" w:rsidP="00AC2009">
            <w:pPr>
              <w:pStyle w:val="TableParagraph"/>
              <w:spacing w:before="32" w:line="240" w:lineRule="auto"/>
              <w:ind w:left="105" w:right="0"/>
              <w:jc w:val="left"/>
              <w:rPr>
                <w:sz w:val="16"/>
              </w:rPr>
            </w:pPr>
            <w:r w:rsidRPr="008F3E4E">
              <w:rPr>
                <w:spacing w:val="-2"/>
                <w:sz w:val="16"/>
              </w:rPr>
              <w:t>Model</w:t>
            </w:r>
          </w:p>
        </w:tc>
        <w:tc>
          <w:tcPr>
            <w:tcW w:w="762" w:type="dxa"/>
            <w:tcBorders>
              <w:top w:val="single" w:sz="6" w:space="0" w:color="000000"/>
              <w:bottom w:val="single" w:sz="4" w:space="0" w:color="000000"/>
            </w:tcBorders>
          </w:tcPr>
          <w:p w14:paraId="5C59BD93" w14:textId="77777777" w:rsidR="005A53D8" w:rsidRPr="008F3E4E" w:rsidRDefault="005A53D8" w:rsidP="00AC2009">
            <w:pPr>
              <w:pStyle w:val="TableParagraph"/>
              <w:spacing w:before="32" w:line="240" w:lineRule="auto"/>
              <w:rPr>
                <w:sz w:val="16"/>
              </w:rPr>
            </w:pPr>
            <w:r w:rsidRPr="008F3E4E">
              <w:rPr>
                <w:spacing w:val="-2"/>
                <w:sz w:val="16"/>
              </w:rPr>
              <w:t>Window</w:t>
            </w:r>
          </w:p>
        </w:tc>
        <w:tc>
          <w:tcPr>
            <w:tcW w:w="688" w:type="dxa"/>
            <w:tcBorders>
              <w:top w:val="single" w:sz="6" w:space="0" w:color="000000"/>
              <w:bottom w:val="single" w:sz="4" w:space="0" w:color="000000"/>
            </w:tcBorders>
          </w:tcPr>
          <w:p w14:paraId="79CAA2F7" w14:textId="77777777" w:rsidR="005A53D8" w:rsidRPr="008F3E4E" w:rsidRDefault="005A53D8" w:rsidP="00AC2009">
            <w:pPr>
              <w:pStyle w:val="TableParagraph"/>
              <w:spacing w:before="32" w:line="240" w:lineRule="auto"/>
              <w:ind w:left="0" w:right="0"/>
              <w:rPr>
                <w:sz w:val="16"/>
              </w:rPr>
            </w:pPr>
            <w:r w:rsidRPr="008F3E4E">
              <w:rPr>
                <w:sz w:val="16"/>
              </w:rPr>
              <w:t>Inner-</w:t>
            </w:r>
            <w:r w:rsidRPr="008F3E4E">
              <w:rPr>
                <w:spacing w:val="-10"/>
                <w:sz w:val="16"/>
              </w:rPr>
              <w:t>k</w:t>
            </w:r>
          </w:p>
        </w:tc>
        <w:tc>
          <w:tcPr>
            <w:tcW w:w="917" w:type="dxa"/>
            <w:tcBorders>
              <w:top w:val="single" w:sz="6" w:space="0" w:color="000000"/>
              <w:bottom w:val="single" w:sz="4" w:space="0" w:color="000000"/>
            </w:tcBorders>
          </w:tcPr>
          <w:p w14:paraId="6DDAD384" w14:textId="77777777" w:rsidR="005A53D8" w:rsidRPr="008F3E4E" w:rsidRDefault="005A53D8" w:rsidP="00AC2009">
            <w:pPr>
              <w:pStyle w:val="TableParagraph"/>
              <w:spacing w:before="32" w:line="240" w:lineRule="auto"/>
              <w:ind w:right="0"/>
              <w:rPr>
                <w:sz w:val="16"/>
              </w:rPr>
            </w:pPr>
            <w:r w:rsidRPr="008F3E4E">
              <w:rPr>
                <w:w w:val="115"/>
                <w:sz w:val="16"/>
              </w:rPr>
              <w:t>ROC-</w:t>
            </w:r>
            <w:r w:rsidRPr="008F3E4E">
              <w:rPr>
                <w:spacing w:val="-5"/>
                <w:w w:val="115"/>
                <w:sz w:val="16"/>
              </w:rPr>
              <w:t>AUC</w:t>
            </w:r>
          </w:p>
        </w:tc>
        <w:tc>
          <w:tcPr>
            <w:tcW w:w="797" w:type="dxa"/>
            <w:tcBorders>
              <w:top w:val="single" w:sz="6" w:space="0" w:color="000000"/>
              <w:bottom w:val="single" w:sz="4" w:space="0" w:color="000000"/>
            </w:tcBorders>
          </w:tcPr>
          <w:p w14:paraId="7EF15D78" w14:textId="77777777" w:rsidR="005A53D8" w:rsidRPr="008F3E4E" w:rsidRDefault="005A53D8" w:rsidP="00AC2009">
            <w:pPr>
              <w:pStyle w:val="TableParagraph"/>
              <w:spacing w:before="32" w:line="240" w:lineRule="auto"/>
              <w:ind w:right="0"/>
              <w:rPr>
                <w:sz w:val="16"/>
              </w:rPr>
            </w:pPr>
            <w:r w:rsidRPr="008F3E4E">
              <w:rPr>
                <w:spacing w:val="-2"/>
                <w:w w:val="120"/>
                <w:sz w:val="16"/>
              </w:rPr>
              <w:t>PR-</w:t>
            </w:r>
            <w:r w:rsidRPr="008F3E4E">
              <w:rPr>
                <w:spacing w:val="-5"/>
                <w:w w:val="120"/>
                <w:sz w:val="16"/>
              </w:rPr>
              <w:t>AUC</w:t>
            </w:r>
          </w:p>
        </w:tc>
        <w:tc>
          <w:tcPr>
            <w:tcW w:w="832" w:type="dxa"/>
            <w:tcBorders>
              <w:top w:val="single" w:sz="6" w:space="0" w:color="000000"/>
              <w:bottom w:val="single" w:sz="4" w:space="0" w:color="000000"/>
            </w:tcBorders>
          </w:tcPr>
          <w:p w14:paraId="0C9BC1CD" w14:textId="77777777" w:rsidR="005A53D8" w:rsidRPr="008F3E4E" w:rsidRDefault="005A53D8" w:rsidP="00AC2009">
            <w:pPr>
              <w:pStyle w:val="TableParagraph"/>
              <w:spacing w:before="32" w:line="240" w:lineRule="auto"/>
              <w:ind w:left="2" w:right="0"/>
              <w:rPr>
                <w:sz w:val="16"/>
              </w:rPr>
            </w:pPr>
            <w:r w:rsidRPr="008F3E4E">
              <w:rPr>
                <w:w w:val="110"/>
                <w:sz w:val="16"/>
              </w:rPr>
              <w:t>Bal.</w:t>
            </w:r>
            <w:r w:rsidRPr="008F3E4E">
              <w:rPr>
                <w:spacing w:val="19"/>
                <w:w w:val="110"/>
                <w:sz w:val="16"/>
              </w:rPr>
              <w:t xml:space="preserve"> </w:t>
            </w:r>
            <w:r w:rsidRPr="008F3E4E">
              <w:rPr>
                <w:spacing w:val="-4"/>
                <w:w w:val="110"/>
                <w:sz w:val="16"/>
              </w:rPr>
              <w:t>Acc.</w:t>
            </w:r>
          </w:p>
        </w:tc>
        <w:tc>
          <w:tcPr>
            <w:tcW w:w="582" w:type="dxa"/>
            <w:tcBorders>
              <w:top w:val="single" w:sz="6" w:space="0" w:color="000000"/>
              <w:bottom w:val="single" w:sz="4" w:space="0" w:color="000000"/>
            </w:tcBorders>
          </w:tcPr>
          <w:p w14:paraId="4E669D07" w14:textId="77777777" w:rsidR="005A53D8" w:rsidRPr="008F3E4E" w:rsidRDefault="005A53D8" w:rsidP="00AC2009">
            <w:pPr>
              <w:pStyle w:val="TableParagraph"/>
              <w:spacing w:before="32" w:line="240" w:lineRule="auto"/>
              <w:ind w:left="4" w:right="0"/>
              <w:rPr>
                <w:sz w:val="16"/>
              </w:rPr>
            </w:pPr>
            <w:r w:rsidRPr="008F3E4E">
              <w:rPr>
                <w:spacing w:val="-5"/>
                <w:w w:val="115"/>
                <w:sz w:val="16"/>
              </w:rPr>
              <w:t>F1</w:t>
            </w:r>
          </w:p>
        </w:tc>
        <w:tc>
          <w:tcPr>
            <w:tcW w:w="583" w:type="dxa"/>
            <w:tcBorders>
              <w:top w:val="single" w:sz="6" w:space="0" w:color="000000"/>
              <w:bottom w:val="single" w:sz="4" w:space="0" w:color="000000"/>
            </w:tcBorders>
          </w:tcPr>
          <w:p w14:paraId="51A3014A" w14:textId="77777777" w:rsidR="005A53D8" w:rsidRPr="008F3E4E" w:rsidRDefault="005A53D8" w:rsidP="00AC2009">
            <w:pPr>
              <w:pStyle w:val="TableParagraph"/>
              <w:spacing w:before="32" w:line="240" w:lineRule="auto"/>
              <w:ind w:left="6" w:right="0"/>
              <w:rPr>
                <w:sz w:val="16"/>
              </w:rPr>
            </w:pPr>
            <w:r w:rsidRPr="008F3E4E">
              <w:rPr>
                <w:spacing w:val="-5"/>
                <w:w w:val="115"/>
                <w:sz w:val="16"/>
              </w:rPr>
              <w:t>MCC</w:t>
            </w:r>
          </w:p>
        </w:tc>
        <w:tc>
          <w:tcPr>
            <w:tcW w:w="891" w:type="dxa"/>
            <w:tcBorders>
              <w:top w:val="single" w:sz="6" w:space="0" w:color="000000"/>
              <w:bottom w:val="single" w:sz="4" w:space="0" w:color="000000"/>
            </w:tcBorders>
          </w:tcPr>
          <w:p w14:paraId="7575555D" w14:textId="77777777" w:rsidR="005A53D8" w:rsidRPr="008F3E4E" w:rsidRDefault="005A53D8" w:rsidP="00AC2009">
            <w:pPr>
              <w:pStyle w:val="TableParagraph"/>
              <w:spacing w:before="32" w:line="240" w:lineRule="auto"/>
              <w:ind w:left="7" w:right="0"/>
              <w:rPr>
                <w:sz w:val="16"/>
              </w:rPr>
            </w:pPr>
            <w:r w:rsidRPr="008F3E4E">
              <w:rPr>
                <w:spacing w:val="-2"/>
                <w:w w:val="105"/>
                <w:sz w:val="16"/>
              </w:rPr>
              <w:t>feat/fold</w:t>
            </w:r>
          </w:p>
        </w:tc>
        <w:tc>
          <w:tcPr>
            <w:tcW w:w="1046" w:type="dxa"/>
            <w:tcBorders>
              <w:top w:val="single" w:sz="6" w:space="0" w:color="000000"/>
              <w:bottom w:val="single" w:sz="4" w:space="0" w:color="000000"/>
            </w:tcBorders>
          </w:tcPr>
          <w:p w14:paraId="3158B6B0" w14:textId="77777777" w:rsidR="005A53D8" w:rsidRPr="008F3E4E" w:rsidRDefault="005A53D8" w:rsidP="00AC2009">
            <w:pPr>
              <w:pStyle w:val="TableParagraph"/>
              <w:spacing w:before="32" w:line="240" w:lineRule="auto"/>
              <w:ind w:left="9" w:right="0"/>
              <w:rPr>
                <w:sz w:val="16"/>
              </w:rPr>
            </w:pPr>
            <w:r w:rsidRPr="008F3E4E">
              <w:rPr>
                <w:sz w:val="16"/>
              </w:rPr>
              <w:t>Unique</w:t>
            </w:r>
            <w:r w:rsidRPr="008F3E4E">
              <w:rPr>
                <w:spacing w:val="17"/>
                <w:sz w:val="16"/>
              </w:rPr>
              <w:t xml:space="preserve"> </w:t>
            </w:r>
            <w:r w:rsidRPr="008F3E4E">
              <w:rPr>
                <w:spacing w:val="-2"/>
                <w:sz w:val="16"/>
              </w:rPr>
              <w:t>feat.</w:t>
            </w:r>
          </w:p>
        </w:tc>
        <w:tc>
          <w:tcPr>
            <w:tcW w:w="1156" w:type="dxa"/>
            <w:tcBorders>
              <w:top w:val="single" w:sz="6" w:space="0" w:color="000000"/>
              <w:bottom w:val="single" w:sz="4" w:space="0" w:color="000000"/>
            </w:tcBorders>
          </w:tcPr>
          <w:p w14:paraId="336558FA" w14:textId="77777777" w:rsidR="005A53D8" w:rsidRPr="008F3E4E" w:rsidRDefault="005A53D8" w:rsidP="00AC2009">
            <w:pPr>
              <w:pStyle w:val="TableParagraph"/>
              <w:spacing w:before="32" w:line="240" w:lineRule="auto"/>
              <w:ind w:left="12" w:right="0"/>
              <w:rPr>
                <w:sz w:val="16"/>
              </w:rPr>
            </w:pPr>
            <w:r w:rsidRPr="008F3E4E">
              <w:rPr>
                <w:spacing w:val="-2"/>
                <w:w w:val="105"/>
                <w:sz w:val="16"/>
              </w:rPr>
              <w:t>Mean</w:t>
            </w:r>
            <w:r w:rsidRPr="008F3E4E">
              <w:rPr>
                <w:spacing w:val="2"/>
                <w:w w:val="105"/>
                <w:sz w:val="16"/>
              </w:rPr>
              <w:t xml:space="preserve"> </w:t>
            </w:r>
            <w:r w:rsidRPr="008F3E4E">
              <w:rPr>
                <w:spacing w:val="-2"/>
                <w:w w:val="105"/>
                <w:sz w:val="16"/>
              </w:rPr>
              <w:t>Jaccard</w:t>
            </w:r>
          </w:p>
        </w:tc>
      </w:tr>
      <w:tr w:rsidR="005A53D8" w:rsidRPr="008F3E4E" w14:paraId="0442F54B" w14:textId="77777777" w:rsidTr="00AC2009">
        <w:trPr>
          <w:trHeight w:val="235"/>
        </w:trPr>
        <w:tc>
          <w:tcPr>
            <w:tcW w:w="1538" w:type="dxa"/>
            <w:tcBorders>
              <w:top w:val="single" w:sz="4" w:space="0" w:color="000000"/>
            </w:tcBorders>
          </w:tcPr>
          <w:p w14:paraId="4714015F" w14:textId="77777777" w:rsidR="005A53D8" w:rsidRPr="008F3E4E" w:rsidRDefault="005A53D8" w:rsidP="00AC2009">
            <w:pPr>
              <w:pStyle w:val="TableParagraph"/>
              <w:spacing w:before="32" w:line="183" w:lineRule="exact"/>
              <w:ind w:left="105" w:right="0"/>
              <w:jc w:val="left"/>
              <w:rPr>
                <w:sz w:val="16"/>
              </w:rPr>
            </w:pPr>
            <w:r w:rsidRPr="008F3E4E">
              <w:rPr>
                <w:w w:val="110"/>
                <w:sz w:val="16"/>
              </w:rPr>
              <w:t>Hybrid</w:t>
            </w:r>
            <w:r w:rsidRPr="008F3E4E">
              <w:rPr>
                <w:spacing w:val="5"/>
                <w:w w:val="110"/>
                <w:sz w:val="16"/>
              </w:rPr>
              <w:t xml:space="preserve"> </w:t>
            </w:r>
            <w:r w:rsidRPr="008F3E4E">
              <w:rPr>
                <w:w w:val="110"/>
                <w:sz w:val="16"/>
              </w:rPr>
              <w:t>CNN-</w:t>
            </w:r>
            <w:r w:rsidRPr="008F3E4E">
              <w:rPr>
                <w:spacing w:val="-4"/>
                <w:w w:val="110"/>
                <w:sz w:val="16"/>
              </w:rPr>
              <w:t>LSTM</w:t>
            </w:r>
          </w:p>
        </w:tc>
        <w:tc>
          <w:tcPr>
            <w:tcW w:w="762" w:type="dxa"/>
            <w:tcBorders>
              <w:top w:val="single" w:sz="4" w:space="0" w:color="000000"/>
            </w:tcBorders>
          </w:tcPr>
          <w:p w14:paraId="65856DBB" w14:textId="77777777" w:rsidR="005A53D8" w:rsidRPr="008F3E4E" w:rsidRDefault="005A53D8" w:rsidP="00AC2009">
            <w:pPr>
              <w:pStyle w:val="TableParagraph"/>
              <w:spacing w:before="32" w:line="183" w:lineRule="exact"/>
              <w:rPr>
                <w:sz w:val="16"/>
              </w:rPr>
            </w:pPr>
            <w:r w:rsidRPr="008F3E4E">
              <w:rPr>
                <w:spacing w:val="-10"/>
                <w:sz w:val="16"/>
              </w:rPr>
              <w:t>6</w:t>
            </w:r>
          </w:p>
        </w:tc>
        <w:tc>
          <w:tcPr>
            <w:tcW w:w="688" w:type="dxa"/>
            <w:tcBorders>
              <w:top w:val="single" w:sz="4" w:space="0" w:color="000000"/>
            </w:tcBorders>
          </w:tcPr>
          <w:p w14:paraId="4ACF7F11" w14:textId="77777777" w:rsidR="005A53D8" w:rsidRPr="008F3E4E" w:rsidRDefault="005A53D8" w:rsidP="00AC2009">
            <w:pPr>
              <w:pStyle w:val="TableParagraph"/>
              <w:spacing w:before="32" w:line="183" w:lineRule="exact"/>
              <w:ind w:left="0" w:right="0"/>
              <w:rPr>
                <w:sz w:val="16"/>
              </w:rPr>
            </w:pPr>
            <w:r w:rsidRPr="008F3E4E">
              <w:rPr>
                <w:spacing w:val="-10"/>
                <w:sz w:val="16"/>
              </w:rPr>
              <w:t>1</w:t>
            </w:r>
          </w:p>
        </w:tc>
        <w:tc>
          <w:tcPr>
            <w:tcW w:w="917" w:type="dxa"/>
            <w:tcBorders>
              <w:top w:val="single" w:sz="4" w:space="0" w:color="000000"/>
            </w:tcBorders>
          </w:tcPr>
          <w:p w14:paraId="154A8ABE" w14:textId="77777777" w:rsidR="005A53D8" w:rsidRPr="008F3E4E" w:rsidRDefault="005A53D8" w:rsidP="00AC2009">
            <w:pPr>
              <w:pStyle w:val="TableParagraph"/>
              <w:spacing w:before="32" w:line="183" w:lineRule="exact"/>
              <w:rPr>
                <w:sz w:val="16"/>
              </w:rPr>
            </w:pPr>
            <w:r w:rsidRPr="008F3E4E">
              <w:rPr>
                <w:spacing w:val="-2"/>
                <w:sz w:val="16"/>
              </w:rPr>
              <w:t>0.816</w:t>
            </w:r>
          </w:p>
        </w:tc>
        <w:tc>
          <w:tcPr>
            <w:tcW w:w="797" w:type="dxa"/>
            <w:tcBorders>
              <w:top w:val="single" w:sz="4" w:space="0" w:color="000000"/>
            </w:tcBorders>
          </w:tcPr>
          <w:p w14:paraId="67B94D26" w14:textId="77777777" w:rsidR="005A53D8" w:rsidRPr="008F3E4E" w:rsidRDefault="005A53D8" w:rsidP="00AC2009">
            <w:pPr>
              <w:pStyle w:val="TableParagraph"/>
              <w:spacing w:before="32" w:line="183" w:lineRule="exact"/>
              <w:rPr>
                <w:sz w:val="16"/>
              </w:rPr>
            </w:pPr>
            <w:r w:rsidRPr="008F3E4E">
              <w:rPr>
                <w:spacing w:val="-2"/>
                <w:sz w:val="16"/>
              </w:rPr>
              <w:t>0.579</w:t>
            </w:r>
          </w:p>
        </w:tc>
        <w:tc>
          <w:tcPr>
            <w:tcW w:w="832" w:type="dxa"/>
            <w:tcBorders>
              <w:top w:val="single" w:sz="4" w:space="0" w:color="000000"/>
            </w:tcBorders>
          </w:tcPr>
          <w:p w14:paraId="4AD19880" w14:textId="77777777" w:rsidR="005A53D8" w:rsidRPr="008F3E4E" w:rsidRDefault="005A53D8" w:rsidP="00AC2009">
            <w:pPr>
              <w:pStyle w:val="TableParagraph"/>
              <w:spacing w:before="32" w:line="183" w:lineRule="exact"/>
              <w:ind w:left="2" w:right="2"/>
              <w:rPr>
                <w:sz w:val="16"/>
              </w:rPr>
            </w:pPr>
            <w:r w:rsidRPr="008F3E4E">
              <w:rPr>
                <w:spacing w:val="-2"/>
                <w:sz w:val="16"/>
              </w:rPr>
              <w:t>0.786</w:t>
            </w:r>
          </w:p>
        </w:tc>
        <w:tc>
          <w:tcPr>
            <w:tcW w:w="582" w:type="dxa"/>
            <w:tcBorders>
              <w:top w:val="single" w:sz="4" w:space="0" w:color="000000"/>
            </w:tcBorders>
          </w:tcPr>
          <w:p w14:paraId="65D43D57" w14:textId="77777777" w:rsidR="005A53D8" w:rsidRPr="008F3E4E" w:rsidRDefault="005A53D8" w:rsidP="00AC2009">
            <w:pPr>
              <w:pStyle w:val="TableParagraph"/>
              <w:spacing w:before="32" w:line="183" w:lineRule="exact"/>
              <w:ind w:left="4" w:right="2"/>
              <w:rPr>
                <w:sz w:val="16"/>
              </w:rPr>
            </w:pPr>
            <w:r w:rsidRPr="008F3E4E">
              <w:rPr>
                <w:spacing w:val="-2"/>
                <w:sz w:val="16"/>
              </w:rPr>
              <w:t>0.714</w:t>
            </w:r>
          </w:p>
        </w:tc>
        <w:tc>
          <w:tcPr>
            <w:tcW w:w="583" w:type="dxa"/>
            <w:tcBorders>
              <w:top w:val="single" w:sz="4" w:space="0" w:color="000000"/>
            </w:tcBorders>
          </w:tcPr>
          <w:p w14:paraId="1A422074" w14:textId="77777777" w:rsidR="005A53D8" w:rsidRPr="008F3E4E" w:rsidRDefault="005A53D8" w:rsidP="00AC2009">
            <w:pPr>
              <w:pStyle w:val="TableParagraph"/>
              <w:spacing w:before="32" w:line="183" w:lineRule="exact"/>
              <w:ind w:left="6" w:right="3"/>
              <w:rPr>
                <w:sz w:val="16"/>
              </w:rPr>
            </w:pPr>
            <w:r w:rsidRPr="008F3E4E">
              <w:rPr>
                <w:spacing w:val="-2"/>
                <w:sz w:val="16"/>
              </w:rPr>
              <w:t>0.571</w:t>
            </w:r>
          </w:p>
        </w:tc>
        <w:tc>
          <w:tcPr>
            <w:tcW w:w="891" w:type="dxa"/>
            <w:tcBorders>
              <w:top w:val="single" w:sz="4" w:space="0" w:color="000000"/>
            </w:tcBorders>
          </w:tcPr>
          <w:p w14:paraId="75E3C08E" w14:textId="77777777" w:rsidR="005A53D8" w:rsidRPr="008F3E4E" w:rsidRDefault="005A53D8" w:rsidP="00AC2009">
            <w:pPr>
              <w:pStyle w:val="TableParagraph"/>
              <w:spacing w:before="32" w:line="183" w:lineRule="exact"/>
              <w:ind w:left="7" w:right="3"/>
              <w:rPr>
                <w:sz w:val="16"/>
              </w:rPr>
            </w:pPr>
            <w:r w:rsidRPr="008F3E4E">
              <w:rPr>
                <w:spacing w:val="-5"/>
                <w:sz w:val="16"/>
              </w:rPr>
              <w:t>1.0</w:t>
            </w:r>
          </w:p>
        </w:tc>
        <w:tc>
          <w:tcPr>
            <w:tcW w:w="1046" w:type="dxa"/>
            <w:tcBorders>
              <w:top w:val="single" w:sz="4" w:space="0" w:color="000000"/>
            </w:tcBorders>
          </w:tcPr>
          <w:p w14:paraId="3D5EED30" w14:textId="77777777" w:rsidR="005A53D8" w:rsidRPr="008F3E4E" w:rsidRDefault="005A53D8" w:rsidP="00AC2009">
            <w:pPr>
              <w:pStyle w:val="TableParagraph"/>
              <w:spacing w:before="32" w:line="183" w:lineRule="exact"/>
              <w:ind w:left="9" w:right="3"/>
              <w:rPr>
                <w:sz w:val="16"/>
              </w:rPr>
            </w:pPr>
            <w:r w:rsidRPr="008F3E4E">
              <w:rPr>
                <w:spacing w:val="-10"/>
                <w:sz w:val="16"/>
              </w:rPr>
              <w:t>7</w:t>
            </w:r>
          </w:p>
        </w:tc>
        <w:tc>
          <w:tcPr>
            <w:tcW w:w="1156" w:type="dxa"/>
            <w:tcBorders>
              <w:top w:val="single" w:sz="4" w:space="0" w:color="000000"/>
            </w:tcBorders>
          </w:tcPr>
          <w:p w14:paraId="7DBE2FF6" w14:textId="77777777" w:rsidR="005A53D8" w:rsidRPr="008F3E4E" w:rsidRDefault="005A53D8" w:rsidP="00AC2009">
            <w:pPr>
              <w:pStyle w:val="TableParagraph"/>
              <w:spacing w:before="32" w:line="183" w:lineRule="exact"/>
              <w:ind w:left="12" w:right="2"/>
              <w:rPr>
                <w:sz w:val="16"/>
              </w:rPr>
            </w:pPr>
            <w:r w:rsidRPr="008F3E4E">
              <w:rPr>
                <w:spacing w:val="-2"/>
                <w:sz w:val="16"/>
              </w:rPr>
              <w:t>0.190</w:t>
            </w:r>
          </w:p>
        </w:tc>
      </w:tr>
      <w:tr w:rsidR="005A53D8" w:rsidRPr="008F3E4E" w14:paraId="611DE987" w14:textId="77777777" w:rsidTr="00AC2009">
        <w:trPr>
          <w:trHeight w:val="231"/>
        </w:trPr>
        <w:tc>
          <w:tcPr>
            <w:tcW w:w="1538" w:type="dxa"/>
            <w:tcBorders>
              <w:bottom w:val="single" w:sz="6" w:space="0" w:color="000000"/>
            </w:tcBorders>
          </w:tcPr>
          <w:p w14:paraId="17C8FA91" w14:textId="77777777" w:rsidR="005A53D8" w:rsidRPr="008F3E4E" w:rsidRDefault="005A53D8" w:rsidP="00AC2009">
            <w:pPr>
              <w:pStyle w:val="TableParagraph"/>
              <w:spacing w:line="187" w:lineRule="exact"/>
              <w:ind w:left="105" w:right="0"/>
              <w:jc w:val="left"/>
              <w:rPr>
                <w:sz w:val="16"/>
              </w:rPr>
            </w:pPr>
            <w:r w:rsidRPr="008F3E4E">
              <w:rPr>
                <w:w w:val="105"/>
                <w:sz w:val="16"/>
              </w:rPr>
              <w:t>Linear</w:t>
            </w:r>
            <w:r w:rsidRPr="008F3E4E">
              <w:rPr>
                <w:spacing w:val="2"/>
                <w:w w:val="110"/>
                <w:sz w:val="16"/>
              </w:rPr>
              <w:t xml:space="preserve"> </w:t>
            </w:r>
            <w:r w:rsidRPr="008F3E4E">
              <w:rPr>
                <w:spacing w:val="-5"/>
                <w:w w:val="110"/>
                <w:sz w:val="16"/>
              </w:rPr>
              <w:t>SVM</w:t>
            </w:r>
          </w:p>
        </w:tc>
        <w:tc>
          <w:tcPr>
            <w:tcW w:w="762" w:type="dxa"/>
            <w:tcBorders>
              <w:bottom w:val="single" w:sz="6" w:space="0" w:color="000000"/>
            </w:tcBorders>
          </w:tcPr>
          <w:p w14:paraId="1441489F" w14:textId="77777777" w:rsidR="005A53D8" w:rsidRPr="008F3E4E" w:rsidRDefault="005A53D8" w:rsidP="00AC2009">
            <w:pPr>
              <w:pStyle w:val="TableParagraph"/>
              <w:spacing w:line="187" w:lineRule="exact"/>
              <w:rPr>
                <w:sz w:val="16"/>
              </w:rPr>
            </w:pPr>
            <w:r w:rsidRPr="008F3E4E">
              <w:rPr>
                <w:spacing w:val="-10"/>
                <w:sz w:val="16"/>
              </w:rPr>
              <w:t>8</w:t>
            </w:r>
          </w:p>
        </w:tc>
        <w:tc>
          <w:tcPr>
            <w:tcW w:w="688" w:type="dxa"/>
            <w:tcBorders>
              <w:bottom w:val="single" w:sz="6" w:space="0" w:color="000000"/>
            </w:tcBorders>
          </w:tcPr>
          <w:p w14:paraId="278BBB3A" w14:textId="77777777" w:rsidR="005A53D8" w:rsidRPr="008F3E4E" w:rsidRDefault="005A53D8" w:rsidP="00AC2009">
            <w:pPr>
              <w:pStyle w:val="TableParagraph"/>
              <w:spacing w:line="187" w:lineRule="exact"/>
              <w:ind w:left="0" w:right="0"/>
              <w:rPr>
                <w:sz w:val="16"/>
              </w:rPr>
            </w:pPr>
            <w:r w:rsidRPr="008F3E4E">
              <w:rPr>
                <w:spacing w:val="-5"/>
                <w:sz w:val="16"/>
              </w:rPr>
              <w:t>30</w:t>
            </w:r>
          </w:p>
        </w:tc>
        <w:tc>
          <w:tcPr>
            <w:tcW w:w="917" w:type="dxa"/>
            <w:tcBorders>
              <w:bottom w:val="single" w:sz="6" w:space="0" w:color="000000"/>
            </w:tcBorders>
          </w:tcPr>
          <w:p w14:paraId="369A7424" w14:textId="77777777" w:rsidR="005A53D8" w:rsidRPr="008F3E4E" w:rsidRDefault="005A53D8" w:rsidP="00AC2009">
            <w:pPr>
              <w:pStyle w:val="TableParagraph"/>
              <w:spacing w:line="187" w:lineRule="exact"/>
              <w:rPr>
                <w:sz w:val="16"/>
              </w:rPr>
            </w:pPr>
            <w:r w:rsidRPr="008F3E4E">
              <w:rPr>
                <w:spacing w:val="-2"/>
                <w:sz w:val="16"/>
              </w:rPr>
              <w:t>0.510</w:t>
            </w:r>
          </w:p>
        </w:tc>
        <w:tc>
          <w:tcPr>
            <w:tcW w:w="797" w:type="dxa"/>
            <w:tcBorders>
              <w:bottom w:val="single" w:sz="6" w:space="0" w:color="000000"/>
            </w:tcBorders>
          </w:tcPr>
          <w:p w14:paraId="5E665B46" w14:textId="77777777" w:rsidR="005A53D8" w:rsidRPr="008F3E4E" w:rsidRDefault="005A53D8" w:rsidP="00AC2009">
            <w:pPr>
              <w:pStyle w:val="TableParagraph"/>
              <w:spacing w:line="187" w:lineRule="exact"/>
              <w:rPr>
                <w:sz w:val="16"/>
              </w:rPr>
            </w:pPr>
            <w:r w:rsidRPr="008F3E4E">
              <w:rPr>
                <w:spacing w:val="-2"/>
                <w:sz w:val="16"/>
              </w:rPr>
              <w:t>0.411</w:t>
            </w:r>
          </w:p>
        </w:tc>
        <w:tc>
          <w:tcPr>
            <w:tcW w:w="832" w:type="dxa"/>
            <w:tcBorders>
              <w:bottom w:val="single" w:sz="6" w:space="0" w:color="000000"/>
            </w:tcBorders>
          </w:tcPr>
          <w:p w14:paraId="17C8703D" w14:textId="77777777" w:rsidR="005A53D8" w:rsidRPr="008F3E4E" w:rsidRDefault="005A53D8" w:rsidP="00AC2009">
            <w:pPr>
              <w:pStyle w:val="TableParagraph"/>
              <w:spacing w:line="187" w:lineRule="exact"/>
              <w:ind w:left="2" w:right="2"/>
              <w:rPr>
                <w:sz w:val="16"/>
              </w:rPr>
            </w:pPr>
            <w:r w:rsidRPr="008F3E4E">
              <w:rPr>
                <w:spacing w:val="-2"/>
                <w:sz w:val="16"/>
              </w:rPr>
              <w:t>0.643</w:t>
            </w:r>
          </w:p>
        </w:tc>
        <w:tc>
          <w:tcPr>
            <w:tcW w:w="582" w:type="dxa"/>
            <w:tcBorders>
              <w:bottom w:val="single" w:sz="6" w:space="0" w:color="000000"/>
            </w:tcBorders>
          </w:tcPr>
          <w:p w14:paraId="7F868589" w14:textId="77777777" w:rsidR="005A53D8" w:rsidRPr="008F3E4E" w:rsidRDefault="005A53D8" w:rsidP="00AC2009">
            <w:pPr>
              <w:pStyle w:val="TableParagraph"/>
              <w:spacing w:line="187" w:lineRule="exact"/>
              <w:ind w:left="4" w:right="2"/>
              <w:rPr>
                <w:sz w:val="16"/>
              </w:rPr>
            </w:pPr>
            <w:r w:rsidRPr="008F3E4E">
              <w:rPr>
                <w:spacing w:val="-2"/>
                <w:sz w:val="16"/>
              </w:rPr>
              <w:t>0.533</w:t>
            </w:r>
          </w:p>
        </w:tc>
        <w:tc>
          <w:tcPr>
            <w:tcW w:w="583" w:type="dxa"/>
            <w:tcBorders>
              <w:bottom w:val="single" w:sz="6" w:space="0" w:color="000000"/>
            </w:tcBorders>
          </w:tcPr>
          <w:p w14:paraId="66BDCD81" w14:textId="77777777" w:rsidR="005A53D8" w:rsidRPr="008F3E4E" w:rsidRDefault="005A53D8" w:rsidP="00AC2009">
            <w:pPr>
              <w:pStyle w:val="TableParagraph"/>
              <w:spacing w:line="187" w:lineRule="exact"/>
              <w:ind w:left="6" w:right="3"/>
              <w:rPr>
                <w:sz w:val="16"/>
              </w:rPr>
            </w:pPr>
            <w:r w:rsidRPr="008F3E4E">
              <w:rPr>
                <w:spacing w:val="-2"/>
                <w:sz w:val="16"/>
              </w:rPr>
              <w:t>0.277</w:t>
            </w:r>
          </w:p>
        </w:tc>
        <w:tc>
          <w:tcPr>
            <w:tcW w:w="891" w:type="dxa"/>
            <w:tcBorders>
              <w:bottom w:val="single" w:sz="6" w:space="0" w:color="000000"/>
            </w:tcBorders>
          </w:tcPr>
          <w:p w14:paraId="1A81CDEB" w14:textId="77777777" w:rsidR="005A53D8" w:rsidRPr="008F3E4E" w:rsidRDefault="005A53D8" w:rsidP="00AC2009">
            <w:pPr>
              <w:pStyle w:val="TableParagraph"/>
              <w:spacing w:line="187" w:lineRule="exact"/>
              <w:ind w:left="7" w:right="3"/>
              <w:rPr>
                <w:sz w:val="16"/>
              </w:rPr>
            </w:pPr>
            <w:r w:rsidRPr="008F3E4E">
              <w:rPr>
                <w:spacing w:val="-4"/>
                <w:sz w:val="16"/>
              </w:rPr>
              <w:t>30.0</w:t>
            </w:r>
          </w:p>
        </w:tc>
        <w:tc>
          <w:tcPr>
            <w:tcW w:w="1046" w:type="dxa"/>
            <w:tcBorders>
              <w:bottom w:val="single" w:sz="6" w:space="0" w:color="000000"/>
            </w:tcBorders>
          </w:tcPr>
          <w:p w14:paraId="00C5741C" w14:textId="77777777" w:rsidR="005A53D8" w:rsidRPr="008F3E4E" w:rsidRDefault="005A53D8" w:rsidP="00AC2009">
            <w:pPr>
              <w:pStyle w:val="TableParagraph"/>
              <w:spacing w:line="187" w:lineRule="exact"/>
              <w:ind w:left="9" w:right="3"/>
              <w:rPr>
                <w:sz w:val="16"/>
              </w:rPr>
            </w:pPr>
            <w:r w:rsidRPr="008F3E4E">
              <w:rPr>
                <w:spacing w:val="-5"/>
                <w:sz w:val="16"/>
              </w:rPr>
              <w:t>103</w:t>
            </w:r>
          </w:p>
        </w:tc>
        <w:tc>
          <w:tcPr>
            <w:tcW w:w="1156" w:type="dxa"/>
            <w:tcBorders>
              <w:bottom w:val="single" w:sz="6" w:space="0" w:color="000000"/>
            </w:tcBorders>
          </w:tcPr>
          <w:p w14:paraId="32041171" w14:textId="77777777" w:rsidR="005A53D8" w:rsidRPr="008F3E4E" w:rsidRDefault="005A53D8" w:rsidP="00AC2009">
            <w:pPr>
              <w:pStyle w:val="TableParagraph"/>
              <w:spacing w:line="187" w:lineRule="exact"/>
              <w:ind w:left="12" w:right="2"/>
              <w:rPr>
                <w:sz w:val="16"/>
              </w:rPr>
            </w:pPr>
            <w:r w:rsidRPr="008F3E4E">
              <w:rPr>
                <w:spacing w:val="-2"/>
                <w:sz w:val="16"/>
              </w:rPr>
              <w:t>0.360</w:t>
            </w:r>
          </w:p>
        </w:tc>
      </w:tr>
    </w:tbl>
    <w:p w14:paraId="465213EA" w14:textId="77777777" w:rsidR="00AC2009" w:rsidRDefault="00AC2009" w:rsidP="00627C5D">
      <w:pPr>
        <w:pStyle w:val="BodyText"/>
        <w:spacing w:before="68" w:line="249" w:lineRule="auto"/>
        <w:ind w:left="34" w:right="32"/>
        <w:jc w:val="both"/>
        <w:sectPr w:rsidR="00AC2009" w:rsidSect="00946763">
          <w:type w:val="continuous"/>
          <w:pgSz w:w="11910" w:h="15880"/>
          <w:pgMar w:top="992" w:right="992" w:bottom="992" w:left="992" w:header="702" w:footer="516" w:gutter="0"/>
          <w:cols w:space="324"/>
          <w:docGrid w:linePitch="299"/>
        </w:sectPr>
      </w:pPr>
    </w:p>
    <w:p w14:paraId="4E3C5A2D" w14:textId="6F9B9F4F" w:rsidR="00627C5D" w:rsidDel="00962722" w:rsidRDefault="00000000" w:rsidP="00627C5D">
      <w:pPr>
        <w:pStyle w:val="BodyText"/>
        <w:spacing w:before="68" w:line="249" w:lineRule="auto"/>
        <w:ind w:left="34" w:right="32"/>
        <w:jc w:val="both"/>
        <w:rPr>
          <w:moveFrom w:id="66" w:author="Abin Daniel ZORTO" w:date="2026-04-03T18:35:00Z" w16du:dateUtc="2026-04-03T17:35:00Z"/>
        </w:rPr>
      </w:pPr>
      <w:moveFromRangeStart w:id="67" w:author="Abin Daniel ZORTO" w:date="2026-04-03T18:35:00Z" w:name="move226133762"/>
      <w:moveFrom w:id="68" w:author="Abin Daniel ZORTO" w:date="2026-04-03T18:35:00Z" w16du:dateUtc="2026-04-03T17:35:00Z">
        <w:r w:rsidDel="00962722">
          <w:t xml:space="preserve">sweep at </w:t>
        </w:r>
        <w:r w:rsidDel="00962722">
          <w:rPr>
            <w:rFonts w:ascii="BIZ UDGothic"/>
            <w:sz w:val="17"/>
          </w:rPr>
          <w:t>inner-k=1</w:t>
        </w:r>
        <w:r w:rsidDel="00962722">
          <w:t>. The linear SVM did not show the</w:t>
        </w:r>
        <w:r w:rsidDel="00962722">
          <w:rPr>
            <w:spacing w:val="80"/>
          </w:rPr>
          <w:t xml:space="preserve"> </w:t>
        </w:r>
        <w:r w:rsidDel="00962722">
          <w:t>same</w:t>
        </w:r>
        <w:r w:rsidDel="00962722">
          <w:rPr>
            <w:spacing w:val="40"/>
          </w:rPr>
          <w:t xml:space="preserve"> </w:t>
        </w:r>
        <w:r w:rsidDel="00962722">
          <w:t>pattern</w:t>
        </w:r>
        <w:r w:rsidDel="00962722">
          <w:rPr>
            <w:spacing w:val="40"/>
          </w:rPr>
          <w:t xml:space="preserve"> </w:t>
        </w:r>
        <w:r w:rsidDel="00962722">
          <w:t>and</w:t>
        </w:r>
        <w:r w:rsidDel="00962722">
          <w:rPr>
            <w:spacing w:val="40"/>
          </w:rPr>
          <w:t xml:space="preserve"> </w:t>
        </w:r>
        <w:r w:rsidDel="00962722">
          <w:t>reached</w:t>
        </w:r>
        <w:r w:rsidDel="00962722">
          <w:rPr>
            <w:spacing w:val="40"/>
          </w:rPr>
          <w:t xml:space="preserve"> </w:t>
        </w:r>
        <w:r w:rsidDel="00962722">
          <w:t>its</w:t>
        </w:r>
        <w:r w:rsidDel="00962722">
          <w:rPr>
            <w:spacing w:val="40"/>
          </w:rPr>
          <w:t xml:space="preserve"> </w:t>
        </w:r>
        <w:r w:rsidDel="00962722">
          <w:t>best</w:t>
        </w:r>
        <w:r w:rsidDel="00962722">
          <w:rPr>
            <w:spacing w:val="40"/>
          </w:rPr>
          <w:t xml:space="preserve"> </w:t>
        </w:r>
        <w:r w:rsidDel="00962722">
          <w:t>ROC-AUC</w:t>
        </w:r>
        <w:r w:rsidDel="00962722">
          <w:rPr>
            <w:spacing w:val="40"/>
          </w:rPr>
          <w:t xml:space="preserve"> </w:t>
        </w:r>
        <w:r w:rsidDel="00962722">
          <w:t>only</w:t>
        </w:r>
        <w:r w:rsidDel="00962722">
          <w:rPr>
            <w:spacing w:val="40"/>
          </w:rPr>
          <w:t xml:space="preserve"> </w:t>
        </w:r>
        <w:r w:rsidDel="00962722">
          <w:t xml:space="preserve">at the broader </w:t>
        </w:r>
        <w:r w:rsidDel="00962722">
          <w:rPr>
            <w:rFonts w:ascii="BIZ UDGothic"/>
            <w:sz w:val="17"/>
          </w:rPr>
          <w:t xml:space="preserve">inner-k=30 </w:t>
        </w:r>
        <w:r w:rsidDel="00962722">
          <w:t>setting. Sparse per-fold selection therefore aligned with peak discrimination only for the more expressive model.</w:t>
        </w:r>
      </w:moveFrom>
    </w:p>
    <w:moveFromRangeEnd w:id="67"/>
    <w:p w14:paraId="4F96A197" w14:textId="25293490" w:rsidR="00627C5D" w:rsidRDefault="000D52C2" w:rsidP="00627C5D">
      <w:pPr>
        <w:pStyle w:val="BodyText"/>
        <w:spacing w:before="68" w:line="249" w:lineRule="auto"/>
        <w:ind w:left="34" w:right="32"/>
        <w:jc w:val="both"/>
        <w:rPr>
          <w:rFonts w:ascii="Calibri"/>
          <w:noProof/>
        </w:rPr>
      </w:pPr>
      <w:r>
        <w:t xml:space="preserve">Figures </w:t>
      </w:r>
      <w:hyperlink w:anchor="_bookmark6" w:history="1">
        <w:r>
          <w:rPr>
            <w:color w:val="2F4F4F"/>
          </w:rPr>
          <w:t>5</w:t>
        </w:r>
      </w:hyperlink>
      <w:r>
        <w:rPr>
          <w:color w:val="2F4F4F"/>
        </w:rPr>
        <w:t xml:space="preserve"> </w:t>
      </w:r>
      <w:r>
        <w:t xml:space="preserve">and </w:t>
      </w:r>
      <w:hyperlink w:anchor="_bookmark7" w:history="1">
        <w:r>
          <w:rPr>
            <w:color w:val="2F4F4F"/>
          </w:rPr>
          <w:t>6</w:t>
        </w:r>
      </w:hyperlink>
      <w:r>
        <w:rPr>
          <w:color w:val="2F4F4F"/>
        </w:rPr>
        <w:t xml:space="preserve"> </w:t>
      </w:r>
      <w:r>
        <w:t>show a second related pattern. Increasing</w:t>
      </w:r>
      <w:r>
        <w:rPr>
          <w:spacing w:val="57"/>
        </w:rPr>
        <w:t xml:space="preserve"> </w:t>
      </w:r>
      <w:r>
        <w:rPr>
          <w:rFonts w:ascii="BIZ UDGothic"/>
          <w:sz w:val="17"/>
        </w:rPr>
        <w:t>inner-k</w:t>
      </w:r>
      <w:r>
        <w:rPr>
          <w:rFonts w:ascii="BIZ UDGothic"/>
          <w:spacing w:val="23"/>
          <w:sz w:val="17"/>
        </w:rPr>
        <w:t xml:space="preserve"> </w:t>
      </w:r>
      <w:r>
        <w:t>increased</w:t>
      </w:r>
      <w:r>
        <w:rPr>
          <w:spacing w:val="58"/>
        </w:rPr>
        <w:t xml:space="preserve"> </w:t>
      </w:r>
      <w:r>
        <w:t>hard-set</w:t>
      </w:r>
      <w:r>
        <w:rPr>
          <w:spacing w:val="58"/>
        </w:rPr>
        <w:t xml:space="preserve"> </w:t>
      </w:r>
      <w:r>
        <w:t>overlap</w:t>
      </w:r>
      <w:r>
        <w:rPr>
          <w:spacing w:val="58"/>
        </w:rPr>
        <w:t xml:space="preserve"> </w:t>
      </w:r>
      <w:r>
        <w:rPr>
          <w:spacing w:val="-5"/>
        </w:rPr>
        <w:t xml:space="preserve">and </w:t>
      </w:r>
      <w:r>
        <w:t>the total number of unique selected features. Larger</w:t>
      </w:r>
      <w:r>
        <w:rPr>
          <w:spacing w:val="80"/>
        </w:rPr>
        <w:t xml:space="preserve"> </w:t>
      </w:r>
      <w:r>
        <w:t>feature budgets did not produce the strongest patient-level discrimination. The sweep concentrated its best hybrid performance at the sparsest end of the per-fold selection range. This pattern motivates the paper’s focus on sparse biomarker</w:t>
      </w:r>
      <w:r>
        <w:rPr>
          <w:spacing w:val="40"/>
        </w:rPr>
        <w:t xml:space="preserve"> </w:t>
      </w:r>
      <w:r>
        <w:t>discovery</w:t>
      </w:r>
      <w:r>
        <w:rPr>
          <w:spacing w:val="40"/>
        </w:rPr>
        <w:t xml:space="preserve"> </w:t>
      </w:r>
      <w:r>
        <w:t>and</w:t>
      </w:r>
      <w:r>
        <w:rPr>
          <w:spacing w:val="40"/>
        </w:rPr>
        <w:t xml:space="preserve"> </w:t>
      </w:r>
      <w:r>
        <w:t>suggests</w:t>
      </w:r>
      <w:r>
        <w:rPr>
          <w:spacing w:val="40"/>
        </w:rPr>
        <w:t xml:space="preserve"> </w:t>
      </w:r>
      <w:r>
        <w:t>that</w:t>
      </w:r>
      <w:r>
        <w:rPr>
          <w:spacing w:val="40"/>
        </w:rPr>
        <w:t xml:space="preserve"> </w:t>
      </w:r>
      <w:r>
        <w:t>model</w:t>
      </w:r>
      <w:r>
        <w:rPr>
          <w:spacing w:val="40"/>
        </w:rPr>
        <w:t xml:space="preserve"> </w:t>
      </w:r>
      <w:r>
        <w:t xml:space="preserve">capacity and per-fold sparsity mattered together rather than </w:t>
      </w:r>
      <w:r>
        <w:rPr>
          <w:spacing w:val="-2"/>
        </w:rPr>
        <w:t>independently.</w:t>
      </w:r>
      <w:r w:rsidR="00AC2009">
        <w:rPr>
          <w:spacing w:val="-2"/>
        </w:rPr>
        <w:t xml:space="preserve"> </w:t>
      </w:r>
      <w:r w:rsidR="00AC2009" w:rsidRPr="00AC2009">
        <w:rPr>
          <w:spacing w:val="-2"/>
        </w:rPr>
        <w:t>The hybrid model retained the strongest discrimination in the sparsest budget region.</w:t>
      </w:r>
      <w:r w:rsidR="00FB4B51">
        <w:rPr>
          <w:rFonts w:ascii="Calibri"/>
          <w:noProof/>
        </w:rPr>
        <w:t xml:space="preserve"> </w:t>
      </w:r>
    </w:p>
    <w:p w14:paraId="0AE3C960" w14:textId="77777777" w:rsidR="00627C5D" w:rsidRDefault="00627C5D" w:rsidP="00627C5D">
      <w:pPr>
        <w:pStyle w:val="BodyText"/>
        <w:spacing w:before="68" w:line="249" w:lineRule="auto"/>
        <w:ind w:left="34" w:right="32"/>
        <w:jc w:val="both"/>
        <w:rPr>
          <w:rFonts w:ascii="Calibri"/>
          <w:noProof/>
        </w:rPr>
      </w:pPr>
    </w:p>
    <w:p w14:paraId="72B5307C" w14:textId="60C1EE67" w:rsidR="00627C5D" w:rsidRDefault="00225413" w:rsidP="00627C5D">
      <w:pPr>
        <w:pStyle w:val="BodyText"/>
        <w:spacing w:before="68" w:line="249" w:lineRule="auto"/>
        <w:ind w:left="34" w:right="32"/>
        <w:jc w:val="both"/>
      </w:pPr>
      <w:r>
        <w:rPr>
          <w:noProof/>
        </w:rPr>
        <w:drawing>
          <wp:inline distT="0" distB="0" distL="0" distR="0" wp14:anchorId="32CF1B98" wp14:editId="255A8A7E">
            <wp:extent cx="2771140" cy="204566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2799522" cy="2066618"/>
                    </a:xfrm>
                    <a:prstGeom prst="rect">
                      <a:avLst/>
                    </a:prstGeom>
                  </pic:spPr>
                </pic:pic>
              </a:graphicData>
            </a:graphic>
          </wp:inline>
        </w:drawing>
      </w:r>
    </w:p>
    <w:p w14:paraId="081A7745" w14:textId="79F26505" w:rsidR="00627C5D" w:rsidRDefault="00627C5D" w:rsidP="00627C5D">
      <w:pPr>
        <w:pStyle w:val="Caption"/>
        <w:jc w:val="both"/>
        <w:rPr>
          <w:rFonts w:asciiTheme="minorHAnsi" w:hAnsiTheme="minorHAnsi" w:cstheme="minorHAnsi"/>
          <w:i w:val="0"/>
          <w:iCs w:val="0"/>
          <w:color w:val="auto"/>
        </w:rPr>
      </w:pPr>
      <w:r w:rsidRPr="00627C5D">
        <w:rPr>
          <w:rFonts w:asciiTheme="minorHAnsi" w:hAnsiTheme="minorHAnsi" w:cstheme="minorHAnsi"/>
          <w:b/>
          <w:bCs/>
          <w:i w:val="0"/>
          <w:iCs w:val="0"/>
          <w:color w:val="auto"/>
        </w:rPr>
        <w:t xml:space="preserve">Figure </w:t>
      </w:r>
      <w:r w:rsidRPr="00627C5D">
        <w:rPr>
          <w:rFonts w:asciiTheme="minorHAnsi" w:hAnsiTheme="minorHAnsi" w:cstheme="minorHAnsi"/>
          <w:b/>
          <w:bCs/>
          <w:i w:val="0"/>
          <w:iCs w:val="0"/>
          <w:color w:val="auto"/>
        </w:rPr>
        <w:fldChar w:fldCharType="begin"/>
      </w:r>
      <w:r w:rsidRPr="00627C5D">
        <w:rPr>
          <w:rFonts w:asciiTheme="minorHAnsi" w:hAnsiTheme="minorHAnsi" w:cstheme="minorHAnsi"/>
          <w:b/>
          <w:bCs/>
          <w:i w:val="0"/>
          <w:iCs w:val="0"/>
          <w:color w:val="auto"/>
        </w:rPr>
        <w:instrText xml:space="preserve"> SEQ Figure \* ARABIC </w:instrText>
      </w:r>
      <w:r w:rsidRPr="00627C5D">
        <w:rPr>
          <w:rFonts w:asciiTheme="minorHAnsi" w:hAnsiTheme="minorHAnsi" w:cstheme="minorHAnsi"/>
          <w:b/>
          <w:bCs/>
          <w:i w:val="0"/>
          <w:iCs w:val="0"/>
          <w:color w:val="auto"/>
        </w:rPr>
        <w:fldChar w:fldCharType="separate"/>
      </w:r>
      <w:r w:rsidR="008F3E4E">
        <w:rPr>
          <w:rFonts w:asciiTheme="minorHAnsi" w:hAnsiTheme="minorHAnsi" w:cstheme="minorHAnsi"/>
          <w:b/>
          <w:bCs/>
          <w:i w:val="0"/>
          <w:iCs w:val="0"/>
          <w:noProof/>
          <w:color w:val="auto"/>
        </w:rPr>
        <w:t>3</w:t>
      </w:r>
      <w:r w:rsidRPr="00627C5D">
        <w:rPr>
          <w:rFonts w:asciiTheme="minorHAnsi" w:hAnsiTheme="minorHAnsi" w:cstheme="minorHAnsi"/>
          <w:b/>
          <w:bCs/>
          <w:i w:val="0"/>
          <w:iCs w:val="0"/>
          <w:color w:val="auto"/>
        </w:rPr>
        <w:fldChar w:fldCharType="end"/>
      </w:r>
      <w:r w:rsidRPr="00627C5D">
        <w:rPr>
          <w:rFonts w:asciiTheme="minorHAnsi" w:hAnsiTheme="minorHAnsi" w:cstheme="minorHAnsi"/>
          <w:b/>
          <w:bCs/>
          <w:i w:val="0"/>
          <w:iCs w:val="0"/>
          <w:color w:val="auto"/>
        </w:rPr>
        <w:t>:</w:t>
      </w:r>
      <w:r w:rsidRPr="00627C5D">
        <w:rPr>
          <w:rFonts w:asciiTheme="minorHAnsi" w:hAnsiTheme="minorHAnsi" w:cstheme="minorHAnsi"/>
          <w:i w:val="0"/>
          <w:iCs w:val="0"/>
          <w:color w:val="auto"/>
        </w:rPr>
        <w:t xml:space="preserve"> Patient-level ROC-AUC by window size across the sweep. Stars mark the best individual hybrid and SVM runs.</w:t>
      </w:r>
    </w:p>
    <w:p w14:paraId="289577F5" w14:textId="77777777" w:rsidR="00AC2009" w:rsidRDefault="00627C5D" w:rsidP="00627C5D">
      <w:pPr>
        <w:pStyle w:val="Caption"/>
        <w:keepNext/>
        <w:jc w:val="both"/>
        <w:rPr>
          <w:rFonts w:asciiTheme="minorHAnsi" w:hAnsiTheme="minorHAnsi" w:cstheme="minorHAnsi"/>
          <w:b/>
          <w:bCs/>
          <w:i w:val="0"/>
          <w:iCs w:val="0"/>
          <w:color w:val="auto"/>
        </w:rPr>
      </w:pPr>
      <w:r w:rsidRPr="00627C5D">
        <w:rPr>
          <w:rFonts w:ascii="Calibri"/>
          <w:noProof/>
        </w:rPr>
        <w:t xml:space="preserve"> </w:t>
      </w:r>
      <w:r>
        <w:rPr>
          <w:rFonts w:ascii="Calibri"/>
          <w:noProof/>
        </w:rPr>
        <w:drawing>
          <wp:inline distT="0" distB="0" distL="0" distR="0" wp14:anchorId="72498C1A" wp14:editId="79080F4B">
            <wp:extent cx="2771335" cy="202574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28983" cy="2067887"/>
                    </a:xfrm>
                    <a:prstGeom prst="rect">
                      <a:avLst/>
                    </a:prstGeom>
                  </pic:spPr>
                </pic:pic>
              </a:graphicData>
            </a:graphic>
          </wp:inline>
        </w:drawing>
      </w:r>
      <w:r w:rsidRPr="00627C5D">
        <w:rPr>
          <w:rFonts w:asciiTheme="minorHAnsi" w:hAnsiTheme="minorHAnsi" w:cstheme="minorHAnsi"/>
          <w:b/>
          <w:bCs/>
          <w:i w:val="0"/>
          <w:iCs w:val="0"/>
          <w:color w:val="auto"/>
        </w:rPr>
        <w:t xml:space="preserve"> </w:t>
      </w:r>
    </w:p>
    <w:p w14:paraId="53742B26" w14:textId="4A9C595A" w:rsidR="00AC2009" w:rsidRDefault="00627C5D" w:rsidP="00627C5D">
      <w:pPr>
        <w:pStyle w:val="Caption"/>
        <w:keepNext/>
        <w:jc w:val="both"/>
        <w:rPr>
          <w:rFonts w:asciiTheme="minorHAnsi" w:hAnsiTheme="minorHAnsi" w:cstheme="minorHAnsi"/>
          <w:i w:val="0"/>
          <w:iCs w:val="0"/>
          <w:color w:val="auto"/>
        </w:rPr>
      </w:pPr>
      <w:r w:rsidRPr="00627C5D">
        <w:rPr>
          <w:rFonts w:asciiTheme="minorHAnsi" w:hAnsiTheme="minorHAnsi" w:cstheme="minorHAnsi"/>
          <w:b/>
          <w:bCs/>
          <w:i w:val="0"/>
          <w:iCs w:val="0"/>
          <w:color w:val="auto"/>
        </w:rPr>
        <w:t xml:space="preserve">Figure </w:t>
      </w:r>
      <w:r w:rsidRPr="00627C5D">
        <w:rPr>
          <w:rFonts w:asciiTheme="minorHAnsi" w:hAnsiTheme="minorHAnsi" w:cstheme="minorHAnsi"/>
          <w:b/>
          <w:bCs/>
          <w:i w:val="0"/>
          <w:iCs w:val="0"/>
          <w:color w:val="auto"/>
        </w:rPr>
        <w:fldChar w:fldCharType="begin"/>
      </w:r>
      <w:r w:rsidRPr="00627C5D">
        <w:rPr>
          <w:rFonts w:asciiTheme="minorHAnsi" w:hAnsiTheme="minorHAnsi" w:cstheme="minorHAnsi"/>
          <w:b/>
          <w:bCs/>
          <w:i w:val="0"/>
          <w:iCs w:val="0"/>
          <w:color w:val="auto"/>
        </w:rPr>
        <w:instrText xml:space="preserve"> SEQ Figure \* ARABIC </w:instrText>
      </w:r>
      <w:r w:rsidRPr="00627C5D">
        <w:rPr>
          <w:rFonts w:asciiTheme="minorHAnsi" w:hAnsiTheme="minorHAnsi" w:cstheme="minorHAnsi"/>
          <w:b/>
          <w:bCs/>
          <w:i w:val="0"/>
          <w:iCs w:val="0"/>
          <w:color w:val="auto"/>
        </w:rPr>
        <w:fldChar w:fldCharType="separate"/>
      </w:r>
      <w:r w:rsidR="008F3E4E">
        <w:rPr>
          <w:rFonts w:asciiTheme="minorHAnsi" w:hAnsiTheme="minorHAnsi" w:cstheme="minorHAnsi"/>
          <w:b/>
          <w:bCs/>
          <w:i w:val="0"/>
          <w:iCs w:val="0"/>
          <w:noProof/>
          <w:color w:val="auto"/>
        </w:rPr>
        <w:t>4</w:t>
      </w:r>
      <w:r w:rsidRPr="00627C5D">
        <w:rPr>
          <w:rFonts w:asciiTheme="minorHAnsi" w:hAnsiTheme="minorHAnsi" w:cstheme="minorHAnsi"/>
          <w:b/>
          <w:bCs/>
          <w:i w:val="0"/>
          <w:iCs w:val="0"/>
          <w:color w:val="auto"/>
        </w:rPr>
        <w:fldChar w:fldCharType="end"/>
      </w:r>
      <w:r w:rsidRPr="00627C5D">
        <w:rPr>
          <w:rFonts w:asciiTheme="minorHAnsi" w:hAnsiTheme="minorHAnsi" w:cstheme="minorHAnsi"/>
          <w:i w:val="0"/>
          <w:iCs w:val="0"/>
          <w:color w:val="auto"/>
        </w:rPr>
        <w:t xml:space="preserve">: Patient-level ROC-AUC by inner-k across the sweep. </w:t>
      </w:r>
    </w:p>
    <w:p w14:paraId="6B459CB2" w14:textId="77777777" w:rsidR="00627C5D" w:rsidRDefault="00627C5D" w:rsidP="00627C5D">
      <w:pPr>
        <w:pStyle w:val="Heading2"/>
        <w:numPr>
          <w:ilvl w:val="1"/>
          <w:numId w:val="3"/>
        </w:numPr>
        <w:tabs>
          <w:tab w:val="left" w:pos="471"/>
        </w:tabs>
        <w:spacing w:before="200"/>
      </w:pPr>
      <w:r>
        <w:rPr>
          <w:spacing w:val="-2"/>
        </w:rPr>
        <w:t>Best-run</w:t>
      </w:r>
      <w:r>
        <w:rPr>
          <w:spacing w:val="4"/>
        </w:rPr>
        <w:t xml:space="preserve"> </w:t>
      </w:r>
      <w:r>
        <w:rPr>
          <w:spacing w:val="-2"/>
        </w:rPr>
        <w:t>patient-level</w:t>
      </w:r>
      <w:r>
        <w:rPr>
          <w:spacing w:val="4"/>
        </w:rPr>
        <w:t xml:space="preserve"> </w:t>
      </w:r>
      <w:r>
        <w:rPr>
          <w:spacing w:val="-2"/>
        </w:rPr>
        <w:t>performance</w:t>
      </w:r>
    </w:p>
    <w:p w14:paraId="68994A1A" w14:textId="77777777" w:rsidR="00627C5D" w:rsidRDefault="00627C5D" w:rsidP="00627C5D">
      <w:pPr>
        <w:pStyle w:val="BodyText"/>
        <w:spacing w:before="7" w:line="249" w:lineRule="auto"/>
        <w:ind w:left="34" w:firstLine="298"/>
        <w:jc w:val="both"/>
      </w:pPr>
      <w:r>
        <w:t xml:space="preserve">The best hybrid configuration achieved patient-level </w:t>
      </w:r>
      <w:r>
        <w:rPr>
          <w:spacing w:val="-2"/>
        </w:rPr>
        <w:t>ROC-AUC</w:t>
      </w:r>
      <w:r>
        <w:rPr>
          <w:spacing w:val="-10"/>
        </w:rPr>
        <w:t xml:space="preserve"> </w:t>
      </w:r>
      <w:r>
        <w:rPr>
          <w:spacing w:val="-2"/>
        </w:rPr>
        <w:t>0.816,</w:t>
      </w:r>
      <w:r>
        <w:rPr>
          <w:spacing w:val="-9"/>
        </w:rPr>
        <w:t xml:space="preserve"> </w:t>
      </w:r>
      <w:r>
        <w:rPr>
          <w:spacing w:val="-2"/>
        </w:rPr>
        <w:t>PR-AUC</w:t>
      </w:r>
      <w:r>
        <w:rPr>
          <w:spacing w:val="-9"/>
        </w:rPr>
        <w:t xml:space="preserve"> </w:t>
      </w:r>
      <w:r>
        <w:rPr>
          <w:spacing w:val="-2"/>
        </w:rPr>
        <w:t>0.579,</w:t>
      </w:r>
      <w:r>
        <w:rPr>
          <w:spacing w:val="-9"/>
        </w:rPr>
        <w:t xml:space="preserve"> </w:t>
      </w:r>
      <w:r>
        <w:rPr>
          <w:spacing w:val="-2"/>
        </w:rPr>
        <w:t>balanced</w:t>
      </w:r>
      <w:r>
        <w:rPr>
          <w:spacing w:val="-9"/>
        </w:rPr>
        <w:t xml:space="preserve"> </w:t>
      </w:r>
      <w:r>
        <w:rPr>
          <w:spacing w:val="-2"/>
        </w:rPr>
        <w:t>accuracy</w:t>
      </w:r>
      <w:r>
        <w:rPr>
          <w:spacing w:val="-9"/>
        </w:rPr>
        <w:t xml:space="preserve"> </w:t>
      </w:r>
      <w:r>
        <w:rPr>
          <w:spacing w:val="-2"/>
        </w:rPr>
        <w:t>0.786,</w:t>
      </w:r>
    </w:p>
    <w:p w14:paraId="64134A35" w14:textId="7AB3CC00" w:rsidR="0034464B" w:rsidDel="00604D7D" w:rsidRDefault="00627C5D">
      <w:pPr>
        <w:pStyle w:val="BodyText"/>
        <w:spacing w:line="249" w:lineRule="auto"/>
        <w:ind w:left="34"/>
        <w:jc w:val="both"/>
        <w:rPr>
          <w:del w:id="69" w:author="Abin Daniel ZORTO" w:date="2026-04-03T18:33:00Z" w16du:dateUtc="2026-04-03T17:33:00Z"/>
        </w:rPr>
      </w:pPr>
      <w:r>
        <w:t>accuracy</w:t>
      </w:r>
      <w:r>
        <w:rPr>
          <w:spacing w:val="-8"/>
        </w:rPr>
        <w:t xml:space="preserve"> </w:t>
      </w:r>
      <w:r>
        <w:t>0.810,</w:t>
      </w:r>
      <w:r>
        <w:rPr>
          <w:spacing w:val="-8"/>
        </w:rPr>
        <w:t xml:space="preserve"> </w:t>
      </w:r>
      <w:r>
        <w:t>F1</w:t>
      </w:r>
      <w:r>
        <w:rPr>
          <w:spacing w:val="-8"/>
        </w:rPr>
        <w:t xml:space="preserve"> </w:t>
      </w:r>
      <w:r>
        <w:t>0.714,</w:t>
      </w:r>
      <w:r>
        <w:rPr>
          <w:spacing w:val="-8"/>
        </w:rPr>
        <w:t xml:space="preserve"> </w:t>
      </w:r>
      <w:r>
        <w:t>and</w:t>
      </w:r>
      <w:r>
        <w:rPr>
          <w:spacing w:val="-8"/>
        </w:rPr>
        <w:t xml:space="preserve"> </w:t>
      </w:r>
      <w:r>
        <w:t>MCC</w:t>
      </w:r>
      <w:r>
        <w:rPr>
          <w:spacing w:val="-8"/>
        </w:rPr>
        <w:t xml:space="preserve"> </w:t>
      </w:r>
      <w:r>
        <w:t>0.571</w:t>
      </w:r>
      <w:r>
        <w:rPr>
          <w:spacing w:val="-8"/>
        </w:rPr>
        <w:t xml:space="preserve"> </w:t>
      </w:r>
      <w:r>
        <w:t>over</w:t>
      </w:r>
      <w:r>
        <w:rPr>
          <w:spacing w:val="-8"/>
        </w:rPr>
        <w:t xml:space="preserve"> </w:t>
      </w:r>
      <w:r>
        <w:t>21</w:t>
      </w:r>
      <w:r>
        <w:rPr>
          <w:spacing w:val="-8"/>
        </w:rPr>
        <w:t xml:space="preserve"> </w:t>
      </w:r>
      <w:r>
        <w:t xml:space="preserve">held-out participants (Figure </w:t>
      </w:r>
      <w:hyperlink w:anchor="_bookmark9" w:history="1">
        <w:r>
          <w:rPr>
            <w:color w:val="2F4F4F"/>
          </w:rPr>
          <w:t>7</w:t>
        </w:r>
      </w:hyperlink>
      <w:r>
        <w:t xml:space="preserve">; Table </w:t>
      </w:r>
      <w:hyperlink w:anchor="_bookmark8" w:history="1">
        <w:r>
          <w:rPr>
            <w:color w:val="2F4F4F"/>
          </w:rPr>
          <w:t>4</w:t>
        </w:r>
      </w:hyperlink>
      <w:r>
        <w:t xml:space="preserve">). Its ROC-AUC bootstrap </w:t>
      </w:r>
      <w:r>
        <w:t>interval ranged from 0.600 to 0.990, and the permutation test remained significant (</w:t>
      </w:r>
      <w:r>
        <w:rPr>
          <w:rFonts w:ascii="Cambria Math" w:eastAsia="Cambria" w:hAnsi="Cambria Math" w:cs="Cambria Math"/>
        </w:rPr>
        <w:t>𝑝</w:t>
      </w:r>
      <w:r>
        <w:rPr>
          <w:rFonts w:ascii="Cambria" w:eastAsia="Cambria"/>
          <w:spacing w:val="40"/>
        </w:rPr>
        <w:t xml:space="preserve"> </w:t>
      </w:r>
      <w:r>
        <w:rPr>
          <w:rFonts w:ascii="Cambria" w:eastAsia="Cambria"/>
        </w:rPr>
        <w:t>=</w:t>
      </w:r>
      <w:r>
        <w:rPr>
          <w:rFonts w:ascii="Cambria" w:eastAsia="Cambria"/>
          <w:spacing w:val="40"/>
        </w:rPr>
        <w:t xml:space="preserve"> </w:t>
      </w:r>
      <w:r>
        <w:rPr>
          <w:rFonts w:ascii="Cambria" w:eastAsia="Cambria"/>
        </w:rPr>
        <w:t>0.008</w:t>
      </w:r>
      <w:r>
        <w:t>), which is notable given the relatively small cohort. The PR-AUC of 0.579 indicates that the model retained useful precision-recall</w:t>
      </w:r>
      <w:ins w:id="70" w:author="Abin Daniel ZORTO" w:date="2026-04-03T18:33:00Z" w16du:dateUtc="2026-04-03T17:33:00Z">
        <w:r w:rsidR="00604D7D">
          <w:t xml:space="preserve">. </w:t>
        </w:r>
      </w:ins>
      <w:ins w:id="71" w:author="Abin Daniel ZORTO" w:date="2026-04-03T18:34:00Z" w16du:dateUtc="2026-04-03T17:34:00Z">
        <w:r w:rsidR="00604D7D">
          <w:t xml:space="preserve"> </w:t>
        </w:r>
      </w:ins>
      <w:del w:id="72" w:author="Abin Daniel ZORTO" w:date="2026-04-03T18:33:00Z" w16du:dateUtc="2026-04-03T17:33:00Z">
        <w:r w:rsidDel="00604D7D">
          <w:delText xml:space="preserve"> </w:delText>
        </w:r>
      </w:del>
      <w:r>
        <w:t>The corresponding participant-level confusion counts were</w:t>
      </w:r>
      <w:ins w:id="73" w:author="Abin Daniel ZORTO" w:date="2026-04-03T18:34:00Z" w16du:dateUtc="2026-04-03T17:34:00Z">
        <w:r w:rsidR="00604D7D">
          <w:t xml:space="preserve"> </w:t>
        </w:r>
      </w:ins>
      <w:del w:id="74" w:author="Abin Daniel ZORTO" w:date="2026-04-03T18:34:00Z" w16du:dateUtc="2026-04-03T17:34:00Z">
        <w:r w:rsidDel="00604D7D">
          <w:delText xml:space="preserve"> </w:delText>
        </w:r>
      </w:del>
    </w:p>
    <w:p w14:paraId="3FEB8FF5" w14:textId="77777777" w:rsidR="00AC2009" w:rsidRDefault="00AC2009" w:rsidP="00604D7D">
      <w:pPr>
        <w:pStyle w:val="BodyText"/>
        <w:spacing w:line="249" w:lineRule="auto"/>
        <w:jc w:val="both"/>
      </w:pPr>
      <w:r>
        <w:t xml:space="preserve">12 true negatives, 5 true positives, 2 false positives, and 2 false negatives. This error profile is consistent with </w:t>
      </w:r>
      <w:r>
        <w:rPr>
          <w:spacing w:val="-2"/>
        </w:rPr>
        <w:t>the</w:t>
      </w:r>
      <w:r>
        <w:rPr>
          <w:spacing w:val="-10"/>
        </w:rPr>
        <w:t xml:space="preserve"> </w:t>
      </w:r>
      <w:r>
        <w:rPr>
          <w:spacing w:val="-2"/>
        </w:rPr>
        <w:t>balanced-accuracy</w:t>
      </w:r>
      <w:r>
        <w:rPr>
          <w:spacing w:val="-10"/>
        </w:rPr>
        <w:t xml:space="preserve"> </w:t>
      </w:r>
      <w:r>
        <w:rPr>
          <w:spacing w:val="-2"/>
        </w:rPr>
        <w:t>summary</w:t>
      </w:r>
      <w:r>
        <w:rPr>
          <w:spacing w:val="-10"/>
        </w:rPr>
        <w:t xml:space="preserve"> </w:t>
      </w:r>
      <w:r>
        <w:rPr>
          <w:spacing w:val="-2"/>
        </w:rPr>
        <w:t>and</w:t>
      </w:r>
      <w:r>
        <w:rPr>
          <w:spacing w:val="-10"/>
        </w:rPr>
        <w:t xml:space="preserve"> </w:t>
      </w:r>
      <w:r>
        <w:rPr>
          <w:spacing w:val="-2"/>
        </w:rPr>
        <w:t>shows</w:t>
      </w:r>
      <w:r>
        <w:rPr>
          <w:spacing w:val="-10"/>
        </w:rPr>
        <w:t xml:space="preserve"> </w:t>
      </w:r>
      <w:r>
        <w:rPr>
          <w:spacing w:val="-2"/>
        </w:rPr>
        <w:t>that</w:t>
      </w:r>
      <w:r>
        <w:rPr>
          <w:spacing w:val="-10"/>
        </w:rPr>
        <w:t xml:space="preserve"> </w:t>
      </w:r>
      <w:r>
        <w:rPr>
          <w:spacing w:val="-2"/>
        </w:rPr>
        <w:t>the</w:t>
      </w:r>
      <w:r>
        <w:rPr>
          <w:spacing w:val="-10"/>
        </w:rPr>
        <w:t xml:space="preserve"> </w:t>
      </w:r>
      <w:r>
        <w:rPr>
          <w:spacing w:val="-2"/>
        </w:rPr>
        <w:t xml:space="preserve">strongest </w:t>
      </w:r>
      <w:r>
        <w:t>run</w:t>
      </w:r>
      <w:r>
        <w:rPr>
          <w:spacing w:val="-10"/>
        </w:rPr>
        <w:t xml:space="preserve"> </w:t>
      </w:r>
      <w:r>
        <w:t>retained</w:t>
      </w:r>
      <w:r>
        <w:rPr>
          <w:spacing w:val="-10"/>
        </w:rPr>
        <w:t xml:space="preserve"> </w:t>
      </w:r>
      <w:r>
        <w:t>useful</w:t>
      </w:r>
      <w:r>
        <w:rPr>
          <w:spacing w:val="-10"/>
        </w:rPr>
        <w:t xml:space="preserve"> </w:t>
      </w:r>
      <w:r>
        <w:t>sensitivity</w:t>
      </w:r>
      <w:r>
        <w:rPr>
          <w:spacing w:val="-10"/>
        </w:rPr>
        <w:t xml:space="preserve"> </w:t>
      </w:r>
      <w:r>
        <w:t>without</w:t>
      </w:r>
      <w:r>
        <w:rPr>
          <w:spacing w:val="-10"/>
        </w:rPr>
        <w:t xml:space="preserve"> </w:t>
      </w:r>
      <w:r>
        <w:t>giving</w:t>
      </w:r>
      <w:r>
        <w:rPr>
          <w:spacing w:val="-10"/>
        </w:rPr>
        <w:t xml:space="preserve"> </w:t>
      </w:r>
      <w:r>
        <w:t>up</w:t>
      </w:r>
      <w:r>
        <w:rPr>
          <w:spacing w:val="-10"/>
        </w:rPr>
        <w:t xml:space="preserve"> </w:t>
      </w:r>
      <w:r>
        <w:t xml:space="preserve">specificity. Figure </w:t>
      </w:r>
      <w:hyperlink w:anchor="_bookmark10" w:history="1">
        <w:r>
          <w:rPr>
            <w:color w:val="2F4F4F"/>
          </w:rPr>
          <w:t>8</w:t>
        </w:r>
      </w:hyperlink>
      <w:r>
        <w:rPr>
          <w:color w:val="2F4F4F"/>
        </w:rPr>
        <w:t xml:space="preserve"> </w:t>
      </w:r>
      <w:r>
        <w:t>shows the same run-in condensed metric form.</w:t>
      </w:r>
    </w:p>
    <w:p w14:paraId="4AFE8C62" w14:textId="77777777" w:rsidR="00AC2009" w:rsidRDefault="00AC2009" w:rsidP="00AC2009">
      <w:pPr>
        <w:pStyle w:val="BodyText"/>
        <w:spacing w:line="249" w:lineRule="auto"/>
        <w:ind w:left="34" w:right="32" w:firstLine="298"/>
        <w:jc w:val="both"/>
      </w:pPr>
      <w:r>
        <w:rPr>
          <w:spacing w:val="-2"/>
        </w:rPr>
        <w:t>The</w:t>
      </w:r>
      <w:r>
        <w:rPr>
          <w:spacing w:val="-9"/>
        </w:rPr>
        <w:t xml:space="preserve"> </w:t>
      </w:r>
      <w:r>
        <w:rPr>
          <w:spacing w:val="-2"/>
        </w:rPr>
        <w:t>best</w:t>
      </w:r>
      <w:r>
        <w:rPr>
          <w:spacing w:val="-8"/>
        </w:rPr>
        <w:t xml:space="preserve"> </w:t>
      </w:r>
      <w:r>
        <w:rPr>
          <w:spacing w:val="-2"/>
        </w:rPr>
        <w:t>SVM</w:t>
      </w:r>
      <w:r>
        <w:rPr>
          <w:spacing w:val="-9"/>
        </w:rPr>
        <w:t xml:space="preserve"> </w:t>
      </w:r>
      <w:r>
        <w:rPr>
          <w:spacing w:val="-2"/>
        </w:rPr>
        <w:t>baseline</w:t>
      </w:r>
      <w:r>
        <w:rPr>
          <w:spacing w:val="-9"/>
        </w:rPr>
        <w:t xml:space="preserve"> </w:t>
      </w:r>
      <w:r>
        <w:rPr>
          <w:spacing w:val="-2"/>
        </w:rPr>
        <w:t>reached</w:t>
      </w:r>
      <w:r>
        <w:rPr>
          <w:spacing w:val="-8"/>
        </w:rPr>
        <w:t xml:space="preserve"> </w:t>
      </w:r>
      <w:r>
        <w:rPr>
          <w:spacing w:val="-2"/>
        </w:rPr>
        <w:t>balanced</w:t>
      </w:r>
      <w:r>
        <w:rPr>
          <w:spacing w:val="-9"/>
        </w:rPr>
        <w:t xml:space="preserve"> </w:t>
      </w:r>
      <w:r>
        <w:rPr>
          <w:spacing w:val="-2"/>
        </w:rPr>
        <w:t>accuracy</w:t>
      </w:r>
      <w:r>
        <w:rPr>
          <w:spacing w:val="-9"/>
        </w:rPr>
        <w:t xml:space="preserve"> </w:t>
      </w:r>
      <w:r>
        <w:rPr>
          <w:spacing w:val="-2"/>
        </w:rPr>
        <w:t xml:space="preserve">0.643 </w:t>
      </w:r>
      <w:r>
        <w:t>and ROC-AUC 0.510, with a non-significant permutation result</w:t>
      </w:r>
      <w:r>
        <w:rPr>
          <w:spacing w:val="22"/>
        </w:rPr>
        <w:t xml:space="preserve"> </w:t>
      </w:r>
      <w:r>
        <w:t>(</w:t>
      </w:r>
      <w:r>
        <w:rPr>
          <w:rFonts w:ascii="Cambria Math" w:eastAsia="Cambria" w:hAnsi="Cambria Math" w:cs="Cambria Math"/>
        </w:rPr>
        <w:t>𝑝</w:t>
      </w:r>
      <w:r>
        <w:rPr>
          <w:rFonts w:ascii="Cambria" w:eastAsia="Cambria"/>
          <w:spacing w:val="67"/>
        </w:rPr>
        <w:t xml:space="preserve"> </w:t>
      </w:r>
      <w:r>
        <w:rPr>
          <w:rFonts w:ascii="Cambria" w:eastAsia="Cambria"/>
        </w:rPr>
        <w:t>=</w:t>
      </w:r>
      <w:r>
        <w:rPr>
          <w:rFonts w:ascii="Cambria" w:eastAsia="Cambria"/>
          <w:spacing w:val="67"/>
        </w:rPr>
        <w:t xml:space="preserve"> </w:t>
      </w:r>
      <w:r>
        <w:rPr>
          <w:rFonts w:ascii="Cambria" w:eastAsia="Cambria"/>
        </w:rPr>
        <w:t>0.469</w:t>
      </w:r>
      <w:r>
        <w:t>).</w:t>
      </w:r>
      <w:r>
        <w:rPr>
          <w:spacing w:val="22"/>
        </w:rPr>
        <w:t xml:space="preserve"> </w:t>
      </w:r>
      <w:r>
        <w:t>This</w:t>
      </w:r>
      <w:r>
        <w:rPr>
          <w:spacing w:val="22"/>
        </w:rPr>
        <w:t xml:space="preserve"> </w:t>
      </w:r>
      <w:r>
        <w:t>weaker</w:t>
      </w:r>
      <w:r>
        <w:rPr>
          <w:spacing w:val="22"/>
        </w:rPr>
        <w:t xml:space="preserve"> </w:t>
      </w:r>
      <w:r>
        <w:t>performance</w:t>
      </w:r>
      <w:r>
        <w:rPr>
          <w:spacing w:val="22"/>
        </w:rPr>
        <w:t xml:space="preserve"> </w:t>
      </w:r>
      <w:r>
        <w:t>came</w:t>
      </w:r>
      <w:r>
        <w:rPr>
          <w:spacing w:val="22"/>
        </w:rPr>
        <w:t xml:space="preserve"> </w:t>
      </w:r>
      <w:r>
        <w:t>with a much larger per-fold feature budget (</w:t>
      </w:r>
      <w:r>
        <w:rPr>
          <w:rFonts w:ascii="BIZ UDGothic" w:eastAsia="BIZ UDGothic"/>
          <w:sz w:val="17"/>
        </w:rPr>
        <w:t>inner-k=30</w:t>
      </w:r>
      <w:r>
        <w:t>) and a</w:t>
      </w:r>
      <w:r>
        <w:rPr>
          <w:spacing w:val="40"/>
        </w:rPr>
        <w:t xml:space="preserve"> </w:t>
      </w:r>
      <w:r>
        <w:t>far larger overall candidate set. The contrast indicates that the sparse hybrid pipeline extracted stronger patient-level discrimination from a much smaller subset.</w:t>
      </w:r>
    </w:p>
    <w:p w14:paraId="5EEEEF1D" w14:textId="77777777" w:rsidR="00ED3184" w:rsidRPr="00627C5D" w:rsidRDefault="00ED3184" w:rsidP="00ED3184">
      <w:pPr>
        <w:pStyle w:val="BodyText"/>
        <w:spacing w:line="249" w:lineRule="auto"/>
        <w:ind w:left="34" w:right="32" w:firstLine="298"/>
        <w:jc w:val="both"/>
      </w:pPr>
    </w:p>
    <w:p w14:paraId="2658E8AB" w14:textId="01C0F512" w:rsidR="00627C5D" w:rsidRPr="00627C5D" w:rsidRDefault="00225413" w:rsidP="00627C5D">
      <w:pPr>
        <w:pStyle w:val="Caption"/>
        <w:jc w:val="both"/>
        <w:rPr>
          <w:rFonts w:asciiTheme="minorHAnsi" w:hAnsiTheme="minorHAnsi" w:cstheme="minorHAnsi"/>
          <w:i w:val="0"/>
          <w:iCs w:val="0"/>
          <w:color w:val="auto"/>
        </w:rPr>
      </w:pPr>
      <w:r>
        <w:rPr>
          <w:noProof/>
          <w:sz w:val="20"/>
        </w:rPr>
        <w:drawing>
          <wp:inline distT="0" distB="0" distL="0" distR="0" wp14:anchorId="537D20F6" wp14:editId="191A5AC6">
            <wp:extent cx="2806803" cy="207186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5121" cy="2092772"/>
                    </a:xfrm>
                    <a:prstGeom prst="rect">
                      <a:avLst/>
                    </a:prstGeom>
                  </pic:spPr>
                </pic:pic>
              </a:graphicData>
            </a:graphic>
          </wp:inline>
        </w:drawing>
      </w:r>
    </w:p>
    <w:p w14:paraId="0A6FFCD8" w14:textId="7D3833B5" w:rsidR="00ED3184" w:rsidRPr="00AC2009" w:rsidRDefault="00627C5D" w:rsidP="00AC2009">
      <w:pPr>
        <w:pStyle w:val="Caption"/>
        <w:jc w:val="both"/>
        <w:rPr>
          <w:rFonts w:asciiTheme="minorHAnsi" w:hAnsiTheme="minorHAnsi" w:cstheme="minorHAnsi"/>
          <w:i w:val="0"/>
          <w:iCs w:val="0"/>
          <w:color w:val="auto"/>
        </w:rPr>
      </w:pPr>
      <w:r w:rsidRPr="00627C5D">
        <w:rPr>
          <w:rFonts w:asciiTheme="minorHAnsi" w:hAnsiTheme="minorHAnsi" w:cstheme="minorHAnsi"/>
          <w:b/>
          <w:bCs/>
          <w:i w:val="0"/>
          <w:iCs w:val="0"/>
          <w:color w:val="auto"/>
        </w:rPr>
        <w:t xml:space="preserve">Figure </w:t>
      </w:r>
      <w:r w:rsidRPr="00627C5D">
        <w:rPr>
          <w:rFonts w:asciiTheme="minorHAnsi" w:hAnsiTheme="minorHAnsi" w:cstheme="minorHAnsi"/>
          <w:b/>
          <w:bCs/>
          <w:i w:val="0"/>
          <w:iCs w:val="0"/>
          <w:color w:val="auto"/>
        </w:rPr>
        <w:fldChar w:fldCharType="begin"/>
      </w:r>
      <w:r w:rsidRPr="00627C5D">
        <w:rPr>
          <w:rFonts w:asciiTheme="minorHAnsi" w:hAnsiTheme="minorHAnsi" w:cstheme="minorHAnsi"/>
          <w:b/>
          <w:bCs/>
          <w:i w:val="0"/>
          <w:iCs w:val="0"/>
          <w:color w:val="auto"/>
        </w:rPr>
        <w:instrText xml:space="preserve"> SEQ Figure \* ARABIC </w:instrText>
      </w:r>
      <w:r w:rsidRPr="00627C5D">
        <w:rPr>
          <w:rFonts w:asciiTheme="minorHAnsi" w:hAnsiTheme="minorHAnsi" w:cstheme="minorHAnsi"/>
          <w:b/>
          <w:bCs/>
          <w:i w:val="0"/>
          <w:iCs w:val="0"/>
          <w:color w:val="auto"/>
        </w:rPr>
        <w:fldChar w:fldCharType="separate"/>
      </w:r>
      <w:r w:rsidR="008F3E4E">
        <w:rPr>
          <w:rFonts w:asciiTheme="minorHAnsi" w:hAnsiTheme="minorHAnsi" w:cstheme="minorHAnsi"/>
          <w:b/>
          <w:bCs/>
          <w:i w:val="0"/>
          <w:iCs w:val="0"/>
          <w:noProof/>
          <w:color w:val="auto"/>
        </w:rPr>
        <w:t>5</w:t>
      </w:r>
      <w:r w:rsidRPr="00627C5D">
        <w:rPr>
          <w:rFonts w:asciiTheme="minorHAnsi" w:hAnsiTheme="minorHAnsi" w:cstheme="minorHAnsi"/>
          <w:b/>
          <w:bCs/>
          <w:i w:val="0"/>
          <w:iCs w:val="0"/>
          <w:color w:val="auto"/>
        </w:rPr>
        <w:fldChar w:fldCharType="end"/>
      </w:r>
      <w:r w:rsidRPr="00627C5D">
        <w:rPr>
          <w:rFonts w:asciiTheme="minorHAnsi" w:hAnsiTheme="minorHAnsi" w:cstheme="minorHAnsi"/>
          <w:b/>
          <w:bCs/>
          <w:i w:val="0"/>
          <w:iCs w:val="0"/>
          <w:color w:val="auto"/>
        </w:rPr>
        <w:t>:</w:t>
      </w:r>
      <w:r w:rsidRPr="00627C5D">
        <w:rPr>
          <w:rFonts w:asciiTheme="minorHAnsi" w:hAnsiTheme="minorHAnsi" w:cstheme="minorHAnsi"/>
          <w:i w:val="0"/>
          <w:iCs w:val="0"/>
          <w:color w:val="auto"/>
        </w:rPr>
        <w:t xml:space="preserve"> Mean pairwise Jaccard overlap by inner-k. Hard-set overlap increased with larger per-fold feature budgets.</w:t>
      </w:r>
    </w:p>
    <w:p w14:paraId="7CC21CC5" w14:textId="161D310E" w:rsidR="00627C5D" w:rsidRDefault="00225413" w:rsidP="00627C5D">
      <w:pPr>
        <w:pStyle w:val="BodyText"/>
        <w:spacing w:before="68" w:line="249" w:lineRule="auto"/>
        <w:ind w:left="34" w:right="32"/>
        <w:jc w:val="both"/>
      </w:pPr>
      <w:r w:rsidRPr="00D9121F">
        <w:t xml:space="preserve"> </w:t>
      </w:r>
      <w:r w:rsidR="0075208A">
        <w:rPr>
          <w:rFonts w:ascii="Calibri"/>
          <w:noProof/>
        </w:rPr>
        <w:drawing>
          <wp:inline distT="0" distB="0" distL="0" distR="0" wp14:anchorId="12B5E019" wp14:editId="0B27496B">
            <wp:extent cx="2764348" cy="2026260"/>
            <wp:effectExtent l="0" t="0" r="4445" b="635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22491" cy="2068879"/>
                    </a:xfrm>
                    <a:prstGeom prst="rect">
                      <a:avLst/>
                    </a:prstGeom>
                  </pic:spPr>
                </pic:pic>
              </a:graphicData>
            </a:graphic>
          </wp:inline>
        </w:drawing>
      </w:r>
    </w:p>
    <w:p w14:paraId="1A1605D1" w14:textId="534A03AE" w:rsidR="000D52C2" w:rsidRPr="00627C5D" w:rsidRDefault="00627C5D" w:rsidP="00627C5D">
      <w:pPr>
        <w:pStyle w:val="Caption"/>
        <w:jc w:val="both"/>
        <w:rPr>
          <w:rFonts w:asciiTheme="minorHAnsi" w:hAnsiTheme="minorHAnsi" w:cstheme="minorHAnsi"/>
          <w:i w:val="0"/>
          <w:iCs w:val="0"/>
          <w:color w:val="auto"/>
        </w:rPr>
      </w:pPr>
      <w:r w:rsidRPr="00627C5D">
        <w:rPr>
          <w:rFonts w:asciiTheme="minorHAnsi" w:hAnsiTheme="minorHAnsi" w:cstheme="minorHAnsi"/>
          <w:b/>
          <w:bCs/>
          <w:i w:val="0"/>
          <w:iCs w:val="0"/>
          <w:color w:val="auto"/>
        </w:rPr>
        <w:t xml:space="preserve">Figure </w:t>
      </w:r>
      <w:r w:rsidRPr="00627C5D">
        <w:rPr>
          <w:rFonts w:asciiTheme="minorHAnsi" w:hAnsiTheme="minorHAnsi" w:cstheme="minorHAnsi"/>
          <w:b/>
          <w:bCs/>
          <w:i w:val="0"/>
          <w:iCs w:val="0"/>
          <w:color w:val="auto"/>
        </w:rPr>
        <w:fldChar w:fldCharType="begin"/>
      </w:r>
      <w:r w:rsidRPr="00627C5D">
        <w:rPr>
          <w:rFonts w:asciiTheme="minorHAnsi" w:hAnsiTheme="minorHAnsi" w:cstheme="minorHAnsi"/>
          <w:b/>
          <w:bCs/>
          <w:i w:val="0"/>
          <w:iCs w:val="0"/>
          <w:color w:val="auto"/>
        </w:rPr>
        <w:instrText xml:space="preserve"> SEQ Figure \* ARABIC </w:instrText>
      </w:r>
      <w:r w:rsidRPr="00627C5D">
        <w:rPr>
          <w:rFonts w:asciiTheme="minorHAnsi" w:hAnsiTheme="minorHAnsi" w:cstheme="minorHAnsi"/>
          <w:b/>
          <w:bCs/>
          <w:i w:val="0"/>
          <w:iCs w:val="0"/>
          <w:color w:val="auto"/>
        </w:rPr>
        <w:fldChar w:fldCharType="separate"/>
      </w:r>
      <w:r w:rsidR="008F3E4E">
        <w:rPr>
          <w:rFonts w:asciiTheme="minorHAnsi" w:hAnsiTheme="minorHAnsi" w:cstheme="minorHAnsi"/>
          <w:b/>
          <w:bCs/>
          <w:i w:val="0"/>
          <w:iCs w:val="0"/>
          <w:noProof/>
          <w:color w:val="auto"/>
        </w:rPr>
        <w:t>6</w:t>
      </w:r>
      <w:r w:rsidRPr="00627C5D">
        <w:rPr>
          <w:rFonts w:asciiTheme="minorHAnsi" w:hAnsiTheme="minorHAnsi" w:cstheme="minorHAnsi"/>
          <w:b/>
          <w:bCs/>
          <w:i w:val="0"/>
          <w:iCs w:val="0"/>
          <w:color w:val="auto"/>
        </w:rPr>
        <w:fldChar w:fldCharType="end"/>
      </w:r>
      <w:r w:rsidRPr="00627C5D">
        <w:rPr>
          <w:rFonts w:asciiTheme="minorHAnsi" w:hAnsiTheme="minorHAnsi" w:cstheme="minorHAnsi"/>
          <w:i w:val="0"/>
          <w:iCs w:val="0"/>
          <w:color w:val="auto"/>
        </w:rPr>
        <w:t>: Unique selected features by inner-k. Larger per-fold budgets produced markedly larger discovered feature pools.</w:t>
      </w:r>
    </w:p>
    <w:p w14:paraId="538663A0" w14:textId="77777777" w:rsidR="000D52C2" w:rsidRDefault="000D52C2" w:rsidP="00627C5D">
      <w:pPr>
        <w:pStyle w:val="Heading2"/>
        <w:numPr>
          <w:ilvl w:val="1"/>
          <w:numId w:val="3"/>
        </w:numPr>
        <w:tabs>
          <w:tab w:val="left" w:pos="470"/>
          <w:tab w:val="left" w:pos="472"/>
        </w:tabs>
        <w:spacing w:before="195" w:line="244" w:lineRule="auto"/>
        <w:ind w:right="332"/>
      </w:pPr>
      <w:r>
        <w:lastRenderedPageBreak/>
        <w:t>Sparse</w:t>
      </w:r>
      <w:r>
        <w:rPr>
          <w:spacing w:val="-13"/>
        </w:rPr>
        <w:t xml:space="preserve"> </w:t>
      </w:r>
      <w:r>
        <w:t>biomarker</w:t>
      </w:r>
      <w:r>
        <w:rPr>
          <w:spacing w:val="-13"/>
        </w:rPr>
        <w:t xml:space="preserve"> </w:t>
      </w:r>
      <w:r>
        <w:t>set</w:t>
      </w:r>
      <w:r>
        <w:rPr>
          <w:spacing w:val="-13"/>
        </w:rPr>
        <w:t xml:space="preserve"> </w:t>
      </w:r>
      <w:r>
        <w:t>with</w:t>
      </w:r>
      <w:r>
        <w:rPr>
          <w:spacing w:val="-13"/>
        </w:rPr>
        <w:t xml:space="preserve"> </w:t>
      </w:r>
      <w:r>
        <w:t>modest</w:t>
      </w:r>
      <w:r>
        <w:rPr>
          <w:spacing w:val="-13"/>
        </w:rPr>
        <w:t xml:space="preserve"> </w:t>
      </w:r>
      <w:r>
        <w:t xml:space="preserve">hard-set </w:t>
      </w:r>
      <w:r>
        <w:rPr>
          <w:spacing w:val="-2"/>
        </w:rPr>
        <w:t>overlap</w:t>
      </w:r>
    </w:p>
    <w:p w14:paraId="683F0EF3" w14:textId="133D0746" w:rsidR="00F60ACC" w:rsidRDefault="000D52C2" w:rsidP="00C67A8B">
      <w:pPr>
        <w:pStyle w:val="BodyText"/>
        <w:spacing w:before="3" w:line="249" w:lineRule="auto"/>
        <w:ind w:right="32" w:firstLine="439"/>
        <w:jc w:val="both"/>
      </w:pPr>
      <w:r>
        <w:t>The</w:t>
      </w:r>
      <w:r>
        <w:rPr>
          <w:spacing w:val="-8"/>
        </w:rPr>
        <w:t xml:space="preserve"> </w:t>
      </w:r>
      <w:r>
        <w:t>winning</w:t>
      </w:r>
      <w:r>
        <w:rPr>
          <w:spacing w:val="-8"/>
        </w:rPr>
        <w:t xml:space="preserve"> </w:t>
      </w:r>
      <w:r>
        <w:t>hybrid</w:t>
      </w:r>
      <w:r>
        <w:rPr>
          <w:spacing w:val="-7"/>
        </w:rPr>
        <w:t xml:space="preserve"> </w:t>
      </w:r>
      <w:r>
        <w:t>run</w:t>
      </w:r>
      <w:r>
        <w:rPr>
          <w:spacing w:val="-8"/>
        </w:rPr>
        <w:t xml:space="preserve"> </w:t>
      </w:r>
      <w:r>
        <w:t>selected</w:t>
      </w:r>
      <w:r>
        <w:rPr>
          <w:spacing w:val="-8"/>
        </w:rPr>
        <w:t xml:space="preserve"> </w:t>
      </w:r>
      <w:r>
        <w:t>an</w:t>
      </w:r>
      <w:r>
        <w:rPr>
          <w:spacing w:val="-8"/>
        </w:rPr>
        <w:t xml:space="preserve"> </w:t>
      </w:r>
      <w:r>
        <w:t>average</w:t>
      </w:r>
      <w:r>
        <w:rPr>
          <w:spacing w:val="-8"/>
        </w:rPr>
        <w:t xml:space="preserve"> </w:t>
      </w:r>
      <w:r>
        <w:t>of</w:t>
      </w:r>
      <w:r>
        <w:rPr>
          <w:spacing w:val="-8"/>
        </w:rPr>
        <w:t xml:space="preserve"> </w:t>
      </w:r>
      <w:r>
        <w:t>1</w:t>
      </w:r>
      <w:r>
        <w:rPr>
          <w:spacing w:val="-7"/>
        </w:rPr>
        <w:t xml:space="preserve"> </w:t>
      </w:r>
      <w:r>
        <w:t>feature per</w:t>
      </w:r>
      <w:r>
        <w:rPr>
          <w:spacing w:val="-6"/>
        </w:rPr>
        <w:t xml:space="preserve"> </w:t>
      </w:r>
      <w:r>
        <w:t>fold</w:t>
      </w:r>
      <w:r>
        <w:rPr>
          <w:spacing w:val="-6"/>
        </w:rPr>
        <w:t xml:space="preserve"> </w:t>
      </w:r>
      <w:r>
        <w:t>and</w:t>
      </w:r>
      <w:r>
        <w:rPr>
          <w:spacing w:val="-6"/>
        </w:rPr>
        <w:t xml:space="preserve"> </w:t>
      </w:r>
      <w:r>
        <w:t>yielded</w:t>
      </w:r>
      <w:r>
        <w:rPr>
          <w:spacing w:val="-6"/>
        </w:rPr>
        <w:t xml:space="preserve"> </w:t>
      </w:r>
      <w:r>
        <w:t>only</w:t>
      </w:r>
      <w:r>
        <w:rPr>
          <w:spacing w:val="-6"/>
        </w:rPr>
        <w:t xml:space="preserve"> </w:t>
      </w:r>
      <w:r>
        <w:t>7</w:t>
      </w:r>
      <w:r>
        <w:rPr>
          <w:spacing w:val="-6"/>
        </w:rPr>
        <w:t xml:space="preserve"> </w:t>
      </w:r>
      <w:r>
        <w:t>unique</w:t>
      </w:r>
      <w:r>
        <w:rPr>
          <w:spacing w:val="-6"/>
        </w:rPr>
        <w:t xml:space="preserve"> </w:t>
      </w:r>
      <w:r>
        <w:t>recurrent</w:t>
      </w:r>
      <w:r>
        <w:rPr>
          <w:spacing w:val="-6"/>
        </w:rPr>
        <w:t xml:space="preserve"> </w:t>
      </w:r>
      <w:r>
        <w:t>features</w:t>
      </w:r>
      <w:r>
        <w:rPr>
          <w:spacing w:val="-6"/>
        </w:rPr>
        <w:t xml:space="preserve"> </w:t>
      </w:r>
      <w:r>
        <w:t xml:space="preserve">across </w:t>
      </w:r>
      <w:r>
        <w:rPr>
          <w:spacing w:val="-2"/>
        </w:rPr>
        <w:t>the</w:t>
      </w:r>
      <w:r>
        <w:rPr>
          <w:spacing w:val="-6"/>
        </w:rPr>
        <w:t xml:space="preserve"> </w:t>
      </w:r>
      <w:r>
        <w:rPr>
          <w:spacing w:val="-2"/>
        </w:rPr>
        <w:t>entire</w:t>
      </w:r>
      <w:r>
        <w:rPr>
          <w:spacing w:val="-6"/>
        </w:rPr>
        <w:t xml:space="preserve"> </w:t>
      </w:r>
      <w:r>
        <w:rPr>
          <w:spacing w:val="-2"/>
        </w:rPr>
        <w:t>participant-level</w:t>
      </w:r>
      <w:r>
        <w:rPr>
          <w:spacing w:val="-6"/>
        </w:rPr>
        <w:t xml:space="preserve"> </w:t>
      </w:r>
      <w:r>
        <w:rPr>
          <w:spacing w:val="-2"/>
        </w:rPr>
        <w:t>validation</w:t>
      </w:r>
      <w:r>
        <w:rPr>
          <w:spacing w:val="-6"/>
        </w:rPr>
        <w:t xml:space="preserve"> </w:t>
      </w:r>
      <w:r>
        <w:rPr>
          <w:spacing w:val="-2"/>
        </w:rPr>
        <w:t>process</w:t>
      </w:r>
      <w:r>
        <w:rPr>
          <w:spacing w:val="-6"/>
        </w:rPr>
        <w:t xml:space="preserve"> </w:t>
      </w:r>
      <w:r>
        <w:rPr>
          <w:spacing w:val="-2"/>
        </w:rPr>
        <w:t>(Table</w:t>
      </w:r>
      <w:r>
        <w:rPr>
          <w:spacing w:val="-6"/>
        </w:rPr>
        <w:t xml:space="preserve"> </w:t>
      </w:r>
      <w:hyperlink w:anchor="_bookmark13" w:history="1">
        <w:r>
          <w:rPr>
            <w:color w:val="2F4F4F"/>
            <w:spacing w:val="-2"/>
          </w:rPr>
          <w:t>5</w:t>
        </w:r>
      </w:hyperlink>
      <w:r>
        <w:rPr>
          <w:spacing w:val="-2"/>
        </w:rPr>
        <w:t>).</w:t>
      </w:r>
      <w:r>
        <w:rPr>
          <w:spacing w:val="-6"/>
        </w:rPr>
        <w:t xml:space="preserve"> </w:t>
      </w:r>
      <w:r>
        <w:rPr>
          <w:spacing w:val="-2"/>
        </w:rPr>
        <w:t xml:space="preserve">That </w:t>
      </w:r>
      <w:r>
        <w:t>degree</w:t>
      </w:r>
      <w:r>
        <w:rPr>
          <w:spacing w:val="25"/>
        </w:rPr>
        <w:t xml:space="preserve"> </w:t>
      </w:r>
      <w:r>
        <w:t>of</w:t>
      </w:r>
      <w:r>
        <w:rPr>
          <w:spacing w:val="25"/>
        </w:rPr>
        <w:t xml:space="preserve"> </w:t>
      </w:r>
      <w:r>
        <w:t>sparsity</w:t>
      </w:r>
      <w:r>
        <w:rPr>
          <w:spacing w:val="25"/>
        </w:rPr>
        <w:t xml:space="preserve"> </w:t>
      </w:r>
      <w:r>
        <w:t>is</w:t>
      </w:r>
      <w:r>
        <w:rPr>
          <w:spacing w:val="25"/>
        </w:rPr>
        <w:t xml:space="preserve"> </w:t>
      </w:r>
      <w:r>
        <w:t>one</w:t>
      </w:r>
      <w:r>
        <w:rPr>
          <w:spacing w:val="25"/>
        </w:rPr>
        <w:t xml:space="preserve"> </w:t>
      </w:r>
      <w:r>
        <w:t>of</w:t>
      </w:r>
      <w:r>
        <w:rPr>
          <w:spacing w:val="25"/>
        </w:rPr>
        <w:t xml:space="preserve"> </w:t>
      </w:r>
      <w:r>
        <w:t>the</w:t>
      </w:r>
      <w:r>
        <w:rPr>
          <w:spacing w:val="25"/>
        </w:rPr>
        <w:t xml:space="preserve"> </w:t>
      </w:r>
      <w:r>
        <w:t>most</w:t>
      </w:r>
      <w:r>
        <w:rPr>
          <w:spacing w:val="25"/>
        </w:rPr>
        <w:t xml:space="preserve"> </w:t>
      </w:r>
      <w:r>
        <w:t>distinctive</w:t>
      </w:r>
      <w:r>
        <w:rPr>
          <w:spacing w:val="25"/>
        </w:rPr>
        <w:t xml:space="preserve"> </w:t>
      </w:r>
      <w:r>
        <w:t xml:space="preserve">findings </w:t>
      </w:r>
      <w:r>
        <w:t xml:space="preserve">in the sweep. Hard-set overlap was modest, with a mean </w:t>
      </w:r>
      <w:r>
        <w:rPr>
          <w:spacing w:val="-2"/>
        </w:rPr>
        <w:t>pairwise</w:t>
      </w:r>
      <w:r>
        <w:rPr>
          <w:spacing w:val="-4"/>
        </w:rPr>
        <w:t xml:space="preserve"> </w:t>
      </w:r>
      <w:r>
        <w:rPr>
          <w:spacing w:val="-2"/>
        </w:rPr>
        <w:t>Jaccard</w:t>
      </w:r>
      <w:r>
        <w:rPr>
          <w:spacing w:val="-4"/>
        </w:rPr>
        <w:t xml:space="preserve"> </w:t>
      </w:r>
      <w:r>
        <w:rPr>
          <w:spacing w:val="-2"/>
        </w:rPr>
        <w:t>value</w:t>
      </w:r>
      <w:r>
        <w:rPr>
          <w:spacing w:val="-3"/>
        </w:rPr>
        <w:t xml:space="preserve"> </w:t>
      </w:r>
      <w:r>
        <w:rPr>
          <w:spacing w:val="-2"/>
        </w:rPr>
        <w:t>of</w:t>
      </w:r>
      <w:r>
        <w:rPr>
          <w:spacing w:val="-4"/>
        </w:rPr>
        <w:t xml:space="preserve"> </w:t>
      </w:r>
      <w:r>
        <w:rPr>
          <w:spacing w:val="-2"/>
        </w:rPr>
        <w:t>0.190</w:t>
      </w:r>
      <w:r>
        <w:rPr>
          <w:spacing w:val="-4"/>
        </w:rPr>
        <w:t xml:space="preserve"> </w:t>
      </w:r>
      <w:r>
        <w:rPr>
          <w:spacing w:val="-2"/>
        </w:rPr>
        <w:t>and</w:t>
      </w:r>
      <w:r>
        <w:rPr>
          <w:spacing w:val="-3"/>
        </w:rPr>
        <w:t xml:space="preserve"> </w:t>
      </w:r>
      <w:r>
        <w:rPr>
          <w:spacing w:val="-2"/>
        </w:rPr>
        <w:t>a</w:t>
      </w:r>
      <w:r>
        <w:rPr>
          <w:spacing w:val="-4"/>
        </w:rPr>
        <w:t xml:space="preserve"> </w:t>
      </w:r>
      <w:r>
        <w:rPr>
          <w:spacing w:val="-2"/>
        </w:rPr>
        <w:t>mean</w:t>
      </w:r>
      <w:r>
        <w:rPr>
          <w:spacing w:val="-3"/>
        </w:rPr>
        <w:t xml:space="preserve"> </w:t>
      </w:r>
      <w:r>
        <w:rPr>
          <w:spacing w:val="-2"/>
        </w:rPr>
        <w:t>Kuncheva</w:t>
      </w:r>
      <w:r>
        <w:rPr>
          <w:spacing w:val="-4"/>
        </w:rPr>
        <w:t xml:space="preserve"> </w:t>
      </w:r>
      <w:r>
        <w:rPr>
          <w:spacing w:val="-2"/>
        </w:rPr>
        <w:t>index</w:t>
      </w:r>
      <w:r w:rsidR="00F60ACC" w:rsidRPr="00F60ACC">
        <w:t xml:space="preserve"> </w:t>
      </w:r>
      <w:r w:rsidR="00F60ACC">
        <w:t xml:space="preserve">of </w:t>
      </w:r>
      <w:r w:rsidR="00F60ACC" w:rsidRPr="008F3E4E">
        <w:t>0.187.</w:t>
      </w:r>
      <w:r w:rsidR="00F60ACC" w:rsidRPr="008F3E4E">
        <w:rPr>
          <w:spacing w:val="-8"/>
        </w:rPr>
        <w:t xml:space="preserve"> </w:t>
      </w:r>
      <w:r w:rsidR="00F60ACC" w:rsidRPr="008F3E4E">
        <w:t>Figure</w:t>
      </w:r>
      <w:r w:rsidR="00F60ACC" w:rsidRPr="008F3E4E">
        <w:rPr>
          <w:spacing w:val="-8"/>
        </w:rPr>
        <w:t xml:space="preserve"> </w:t>
      </w:r>
      <w:hyperlink w:anchor="_bookmark11" w:history="1">
        <w:r w:rsidR="00F60ACC" w:rsidRPr="008F3E4E">
          <w:t>9</w:t>
        </w:r>
      </w:hyperlink>
      <w:r w:rsidR="00F60ACC" w:rsidRPr="008F3E4E">
        <w:rPr>
          <w:spacing w:val="-8"/>
        </w:rPr>
        <w:t xml:space="preserve"> </w:t>
      </w:r>
      <w:r w:rsidR="00F60ACC" w:rsidRPr="008F3E4E">
        <w:t>shows</w:t>
      </w:r>
      <w:r w:rsidR="00F60ACC" w:rsidRPr="008F3E4E">
        <w:rPr>
          <w:spacing w:val="-8"/>
        </w:rPr>
        <w:t xml:space="preserve"> </w:t>
      </w:r>
      <w:r w:rsidR="00F60ACC" w:rsidRPr="008F3E4E">
        <w:t>the</w:t>
      </w:r>
      <w:r w:rsidR="00F60ACC" w:rsidRPr="008F3E4E">
        <w:rPr>
          <w:spacing w:val="-8"/>
        </w:rPr>
        <w:t xml:space="preserve"> </w:t>
      </w:r>
      <w:r w:rsidR="00F60ACC" w:rsidRPr="008F3E4E">
        <w:t>small</w:t>
      </w:r>
      <w:r w:rsidR="00F60ACC" w:rsidRPr="008F3E4E">
        <w:rPr>
          <w:spacing w:val="-8"/>
        </w:rPr>
        <w:t xml:space="preserve"> </w:t>
      </w:r>
      <w:r w:rsidR="00F60ACC" w:rsidRPr="008F3E4E">
        <w:t>recurrent</w:t>
      </w:r>
      <w:r w:rsidR="00F60ACC" w:rsidRPr="008F3E4E">
        <w:rPr>
          <w:spacing w:val="-8"/>
        </w:rPr>
        <w:t xml:space="preserve"> </w:t>
      </w:r>
      <w:r w:rsidR="00F60ACC" w:rsidRPr="008F3E4E">
        <w:t>pool,</w:t>
      </w:r>
      <w:r w:rsidR="00F60ACC" w:rsidRPr="008F3E4E">
        <w:rPr>
          <w:spacing w:val="-8"/>
        </w:rPr>
        <w:t xml:space="preserve"> </w:t>
      </w:r>
      <w:r w:rsidR="00F60ACC" w:rsidRPr="008F3E4E">
        <w:t>while</w:t>
      </w:r>
      <w:r w:rsidR="00F60ACC" w:rsidRPr="008F3E4E">
        <w:rPr>
          <w:spacing w:val="-8"/>
        </w:rPr>
        <w:t xml:space="preserve"> </w:t>
      </w:r>
      <w:r w:rsidR="00F60ACC" w:rsidRPr="008F3E4E">
        <w:t>the overlap statistics indicate that recurrence was concentrated in a few repeatedly reappearing features rather than in a broadly shared foldwise set.</w:t>
      </w:r>
      <w:bookmarkStart w:id="75" w:name="_bookmark8"/>
      <w:bookmarkEnd w:id="75"/>
    </w:p>
    <w:p w14:paraId="6AAC1022" w14:textId="77777777" w:rsidR="00ED3184" w:rsidRDefault="00ED3184" w:rsidP="00F60ACC">
      <w:pPr>
        <w:pStyle w:val="BodyText"/>
        <w:spacing w:before="3" w:line="249" w:lineRule="auto"/>
        <w:ind w:right="32"/>
        <w:jc w:val="both"/>
      </w:pPr>
    </w:p>
    <w:p w14:paraId="5F893355" w14:textId="77777777" w:rsidR="0034464B" w:rsidRDefault="0034464B" w:rsidP="0034464B">
      <w:pPr>
        <w:pStyle w:val="TableParagraph"/>
        <w:spacing w:before="32" w:line="240" w:lineRule="auto"/>
        <w:ind w:left="105" w:right="0"/>
        <w:jc w:val="left"/>
        <w:rPr>
          <w:spacing w:val="-2"/>
          <w:sz w:val="16"/>
        </w:rPr>
        <w:sectPr w:rsidR="0034464B" w:rsidSect="00946763">
          <w:type w:val="continuous"/>
          <w:pgSz w:w="11910" w:h="15880"/>
          <w:pgMar w:top="992" w:right="992" w:bottom="992" w:left="992" w:header="702" w:footer="516" w:gutter="0"/>
          <w:cols w:num="2" w:space="324"/>
          <w:docGrid w:linePitch="299"/>
        </w:sectPr>
      </w:pPr>
    </w:p>
    <w:p w14:paraId="2D832690" w14:textId="77777777" w:rsidR="0034464B" w:rsidRDefault="0034464B" w:rsidP="00ED3184">
      <w:pPr>
        <w:pStyle w:val="Caption"/>
        <w:keepNext/>
        <w:spacing w:after="0"/>
        <w:rPr>
          <w:rFonts w:asciiTheme="minorHAnsi" w:hAnsiTheme="minorHAnsi" w:cstheme="minorHAnsi"/>
          <w:b/>
          <w:bCs/>
          <w:i w:val="0"/>
          <w:iCs w:val="0"/>
          <w:color w:val="auto"/>
        </w:rPr>
        <w:sectPr w:rsidR="0034464B" w:rsidSect="00946763">
          <w:type w:val="continuous"/>
          <w:pgSz w:w="11910" w:h="15880"/>
          <w:pgMar w:top="992" w:right="992" w:bottom="992" w:left="992" w:header="702" w:footer="516" w:gutter="0"/>
          <w:cols w:space="324"/>
          <w:docGrid w:linePitch="299"/>
        </w:sectPr>
      </w:pPr>
    </w:p>
    <w:p w14:paraId="5E2216DB" w14:textId="613C3FCF" w:rsidR="008F3E4E" w:rsidRPr="008F3E4E" w:rsidRDefault="00FB4B51" w:rsidP="008F3E4E">
      <w:pPr>
        <w:pStyle w:val="BodyText"/>
        <w:keepNext/>
        <w:spacing w:before="123"/>
      </w:pPr>
      <w:r w:rsidRPr="008F3E4E">
        <w:rPr>
          <w:rFonts w:ascii="Calibri"/>
          <w:noProof/>
          <w:sz w:val="18"/>
        </w:rPr>
        <w:drawing>
          <wp:inline distT="0" distB="0" distL="0" distR="0" wp14:anchorId="6D61C9BA" wp14:editId="00B3C6CD">
            <wp:extent cx="2634343" cy="2166257"/>
            <wp:effectExtent l="0" t="0" r="0" b="5715"/>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9721" cy="2195349"/>
                    </a:xfrm>
                    <a:prstGeom prst="rect">
                      <a:avLst/>
                    </a:prstGeom>
                  </pic:spPr>
                </pic:pic>
              </a:graphicData>
            </a:graphic>
          </wp:inline>
        </w:drawing>
      </w:r>
    </w:p>
    <w:p w14:paraId="275A1043" w14:textId="02312337" w:rsidR="008F3E4E" w:rsidRPr="008F3E4E" w:rsidRDefault="008F3E4E" w:rsidP="008F3E4E">
      <w:pPr>
        <w:pStyle w:val="Caption"/>
        <w:rPr>
          <w:rFonts w:asciiTheme="minorHAnsi" w:hAnsiTheme="minorHAnsi" w:cstheme="minorHAnsi"/>
          <w:i w:val="0"/>
          <w:iCs w:val="0"/>
          <w:color w:val="auto"/>
        </w:rPr>
      </w:pPr>
      <w:r w:rsidRPr="008F3E4E">
        <w:rPr>
          <w:rFonts w:asciiTheme="minorHAnsi" w:hAnsiTheme="minorHAnsi" w:cstheme="minorHAnsi"/>
          <w:b/>
          <w:bCs/>
          <w:i w:val="0"/>
          <w:iCs w:val="0"/>
          <w:color w:val="auto"/>
        </w:rPr>
        <w:t xml:space="preserve">Figure </w:t>
      </w:r>
      <w:r w:rsidRPr="008F3E4E">
        <w:rPr>
          <w:rFonts w:asciiTheme="minorHAnsi" w:hAnsiTheme="minorHAnsi" w:cstheme="minorHAnsi"/>
          <w:b/>
          <w:bCs/>
          <w:i w:val="0"/>
          <w:iCs w:val="0"/>
          <w:color w:val="auto"/>
        </w:rPr>
        <w:fldChar w:fldCharType="begin"/>
      </w:r>
      <w:r w:rsidRPr="008F3E4E">
        <w:rPr>
          <w:rFonts w:asciiTheme="minorHAnsi" w:hAnsiTheme="minorHAnsi" w:cstheme="minorHAnsi"/>
          <w:b/>
          <w:bCs/>
          <w:i w:val="0"/>
          <w:iCs w:val="0"/>
          <w:color w:val="auto"/>
        </w:rPr>
        <w:instrText xml:space="preserve"> SEQ Figure \* ARABIC </w:instrText>
      </w:r>
      <w:r w:rsidRPr="008F3E4E">
        <w:rPr>
          <w:rFonts w:asciiTheme="minorHAnsi" w:hAnsiTheme="minorHAnsi" w:cstheme="minorHAnsi"/>
          <w:b/>
          <w:bCs/>
          <w:i w:val="0"/>
          <w:iCs w:val="0"/>
          <w:color w:val="auto"/>
        </w:rPr>
        <w:fldChar w:fldCharType="separate"/>
      </w:r>
      <w:r>
        <w:rPr>
          <w:rFonts w:asciiTheme="minorHAnsi" w:hAnsiTheme="minorHAnsi" w:cstheme="minorHAnsi"/>
          <w:b/>
          <w:bCs/>
          <w:i w:val="0"/>
          <w:iCs w:val="0"/>
          <w:noProof/>
          <w:color w:val="auto"/>
        </w:rPr>
        <w:t>7</w:t>
      </w:r>
      <w:r w:rsidRPr="008F3E4E">
        <w:rPr>
          <w:rFonts w:asciiTheme="minorHAnsi" w:hAnsiTheme="minorHAnsi" w:cstheme="minorHAnsi"/>
          <w:b/>
          <w:bCs/>
          <w:i w:val="0"/>
          <w:iCs w:val="0"/>
          <w:color w:val="auto"/>
        </w:rPr>
        <w:fldChar w:fldCharType="end"/>
      </w:r>
      <w:r w:rsidRPr="008F3E4E">
        <w:rPr>
          <w:rFonts w:asciiTheme="minorHAnsi" w:hAnsiTheme="minorHAnsi" w:cstheme="minorHAnsi"/>
          <w:i w:val="0"/>
          <w:iCs w:val="0"/>
          <w:color w:val="auto"/>
        </w:rPr>
        <w:t>: Patient-level ROC curve for the best hybrid run.</w:t>
      </w:r>
    </w:p>
    <w:p w14:paraId="393B433F" w14:textId="77777777" w:rsidR="008F3E4E" w:rsidRPr="008F3E4E" w:rsidRDefault="008F3E4E" w:rsidP="008F3E4E"/>
    <w:p w14:paraId="623AD555" w14:textId="00A72599" w:rsidR="008F3E4E" w:rsidRPr="008F3E4E" w:rsidRDefault="00CA781D" w:rsidP="008F3E4E">
      <w:pPr>
        <w:pStyle w:val="Caption"/>
        <w:rPr>
          <w:i w:val="0"/>
          <w:iCs w:val="0"/>
          <w:color w:val="auto"/>
        </w:rPr>
      </w:pPr>
      <w:r w:rsidRPr="008F3E4E">
        <w:rPr>
          <w:rFonts w:ascii="Calibri"/>
          <w:i w:val="0"/>
          <w:iCs w:val="0"/>
          <w:noProof/>
          <w:color w:val="auto"/>
        </w:rPr>
        <w:drawing>
          <wp:inline distT="0" distB="0" distL="0" distR="0" wp14:anchorId="600576A1" wp14:editId="4CA4DD59">
            <wp:extent cx="2732315" cy="1948543"/>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74509" cy="1978634"/>
                    </a:xfrm>
                    <a:prstGeom prst="rect">
                      <a:avLst/>
                    </a:prstGeom>
                  </pic:spPr>
                </pic:pic>
              </a:graphicData>
            </a:graphic>
          </wp:inline>
        </w:drawing>
      </w:r>
    </w:p>
    <w:p w14:paraId="2878EBC7" w14:textId="10D5AD69" w:rsidR="008F3E4E" w:rsidRPr="008F3E4E" w:rsidRDefault="008F3E4E" w:rsidP="008F3E4E">
      <w:pPr>
        <w:pStyle w:val="Caption"/>
        <w:rPr>
          <w:rFonts w:asciiTheme="minorHAnsi" w:hAnsiTheme="minorHAnsi" w:cstheme="minorHAnsi"/>
          <w:i w:val="0"/>
          <w:iCs w:val="0"/>
          <w:color w:val="auto"/>
        </w:rPr>
      </w:pPr>
      <w:r w:rsidRPr="008F3E4E">
        <w:rPr>
          <w:rFonts w:asciiTheme="minorHAnsi" w:hAnsiTheme="minorHAnsi" w:cstheme="minorHAnsi"/>
          <w:b/>
          <w:bCs/>
          <w:i w:val="0"/>
          <w:iCs w:val="0"/>
          <w:color w:val="auto"/>
        </w:rPr>
        <w:t xml:space="preserve">Figure </w:t>
      </w:r>
      <w:r w:rsidRPr="008F3E4E">
        <w:rPr>
          <w:rFonts w:asciiTheme="minorHAnsi" w:hAnsiTheme="minorHAnsi" w:cstheme="minorHAnsi"/>
          <w:b/>
          <w:bCs/>
          <w:i w:val="0"/>
          <w:iCs w:val="0"/>
          <w:color w:val="auto"/>
        </w:rPr>
        <w:fldChar w:fldCharType="begin"/>
      </w:r>
      <w:r w:rsidRPr="008F3E4E">
        <w:rPr>
          <w:rFonts w:asciiTheme="minorHAnsi" w:hAnsiTheme="minorHAnsi" w:cstheme="minorHAnsi"/>
          <w:b/>
          <w:bCs/>
          <w:i w:val="0"/>
          <w:iCs w:val="0"/>
          <w:color w:val="auto"/>
        </w:rPr>
        <w:instrText xml:space="preserve"> SEQ Figure \* ARABIC </w:instrText>
      </w:r>
      <w:r w:rsidRPr="008F3E4E">
        <w:rPr>
          <w:rFonts w:asciiTheme="minorHAnsi" w:hAnsiTheme="minorHAnsi" w:cstheme="minorHAnsi"/>
          <w:b/>
          <w:bCs/>
          <w:i w:val="0"/>
          <w:iCs w:val="0"/>
          <w:color w:val="auto"/>
        </w:rPr>
        <w:fldChar w:fldCharType="separate"/>
      </w:r>
      <w:r>
        <w:rPr>
          <w:rFonts w:asciiTheme="minorHAnsi" w:hAnsiTheme="minorHAnsi" w:cstheme="minorHAnsi"/>
          <w:b/>
          <w:bCs/>
          <w:i w:val="0"/>
          <w:iCs w:val="0"/>
          <w:noProof/>
          <w:color w:val="auto"/>
        </w:rPr>
        <w:t>8</w:t>
      </w:r>
      <w:r w:rsidRPr="008F3E4E">
        <w:rPr>
          <w:rFonts w:asciiTheme="minorHAnsi" w:hAnsiTheme="minorHAnsi" w:cstheme="minorHAnsi"/>
          <w:b/>
          <w:bCs/>
          <w:i w:val="0"/>
          <w:iCs w:val="0"/>
          <w:color w:val="auto"/>
        </w:rPr>
        <w:fldChar w:fldCharType="end"/>
      </w:r>
      <w:r w:rsidRPr="008F3E4E">
        <w:rPr>
          <w:rFonts w:asciiTheme="minorHAnsi" w:hAnsiTheme="minorHAnsi" w:cstheme="minorHAnsi"/>
          <w:i w:val="0"/>
          <w:iCs w:val="0"/>
          <w:color w:val="auto"/>
        </w:rPr>
        <w:t>: Patient-level metric summary for the best hybrid run.</w:t>
      </w:r>
    </w:p>
    <w:p w14:paraId="2FA6D33E" w14:textId="77777777" w:rsidR="008F3E4E" w:rsidRPr="008F3E4E" w:rsidRDefault="008F3E4E" w:rsidP="008F3E4E"/>
    <w:p w14:paraId="1DAD96B0" w14:textId="452E9E3A" w:rsidR="008F3E4E" w:rsidRPr="008F3E4E" w:rsidRDefault="000D52C2" w:rsidP="008F3E4E">
      <w:pPr>
        <w:pStyle w:val="Caption"/>
        <w:rPr>
          <w:i w:val="0"/>
          <w:iCs w:val="0"/>
          <w:color w:val="auto"/>
        </w:rPr>
      </w:pPr>
      <w:r w:rsidRPr="008F3E4E">
        <w:rPr>
          <w:rFonts w:ascii="Calibri"/>
          <w:i w:val="0"/>
          <w:iCs w:val="0"/>
          <w:noProof/>
          <w:color w:val="auto"/>
        </w:rPr>
        <w:drawing>
          <wp:inline distT="0" distB="0" distL="0" distR="0" wp14:anchorId="1B25C5E6" wp14:editId="1E122181">
            <wp:extent cx="2885048" cy="182880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8499" cy="1875360"/>
                    </a:xfrm>
                    <a:prstGeom prst="rect">
                      <a:avLst/>
                    </a:prstGeom>
                  </pic:spPr>
                </pic:pic>
              </a:graphicData>
            </a:graphic>
          </wp:inline>
        </w:drawing>
      </w:r>
      <w:bookmarkStart w:id="76" w:name="_bookmark9"/>
      <w:bookmarkEnd w:id="76"/>
    </w:p>
    <w:p w14:paraId="1AC95F22" w14:textId="593B2FAC" w:rsidR="00ED3184" w:rsidRPr="00ED3184" w:rsidRDefault="008F3E4E" w:rsidP="008F3E4E">
      <w:pPr>
        <w:pStyle w:val="Caption"/>
        <w:rPr>
          <w:rFonts w:asciiTheme="minorHAnsi" w:hAnsiTheme="minorHAnsi" w:cstheme="minorHAnsi"/>
          <w:i w:val="0"/>
          <w:iCs w:val="0"/>
          <w:color w:val="auto"/>
        </w:rPr>
      </w:pPr>
      <w:r w:rsidRPr="008F3E4E">
        <w:rPr>
          <w:rFonts w:asciiTheme="minorHAnsi" w:hAnsiTheme="minorHAnsi" w:cstheme="minorHAnsi"/>
          <w:b/>
          <w:bCs/>
          <w:i w:val="0"/>
          <w:iCs w:val="0"/>
          <w:color w:val="auto"/>
        </w:rPr>
        <w:t xml:space="preserve">Figure </w:t>
      </w:r>
      <w:r w:rsidRPr="008F3E4E">
        <w:rPr>
          <w:rFonts w:asciiTheme="minorHAnsi" w:hAnsiTheme="minorHAnsi" w:cstheme="minorHAnsi"/>
          <w:b/>
          <w:bCs/>
          <w:i w:val="0"/>
          <w:iCs w:val="0"/>
          <w:color w:val="auto"/>
        </w:rPr>
        <w:fldChar w:fldCharType="begin"/>
      </w:r>
      <w:r w:rsidRPr="008F3E4E">
        <w:rPr>
          <w:rFonts w:asciiTheme="minorHAnsi" w:hAnsiTheme="minorHAnsi" w:cstheme="minorHAnsi"/>
          <w:b/>
          <w:bCs/>
          <w:i w:val="0"/>
          <w:iCs w:val="0"/>
          <w:color w:val="auto"/>
        </w:rPr>
        <w:instrText xml:space="preserve"> SEQ Figure \* ARABIC </w:instrText>
      </w:r>
      <w:r w:rsidRPr="008F3E4E">
        <w:rPr>
          <w:rFonts w:asciiTheme="minorHAnsi" w:hAnsiTheme="minorHAnsi" w:cstheme="minorHAnsi"/>
          <w:b/>
          <w:bCs/>
          <w:i w:val="0"/>
          <w:iCs w:val="0"/>
          <w:color w:val="auto"/>
        </w:rPr>
        <w:fldChar w:fldCharType="separate"/>
      </w:r>
      <w:r>
        <w:rPr>
          <w:rFonts w:asciiTheme="minorHAnsi" w:hAnsiTheme="minorHAnsi" w:cstheme="minorHAnsi"/>
          <w:b/>
          <w:bCs/>
          <w:i w:val="0"/>
          <w:iCs w:val="0"/>
          <w:noProof/>
          <w:color w:val="auto"/>
        </w:rPr>
        <w:t>9</w:t>
      </w:r>
      <w:r w:rsidRPr="008F3E4E">
        <w:rPr>
          <w:rFonts w:asciiTheme="minorHAnsi" w:hAnsiTheme="minorHAnsi" w:cstheme="minorHAnsi"/>
          <w:b/>
          <w:bCs/>
          <w:i w:val="0"/>
          <w:iCs w:val="0"/>
          <w:color w:val="auto"/>
        </w:rPr>
        <w:fldChar w:fldCharType="end"/>
      </w:r>
      <w:r w:rsidRPr="008F3E4E">
        <w:rPr>
          <w:rFonts w:asciiTheme="minorHAnsi" w:hAnsiTheme="minorHAnsi" w:cstheme="minorHAnsi"/>
          <w:b/>
          <w:bCs/>
          <w:i w:val="0"/>
          <w:iCs w:val="0"/>
          <w:color w:val="auto"/>
        </w:rPr>
        <w:t>:</w:t>
      </w:r>
      <w:r w:rsidRPr="008F3E4E">
        <w:rPr>
          <w:rFonts w:asciiTheme="minorHAnsi" w:hAnsiTheme="minorHAnsi" w:cstheme="minorHAnsi"/>
          <w:i w:val="0"/>
          <w:iCs w:val="0"/>
          <w:color w:val="auto"/>
        </w:rPr>
        <w:t xml:space="preserve"> Selection-frequency ranking for the recurrent biomarkers from the best hybrid run</w:t>
      </w:r>
    </w:p>
    <w:p w14:paraId="5FA47375" w14:textId="03B18BD8" w:rsidR="008F3E4E" w:rsidRPr="008F3E4E" w:rsidRDefault="00FB4B51" w:rsidP="008F3E4E">
      <w:pPr>
        <w:pStyle w:val="Caption"/>
        <w:rPr>
          <w:i w:val="0"/>
          <w:iCs w:val="0"/>
          <w:color w:val="auto"/>
        </w:rPr>
      </w:pPr>
      <w:r w:rsidRPr="008F3E4E">
        <w:rPr>
          <w:rFonts w:ascii="Calibri"/>
          <w:i w:val="0"/>
          <w:iCs w:val="0"/>
          <w:noProof/>
          <w:color w:val="auto"/>
        </w:rPr>
        <w:drawing>
          <wp:inline distT="0" distB="0" distL="0" distR="0" wp14:anchorId="0B4914D8" wp14:editId="6BCC7785">
            <wp:extent cx="3035060" cy="1752600"/>
            <wp:effectExtent l="0" t="0" r="635"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45723" cy="1758758"/>
                    </a:xfrm>
                    <a:prstGeom prst="rect">
                      <a:avLst/>
                    </a:prstGeom>
                  </pic:spPr>
                </pic:pic>
              </a:graphicData>
            </a:graphic>
          </wp:inline>
        </w:drawing>
      </w:r>
    </w:p>
    <w:p w14:paraId="6B6E0582" w14:textId="77777777" w:rsidR="00AC2009" w:rsidRDefault="008F3E4E" w:rsidP="00C67A8B">
      <w:pPr>
        <w:pStyle w:val="Caption"/>
        <w:rPr>
          <w:rFonts w:asciiTheme="minorHAnsi" w:hAnsiTheme="minorHAnsi" w:cstheme="minorHAnsi"/>
          <w:i w:val="0"/>
          <w:iCs w:val="0"/>
          <w:color w:val="auto"/>
        </w:rPr>
      </w:pPr>
      <w:r w:rsidRPr="008F3E4E">
        <w:rPr>
          <w:rFonts w:asciiTheme="minorHAnsi" w:hAnsiTheme="minorHAnsi" w:cstheme="minorHAnsi"/>
          <w:b/>
          <w:bCs/>
          <w:i w:val="0"/>
          <w:iCs w:val="0"/>
          <w:color w:val="auto"/>
        </w:rPr>
        <w:t xml:space="preserve">Figure </w:t>
      </w:r>
      <w:r w:rsidRPr="008F3E4E">
        <w:rPr>
          <w:rFonts w:asciiTheme="minorHAnsi" w:hAnsiTheme="minorHAnsi" w:cstheme="minorHAnsi"/>
          <w:b/>
          <w:bCs/>
          <w:i w:val="0"/>
          <w:iCs w:val="0"/>
          <w:color w:val="auto"/>
        </w:rPr>
        <w:fldChar w:fldCharType="begin"/>
      </w:r>
      <w:r w:rsidRPr="008F3E4E">
        <w:rPr>
          <w:rFonts w:asciiTheme="minorHAnsi" w:hAnsiTheme="minorHAnsi" w:cstheme="minorHAnsi"/>
          <w:b/>
          <w:bCs/>
          <w:i w:val="0"/>
          <w:iCs w:val="0"/>
          <w:color w:val="auto"/>
        </w:rPr>
        <w:instrText xml:space="preserve"> SEQ Figure \* ARABIC </w:instrText>
      </w:r>
      <w:r w:rsidRPr="008F3E4E">
        <w:rPr>
          <w:rFonts w:asciiTheme="minorHAnsi" w:hAnsiTheme="minorHAnsi" w:cstheme="minorHAnsi"/>
          <w:b/>
          <w:bCs/>
          <w:i w:val="0"/>
          <w:iCs w:val="0"/>
          <w:color w:val="auto"/>
        </w:rPr>
        <w:fldChar w:fldCharType="separate"/>
      </w:r>
      <w:r>
        <w:rPr>
          <w:rFonts w:asciiTheme="minorHAnsi" w:hAnsiTheme="minorHAnsi" w:cstheme="minorHAnsi"/>
          <w:b/>
          <w:bCs/>
          <w:i w:val="0"/>
          <w:iCs w:val="0"/>
          <w:noProof/>
          <w:color w:val="auto"/>
        </w:rPr>
        <w:t>10</w:t>
      </w:r>
      <w:r w:rsidRPr="008F3E4E">
        <w:rPr>
          <w:rFonts w:asciiTheme="minorHAnsi" w:hAnsiTheme="minorHAnsi" w:cstheme="minorHAnsi"/>
          <w:b/>
          <w:bCs/>
          <w:i w:val="0"/>
          <w:iCs w:val="0"/>
          <w:color w:val="auto"/>
        </w:rPr>
        <w:fldChar w:fldCharType="end"/>
      </w:r>
      <w:r w:rsidRPr="008F3E4E">
        <w:rPr>
          <w:rFonts w:asciiTheme="minorHAnsi" w:hAnsiTheme="minorHAnsi" w:cstheme="minorHAnsi"/>
          <w:i w:val="0"/>
          <w:iCs w:val="0"/>
          <w:color w:val="auto"/>
        </w:rPr>
        <w:t>: Class-conditional selection frequencies for the recurrent biomarkers from the best hybrid run. Remission is shown in red and non-remission in blue.</w:t>
      </w:r>
    </w:p>
    <w:p w14:paraId="092142FE" w14:textId="77777777" w:rsidR="00AC2009" w:rsidRDefault="000D52C2" w:rsidP="00C67A8B">
      <w:pPr>
        <w:pStyle w:val="Caption"/>
        <w:rPr>
          <w:i w:val="0"/>
          <w:iCs w:val="0"/>
          <w:color w:val="auto"/>
          <w:sz w:val="20"/>
          <w:szCs w:val="20"/>
        </w:rPr>
      </w:pPr>
      <w:r w:rsidRPr="008F3E4E">
        <w:rPr>
          <w:i w:val="0"/>
          <w:iCs w:val="0"/>
          <w:color w:val="auto"/>
          <w:sz w:val="20"/>
          <w:szCs w:val="20"/>
        </w:rPr>
        <w:t>A small recurring feature set emerged repeatedly, though not in every fold, and the selected set was dominated by temporal and frontal-temporal descriptors. The most recurrent feature was tp10_spectral_entropy, selected</w:t>
      </w:r>
      <w:r w:rsidRPr="008F3E4E">
        <w:rPr>
          <w:i w:val="0"/>
          <w:iCs w:val="0"/>
          <w:color w:val="auto"/>
          <w:spacing w:val="40"/>
          <w:sz w:val="20"/>
          <w:szCs w:val="20"/>
        </w:rPr>
        <w:t xml:space="preserve"> </w:t>
      </w:r>
      <w:r w:rsidRPr="008F3E4E">
        <w:rPr>
          <w:i w:val="0"/>
          <w:iCs w:val="0"/>
          <w:color w:val="auto"/>
          <w:sz w:val="20"/>
          <w:szCs w:val="20"/>
        </w:rPr>
        <w:t>in</w:t>
      </w:r>
      <w:r w:rsidRPr="008F3E4E">
        <w:rPr>
          <w:i w:val="0"/>
          <w:iCs w:val="0"/>
          <w:color w:val="auto"/>
          <w:spacing w:val="40"/>
          <w:sz w:val="20"/>
          <w:szCs w:val="20"/>
        </w:rPr>
        <w:t xml:space="preserve"> </w:t>
      </w:r>
      <w:r w:rsidRPr="008F3E4E">
        <w:rPr>
          <w:i w:val="0"/>
          <w:iCs w:val="0"/>
          <w:color w:val="auto"/>
          <w:sz w:val="20"/>
          <w:szCs w:val="20"/>
        </w:rPr>
        <w:t>8</w:t>
      </w:r>
      <w:r w:rsidRPr="008F3E4E">
        <w:rPr>
          <w:i w:val="0"/>
          <w:iCs w:val="0"/>
          <w:color w:val="auto"/>
          <w:spacing w:val="40"/>
          <w:sz w:val="20"/>
          <w:szCs w:val="20"/>
        </w:rPr>
        <w:t xml:space="preserve"> </w:t>
      </w:r>
      <w:r w:rsidRPr="008F3E4E">
        <w:rPr>
          <w:i w:val="0"/>
          <w:iCs w:val="0"/>
          <w:color w:val="auto"/>
          <w:sz w:val="20"/>
          <w:szCs w:val="20"/>
        </w:rPr>
        <w:t>of</w:t>
      </w:r>
      <w:r w:rsidRPr="008F3E4E">
        <w:rPr>
          <w:i w:val="0"/>
          <w:iCs w:val="0"/>
          <w:color w:val="auto"/>
          <w:spacing w:val="40"/>
          <w:sz w:val="20"/>
          <w:szCs w:val="20"/>
        </w:rPr>
        <w:t xml:space="preserve"> </w:t>
      </w:r>
      <w:r w:rsidRPr="008F3E4E">
        <w:rPr>
          <w:i w:val="0"/>
          <w:iCs w:val="0"/>
          <w:color w:val="auto"/>
          <w:sz w:val="20"/>
          <w:szCs w:val="20"/>
        </w:rPr>
        <w:t>21</w:t>
      </w:r>
      <w:r w:rsidRPr="008F3E4E">
        <w:rPr>
          <w:i w:val="0"/>
          <w:iCs w:val="0"/>
          <w:color w:val="auto"/>
          <w:spacing w:val="40"/>
          <w:sz w:val="20"/>
          <w:szCs w:val="20"/>
        </w:rPr>
        <w:t xml:space="preserve"> </w:t>
      </w:r>
      <w:r w:rsidRPr="008F3E4E">
        <w:rPr>
          <w:i w:val="0"/>
          <w:iCs w:val="0"/>
          <w:color w:val="auto"/>
          <w:sz w:val="20"/>
          <w:szCs w:val="20"/>
        </w:rPr>
        <w:t>folds.</w:t>
      </w:r>
      <w:r w:rsidRPr="008F3E4E">
        <w:rPr>
          <w:i w:val="0"/>
          <w:iCs w:val="0"/>
          <w:color w:val="auto"/>
          <w:spacing w:val="40"/>
          <w:sz w:val="20"/>
          <w:szCs w:val="20"/>
        </w:rPr>
        <w:t xml:space="preserve"> </w:t>
      </w:r>
      <w:r w:rsidRPr="008F3E4E">
        <w:rPr>
          <w:i w:val="0"/>
          <w:iCs w:val="0"/>
          <w:color w:val="auto"/>
          <w:sz w:val="20"/>
          <w:szCs w:val="20"/>
        </w:rPr>
        <w:t>The</w:t>
      </w:r>
      <w:r w:rsidRPr="008F3E4E">
        <w:rPr>
          <w:i w:val="0"/>
          <w:iCs w:val="0"/>
          <w:color w:val="auto"/>
          <w:spacing w:val="40"/>
          <w:sz w:val="20"/>
          <w:szCs w:val="20"/>
        </w:rPr>
        <w:t xml:space="preserve"> </w:t>
      </w:r>
      <w:r w:rsidRPr="008F3E4E">
        <w:rPr>
          <w:i w:val="0"/>
          <w:iCs w:val="0"/>
          <w:color w:val="auto"/>
          <w:sz w:val="20"/>
          <w:szCs w:val="20"/>
        </w:rPr>
        <w:t>next</w:t>
      </w:r>
      <w:r w:rsidRPr="008F3E4E">
        <w:rPr>
          <w:i w:val="0"/>
          <w:iCs w:val="0"/>
          <w:color w:val="auto"/>
          <w:spacing w:val="40"/>
          <w:sz w:val="20"/>
          <w:szCs w:val="20"/>
        </w:rPr>
        <w:t xml:space="preserve"> </w:t>
      </w:r>
      <w:r w:rsidRPr="008F3E4E">
        <w:rPr>
          <w:i w:val="0"/>
          <w:iCs w:val="0"/>
          <w:color w:val="auto"/>
          <w:sz w:val="20"/>
          <w:szCs w:val="20"/>
        </w:rPr>
        <w:t>most</w:t>
      </w:r>
      <w:r w:rsidRPr="008F3E4E">
        <w:rPr>
          <w:i w:val="0"/>
          <w:iCs w:val="0"/>
          <w:color w:val="auto"/>
          <w:spacing w:val="40"/>
          <w:sz w:val="20"/>
          <w:szCs w:val="20"/>
        </w:rPr>
        <w:t xml:space="preserve"> </w:t>
      </w:r>
      <w:r w:rsidRPr="008F3E4E">
        <w:rPr>
          <w:i w:val="0"/>
          <w:iCs w:val="0"/>
          <w:color w:val="auto"/>
          <w:sz w:val="20"/>
          <w:szCs w:val="20"/>
        </w:rPr>
        <w:t>recurrent features</w:t>
      </w:r>
      <w:r w:rsidR="00022C71" w:rsidRPr="008F3E4E">
        <w:rPr>
          <w:i w:val="0"/>
          <w:iCs w:val="0"/>
          <w:color w:val="auto"/>
          <w:sz w:val="20"/>
          <w:szCs w:val="20"/>
        </w:rPr>
        <w:t xml:space="preserve"> </w:t>
      </w:r>
      <w:r w:rsidRPr="008F3E4E">
        <w:rPr>
          <w:i w:val="0"/>
          <w:iCs w:val="0"/>
          <w:color w:val="auto"/>
          <w:sz w:val="20"/>
          <w:szCs w:val="20"/>
        </w:rPr>
        <w:t>were left_frontal_temporal_diff_gamma, left_frontal_temporal_diff_beta, and af7_zero_crossings.</w:t>
      </w:r>
    </w:p>
    <w:p w14:paraId="121244B9" w14:textId="12B6C7F2" w:rsidR="008F3E4E" w:rsidRPr="00AC2009" w:rsidRDefault="00022C71" w:rsidP="00C67A8B">
      <w:pPr>
        <w:pStyle w:val="Caption"/>
        <w:rPr>
          <w:i w:val="0"/>
          <w:iCs w:val="0"/>
          <w:color w:val="auto"/>
          <w:sz w:val="20"/>
          <w:szCs w:val="20"/>
        </w:rPr>
      </w:pPr>
      <w:r w:rsidRPr="008F3E4E">
        <w:rPr>
          <w:rFonts w:ascii="Calibri"/>
          <w:i w:val="0"/>
          <w:iCs w:val="0"/>
          <w:noProof/>
          <w:color w:val="auto"/>
          <w:sz w:val="20"/>
        </w:rPr>
        <w:drawing>
          <wp:inline distT="0" distB="0" distL="0" distR="0" wp14:anchorId="3A752073" wp14:editId="01BE40FD">
            <wp:extent cx="3014787" cy="164189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7" cstate="print"/>
                    <a:stretch>
                      <a:fillRect/>
                    </a:stretch>
                  </pic:blipFill>
                  <pic:spPr>
                    <a:xfrm>
                      <a:off x="0" y="0"/>
                      <a:ext cx="3135507" cy="1707639"/>
                    </a:xfrm>
                    <a:prstGeom prst="rect">
                      <a:avLst/>
                    </a:prstGeom>
                  </pic:spPr>
                </pic:pic>
              </a:graphicData>
            </a:graphic>
          </wp:inline>
        </w:drawing>
      </w:r>
    </w:p>
    <w:p w14:paraId="51A10F08" w14:textId="6B8BA670" w:rsidR="000D52C2" w:rsidRPr="00C67A8B" w:rsidRDefault="008F3E4E" w:rsidP="00C67A8B">
      <w:pPr>
        <w:pStyle w:val="p1"/>
        <w:rPr>
          <w:rFonts w:asciiTheme="minorHAnsi" w:hAnsiTheme="minorHAnsi" w:cstheme="minorHAnsi"/>
          <w:sz w:val="18"/>
          <w:szCs w:val="18"/>
        </w:rPr>
      </w:pPr>
      <w:r w:rsidRPr="008F3E4E">
        <w:rPr>
          <w:rFonts w:asciiTheme="minorHAnsi" w:hAnsiTheme="minorHAnsi" w:cstheme="minorHAnsi"/>
          <w:b/>
          <w:bCs/>
          <w:sz w:val="18"/>
          <w:szCs w:val="18"/>
        </w:rPr>
        <w:t xml:space="preserve">Figure </w:t>
      </w:r>
      <w:r w:rsidRPr="008F3E4E">
        <w:rPr>
          <w:rFonts w:asciiTheme="minorHAnsi" w:hAnsiTheme="minorHAnsi" w:cstheme="minorHAnsi"/>
          <w:b/>
          <w:bCs/>
          <w:sz w:val="18"/>
          <w:szCs w:val="18"/>
        </w:rPr>
        <w:fldChar w:fldCharType="begin"/>
      </w:r>
      <w:r w:rsidRPr="008F3E4E">
        <w:rPr>
          <w:rFonts w:asciiTheme="minorHAnsi" w:hAnsiTheme="minorHAnsi" w:cstheme="minorHAnsi"/>
          <w:b/>
          <w:bCs/>
          <w:sz w:val="18"/>
          <w:szCs w:val="18"/>
        </w:rPr>
        <w:instrText xml:space="preserve"> SEQ Figure \* ARABIC </w:instrText>
      </w:r>
      <w:r w:rsidRPr="008F3E4E">
        <w:rPr>
          <w:rFonts w:asciiTheme="minorHAnsi" w:hAnsiTheme="minorHAnsi" w:cstheme="minorHAnsi"/>
          <w:b/>
          <w:bCs/>
          <w:sz w:val="18"/>
          <w:szCs w:val="18"/>
        </w:rPr>
        <w:fldChar w:fldCharType="separate"/>
      </w:r>
      <w:r w:rsidRPr="008F3E4E">
        <w:rPr>
          <w:rFonts w:asciiTheme="minorHAnsi" w:hAnsiTheme="minorHAnsi" w:cstheme="minorHAnsi"/>
          <w:b/>
          <w:bCs/>
          <w:noProof/>
          <w:sz w:val="18"/>
          <w:szCs w:val="18"/>
        </w:rPr>
        <w:t>11</w:t>
      </w:r>
      <w:r w:rsidRPr="008F3E4E">
        <w:rPr>
          <w:rFonts w:asciiTheme="minorHAnsi" w:hAnsiTheme="minorHAnsi" w:cstheme="minorHAnsi"/>
          <w:b/>
          <w:bCs/>
          <w:sz w:val="18"/>
          <w:szCs w:val="18"/>
        </w:rPr>
        <w:fldChar w:fldCharType="end"/>
      </w:r>
      <w:r w:rsidRPr="008F3E4E">
        <w:rPr>
          <w:rFonts w:asciiTheme="minorHAnsi" w:hAnsiTheme="minorHAnsi" w:cstheme="minorHAnsi"/>
          <w:sz w:val="18"/>
          <w:szCs w:val="18"/>
        </w:rPr>
        <w:t xml:space="preserve">: Effect-size stability for the recurrent biomarkers </w:t>
      </w:r>
      <w:r w:rsidR="00C67A8B">
        <w:rPr>
          <w:rFonts w:asciiTheme="minorHAnsi" w:hAnsiTheme="minorHAnsi" w:cstheme="minorHAnsi"/>
          <w:sz w:val="18"/>
          <w:szCs w:val="18"/>
        </w:rPr>
        <w:t>f</w:t>
      </w:r>
      <w:r w:rsidRPr="008F3E4E">
        <w:rPr>
          <w:rFonts w:asciiTheme="minorHAnsi" w:hAnsiTheme="minorHAnsi" w:cstheme="minorHAnsi"/>
          <w:sz w:val="18"/>
          <w:szCs w:val="18"/>
        </w:rPr>
        <w:t>rom the best hybrid run. Positive values indicate remission-skewed effects and negative values indicate non-remission-skewed effects.</w:t>
      </w:r>
    </w:p>
    <w:p w14:paraId="2ACA8E5C" w14:textId="71E81EB8" w:rsidR="000D52C2" w:rsidRPr="008F3E4E" w:rsidRDefault="000D52C2" w:rsidP="00627C5D">
      <w:pPr>
        <w:pStyle w:val="Heading2"/>
        <w:numPr>
          <w:ilvl w:val="1"/>
          <w:numId w:val="3"/>
        </w:numPr>
        <w:tabs>
          <w:tab w:val="left" w:pos="470"/>
          <w:tab w:val="left" w:pos="472"/>
        </w:tabs>
        <w:spacing w:before="0" w:line="244" w:lineRule="auto"/>
        <w:ind w:right="1362"/>
      </w:pPr>
      <w:r w:rsidRPr="008F3E4E">
        <w:rPr>
          <w:spacing w:val="-2"/>
        </w:rPr>
        <w:t xml:space="preserve">Effect-direction consistency and </w:t>
      </w:r>
      <w:r w:rsidRPr="008F3E4E">
        <w:t>class-conditional patterns</w:t>
      </w:r>
    </w:p>
    <w:p w14:paraId="36166536" w14:textId="464944AE" w:rsidR="00ED3184" w:rsidRPr="0034464B" w:rsidRDefault="000D52C2" w:rsidP="0034464B">
      <w:pPr>
        <w:pStyle w:val="BodyText"/>
        <w:spacing w:before="3" w:line="249" w:lineRule="auto"/>
        <w:ind w:left="34" w:right="32" w:firstLine="298"/>
        <w:jc w:val="both"/>
        <w:rPr>
          <w:spacing w:val="-2"/>
        </w:rPr>
        <w:sectPr w:rsidR="00ED3184" w:rsidRPr="0034464B" w:rsidSect="00946763">
          <w:type w:val="continuous"/>
          <w:pgSz w:w="11910" w:h="15880"/>
          <w:pgMar w:top="992" w:right="992" w:bottom="992" w:left="992" w:header="702" w:footer="516" w:gutter="0"/>
          <w:cols w:num="2" w:space="324"/>
          <w:docGrid w:linePitch="299"/>
        </w:sectPr>
      </w:pPr>
      <w:r w:rsidRPr="008F3E4E">
        <w:t>The recurrent hybrid biomarkers showed perfect mean sign</w:t>
      </w:r>
      <w:r w:rsidRPr="008F3E4E">
        <w:rPr>
          <w:spacing w:val="80"/>
        </w:rPr>
        <w:t xml:space="preserve"> </w:t>
      </w:r>
      <w:r w:rsidRPr="008F3E4E">
        <w:t>consistency</w:t>
      </w:r>
      <w:r w:rsidRPr="008F3E4E">
        <w:rPr>
          <w:spacing w:val="80"/>
        </w:rPr>
        <w:t xml:space="preserve"> </w:t>
      </w:r>
      <w:r w:rsidR="00AC2009">
        <w:t>with a</w:t>
      </w:r>
      <w:r w:rsidRPr="008F3E4E">
        <w:t>ll</w:t>
      </w:r>
      <w:r w:rsidRPr="008F3E4E">
        <w:rPr>
          <w:spacing w:val="40"/>
        </w:rPr>
        <w:t xml:space="preserve"> </w:t>
      </w:r>
      <w:r w:rsidRPr="008F3E4E">
        <w:t>recurrent</w:t>
      </w:r>
      <w:r w:rsidRPr="008F3E4E">
        <w:rPr>
          <w:spacing w:val="40"/>
        </w:rPr>
        <w:t xml:space="preserve"> </w:t>
      </w:r>
      <w:r w:rsidRPr="008F3E4E">
        <w:t>features</w:t>
      </w:r>
      <w:r w:rsidRPr="008F3E4E">
        <w:rPr>
          <w:spacing w:val="40"/>
        </w:rPr>
        <w:t xml:space="preserve"> </w:t>
      </w:r>
      <w:r w:rsidRPr="008F3E4E">
        <w:t>retain</w:t>
      </w:r>
      <w:r w:rsidR="00AC2009">
        <w:t>ing</w:t>
      </w:r>
      <w:r w:rsidRPr="008F3E4E">
        <w:rPr>
          <w:spacing w:val="40"/>
        </w:rPr>
        <w:t xml:space="preserve"> </w:t>
      </w:r>
      <w:r w:rsidRPr="008F3E4E">
        <w:t>the</w:t>
      </w:r>
      <w:r w:rsidRPr="008F3E4E">
        <w:rPr>
          <w:spacing w:val="40"/>
        </w:rPr>
        <w:t xml:space="preserve"> </w:t>
      </w:r>
      <w:r w:rsidRPr="008F3E4E">
        <w:t>same</w:t>
      </w:r>
      <w:r w:rsidRPr="008F3E4E">
        <w:rPr>
          <w:spacing w:val="40"/>
        </w:rPr>
        <w:t xml:space="preserve"> </w:t>
      </w:r>
      <w:r w:rsidRPr="008F3E4E">
        <w:t>effect</w:t>
      </w:r>
      <w:r w:rsidRPr="008F3E4E">
        <w:rPr>
          <w:spacing w:val="40"/>
        </w:rPr>
        <w:t xml:space="preserve"> </w:t>
      </w:r>
      <w:r w:rsidRPr="008F3E4E">
        <w:t>direction across</w:t>
      </w:r>
      <w:r w:rsidRPr="008F3E4E">
        <w:rPr>
          <w:spacing w:val="76"/>
        </w:rPr>
        <w:t xml:space="preserve"> </w:t>
      </w:r>
      <w:r w:rsidRPr="008F3E4E">
        <w:t>the</w:t>
      </w:r>
      <w:r w:rsidRPr="008F3E4E">
        <w:rPr>
          <w:spacing w:val="76"/>
        </w:rPr>
        <w:t xml:space="preserve"> </w:t>
      </w:r>
      <w:r w:rsidRPr="008F3E4E">
        <w:t>folds</w:t>
      </w:r>
      <w:r w:rsidRPr="008F3E4E">
        <w:rPr>
          <w:spacing w:val="76"/>
        </w:rPr>
        <w:t xml:space="preserve"> </w:t>
      </w:r>
      <w:r w:rsidRPr="008F3E4E">
        <w:t>in</w:t>
      </w:r>
      <w:r w:rsidRPr="008F3E4E">
        <w:rPr>
          <w:spacing w:val="76"/>
        </w:rPr>
        <w:t xml:space="preserve"> </w:t>
      </w:r>
      <w:r w:rsidRPr="008F3E4E">
        <w:t>which</w:t>
      </w:r>
      <w:r w:rsidRPr="008F3E4E">
        <w:rPr>
          <w:spacing w:val="76"/>
        </w:rPr>
        <w:t xml:space="preserve"> </w:t>
      </w:r>
      <w:r w:rsidRPr="008F3E4E">
        <w:t>they</w:t>
      </w:r>
      <w:r w:rsidRPr="008F3E4E">
        <w:rPr>
          <w:spacing w:val="76"/>
        </w:rPr>
        <w:t xml:space="preserve"> </w:t>
      </w:r>
      <w:r w:rsidRPr="008F3E4E">
        <w:t>were</w:t>
      </w:r>
      <w:r w:rsidRPr="008F3E4E">
        <w:rPr>
          <w:spacing w:val="76"/>
        </w:rPr>
        <w:t xml:space="preserve"> </w:t>
      </w:r>
      <w:r w:rsidRPr="008F3E4E">
        <w:t>selected,</w:t>
      </w:r>
      <w:r w:rsidR="00DD4B16">
        <w:rPr>
          <w:spacing w:val="76"/>
        </w:rPr>
        <w:t xml:space="preserve"> </w:t>
      </w:r>
      <w:r w:rsidRPr="008F3E4E">
        <w:t>tp10_spectral_entropy and the frontal-temporal gamma</w:t>
      </w:r>
      <w:r w:rsidRPr="008F3E4E">
        <w:rPr>
          <w:spacing w:val="40"/>
        </w:rPr>
        <w:t xml:space="preserve"> </w:t>
      </w:r>
      <w:r w:rsidRPr="008F3E4E">
        <w:t>and beta difference terms were repeatedly associated with the</w:t>
      </w:r>
      <w:r w:rsidRPr="008F3E4E">
        <w:rPr>
          <w:spacing w:val="80"/>
        </w:rPr>
        <w:t xml:space="preserve"> </w:t>
      </w:r>
      <w:r w:rsidRPr="008F3E4E">
        <w:t>non-remission</w:t>
      </w:r>
      <w:r w:rsidRPr="008F3E4E">
        <w:rPr>
          <w:spacing w:val="80"/>
        </w:rPr>
        <w:t xml:space="preserve"> </w:t>
      </w:r>
      <w:r w:rsidRPr="008F3E4E">
        <w:t>group,</w:t>
      </w:r>
      <w:r w:rsidRPr="008F3E4E">
        <w:rPr>
          <w:spacing w:val="80"/>
        </w:rPr>
        <w:t xml:space="preserve"> </w:t>
      </w:r>
      <w:r w:rsidRPr="008F3E4E">
        <w:t>whereas</w:t>
      </w:r>
      <w:r w:rsidRPr="008F3E4E">
        <w:rPr>
          <w:spacing w:val="80"/>
        </w:rPr>
        <w:t xml:space="preserve"> </w:t>
      </w:r>
      <w:r w:rsidRPr="008F3E4E">
        <w:t>af7_zero_crossings was</w:t>
      </w:r>
      <w:r w:rsidRPr="008F3E4E">
        <w:rPr>
          <w:spacing w:val="40"/>
        </w:rPr>
        <w:t xml:space="preserve"> </w:t>
      </w:r>
      <w:r w:rsidRPr="008F3E4E">
        <w:t>more</w:t>
      </w:r>
      <w:r w:rsidRPr="008F3E4E">
        <w:rPr>
          <w:spacing w:val="40"/>
        </w:rPr>
        <w:t xml:space="preserve"> </w:t>
      </w:r>
      <w:r w:rsidRPr="008F3E4E">
        <w:t>frequently</w:t>
      </w:r>
      <w:r w:rsidRPr="008F3E4E">
        <w:rPr>
          <w:spacing w:val="40"/>
        </w:rPr>
        <w:t xml:space="preserve"> </w:t>
      </w:r>
      <w:r w:rsidRPr="008F3E4E">
        <w:t>selected</w:t>
      </w:r>
      <w:r w:rsidRPr="008F3E4E">
        <w:rPr>
          <w:spacing w:val="40"/>
        </w:rPr>
        <w:t xml:space="preserve"> </w:t>
      </w:r>
      <w:r w:rsidRPr="008F3E4E">
        <w:t>in</w:t>
      </w:r>
      <w:r w:rsidRPr="008F3E4E">
        <w:rPr>
          <w:spacing w:val="40"/>
        </w:rPr>
        <w:t xml:space="preserve"> </w:t>
      </w:r>
      <w:r w:rsidRPr="008F3E4E">
        <w:t>remission</w:t>
      </w:r>
      <w:r w:rsidRPr="008F3E4E">
        <w:rPr>
          <w:spacing w:val="40"/>
        </w:rPr>
        <w:t xml:space="preserve"> </w:t>
      </w:r>
      <w:r w:rsidRPr="008F3E4E">
        <w:t>folds.</w:t>
      </w:r>
      <w:r w:rsidRPr="008F3E4E">
        <w:rPr>
          <w:spacing w:val="40"/>
        </w:rPr>
        <w:t xml:space="preserve"> </w:t>
      </w:r>
      <w:r w:rsidRPr="008F3E4E">
        <w:t>The</w:t>
      </w:r>
      <w:r w:rsidR="00AC2009">
        <w:t xml:space="preserve"> </w:t>
      </w:r>
      <w:r w:rsidRPr="008F3E4E">
        <w:rPr>
          <w:spacing w:val="-2"/>
        </w:rPr>
        <w:t>class-conditional</w:t>
      </w:r>
      <w:r w:rsidRPr="008F3E4E">
        <w:rPr>
          <w:spacing w:val="4"/>
        </w:rPr>
        <w:t xml:space="preserve"> </w:t>
      </w:r>
      <w:r w:rsidRPr="008F3E4E">
        <w:rPr>
          <w:spacing w:val="-2"/>
        </w:rPr>
        <w:t>selection</w:t>
      </w:r>
      <w:r w:rsidRPr="008F3E4E">
        <w:rPr>
          <w:spacing w:val="4"/>
        </w:rPr>
        <w:t xml:space="preserve"> </w:t>
      </w:r>
      <w:r w:rsidRPr="008F3E4E">
        <w:rPr>
          <w:spacing w:val="-2"/>
        </w:rPr>
        <w:t>frequencies</w:t>
      </w:r>
      <w:r w:rsidRPr="008F3E4E">
        <w:rPr>
          <w:spacing w:val="5"/>
        </w:rPr>
        <w:t xml:space="preserve"> </w:t>
      </w:r>
      <w:r w:rsidRPr="008F3E4E">
        <w:rPr>
          <w:spacing w:val="-2"/>
        </w:rPr>
        <w:t>make</w:t>
      </w:r>
      <w:r w:rsidRPr="008F3E4E">
        <w:rPr>
          <w:spacing w:val="4"/>
        </w:rPr>
        <w:t xml:space="preserve"> </w:t>
      </w:r>
      <w:r w:rsidRPr="008F3E4E">
        <w:rPr>
          <w:spacing w:val="-2"/>
        </w:rPr>
        <w:t>that</w:t>
      </w:r>
      <w:r w:rsidRPr="008F3E4E">
        <w:rPr>
          <w:spacing w:val="4"/>
        </w:rPr>
        <w:t xml:space="preserve"> </w:t>
      </w:r>
      <w:r w:rsidRPr="008F3E4E">
        <w:rPr>
          <w:spacing w:val="-2"/>
        </w:rPr>
        <w:t>separation</w:t>
      </w:r>
      <w:r w:rsidR="00FB4B51" w:rsidRPr="008F3E4E">
        <w:t xml:space="preserve"> </w:t>
      </w:r>
      <w:r w:rsidRPr="008F3E4E">
        <w:t>visible</w:t>
      </w:r>
      <w:r w:rsidRPr="008F3E4E">
        <w:rPr>
          <w:spacing w:val="-8"/>
        </w:rPr>
        <w:t xml:space="preserve"> </w:t>
      </w:r>
      <w:r w:rsidRPr="008F3E4E">
        <w:t>at</w:t>
      </w:r>
      <w:r w:rsidRPr="008F3E4E">
        <w:rPr>
          <w:spacing w:val="-7"/>
        </w:rPr>
        <w:t xml:space="preserve"> </w:t>
      </w:r>
      <w:r w:rsidRPr="008F3E4E">
        <w:t>the</w:t>
      </w:r>
      <w:r w:rsidRPr="008F3E4E">
        <w:rPr>
          <w:spacing w:val="-7"/>
        </w:rPr>
        <w:t xml:space="preserve"> </w:t>
      </w:r>
      <w:r w:rsidRPr="008F3E4E">
        <w:t>level</w:t>
      </w:r>
      <w:r w:rsidRPr="008F3E4E">
        <w:rPr>
          <w:spacing w:val="-7"/>
        </w:rPr>
        <w:t xml:space="preserve"> </w:t>
      </w:r>
      <w:r w:rsidRPr="008F3E4E">
        <w:t>of</w:t>
      </w:r>
      <w:r w:rsidRPr="008F3E4E">
        <w:rPr>
          <w:spacing w:val="-8"/>
        </w:rPr>
        <w:t xml:space="preserve"> </w:t>
      </w:r>
      <w:r w:rsidRPr="008F3E4E">
        <w:t>foldwise</w:t>
      </w:r>
      <w:r w:rsidRPr="008F3E4E">
        <w:rPr>
          <w:spacing w:val="-7"/>
        </w:rPr>
        <w:t xml:space="preserve"> </w:t>
      </w:r>
      <w:r w:rsidRPr="008F3E4E">
        <w:lastRenderedPageBreak/>
        <w:t>recurrence</w:t>
      </w:r>
      <w:r w:rsidRPr="008F3E4E">
        <w:rPr>
          <w:spacing w:val="-7"/>
        </w:rPr>
        <w:t xml:space="preserve"> </w:t>
      </w:r>
      <w:r w:rsidRPr="008F3E4E">
        <w:t>(Figure</w:t>
      </w:r>
      <w:r w:rsidRPr="008F3E4E">
        <w:rPr>
          <w:spacing w:val="-7"/>
        </w:rPr>
        <w:t xml:space="preserve"> </w:t>
      </w:r>
      <w:hyperlink w:anchor="_bookmark12" w:history="1">
        <w:r w:rsidRPr="008F3E4E">
          <w:rPr>
            <w:spacing w:val="-4"/>
          </w:rPr>
          <w:t>10</w:t>
        </w:r>
      </w:hyperlink>
      <w:r w:rsidRPr="008F3E4E">
        <w:rPr>
          <w:spacing w:val="-4"/>
        </w:rPr>
        <w:t>)</w:t>
      </w:r>
    </w:p>
    <w:p w14:paraId="6AEB050A" w14:textId="2AC4A400" w:rsidR="00DA493E" w:rsidRPr="00DA493E" w:rsidRDefault="00DA493E" w:rsidP="00DA493E">
      <w:pPr>
        <w:pStyle w:val="Caption"/>
        <w:keepNext/>
        <w:spacing w:after="0"/>
        <w:rPr>
          <w:rFonts w:asciiTheme="minorHAnsi" w:hAnsiTheme="minorHAnsi" w:cstheme="minorHAnsi"/>
          <w:i w:val="0"/>
          <w:iCs w:val="0"/>
          <w:color w:val="auto"/>
        </w:rPr>
      </w:pPr>
      <w:r w:rsidRPr="00DA493E">
        <w:rPr>
          <w:rFonts w:asciiTheme="minorHAnsi" w:hAnsiTheme="minorHAnsi" w:cstheme="minorHAnsi"/>
          <w:b/>
          <w:bCs/>
          <w:i w:val="0"/>
          <w:iCs w:val="0"/>
          <w:color w:val="auto"/>
        </w:rPr>
        <w:t xml:space="preserve">Table </w:t>
      </w:r>
      <w:r w:rsidRPr="00DA493E">
        <w:rPr>
          <w:rFonts w:asciiTheme="minorHAnsi" w:hAnsiTheme="minorHAnsi" w:cstheme="minorHAnsi"/>
          <w:b/>
          <w:bCs/>
          <w:i w:val="0"/>
          <w:iCs w:val="0"/>
          <w:color w:val="auto"/>
        </w:rPr>
        <w:fldChar w:fldCharType="begin"/>
      </w:r>
      <w:r w:rsidRPr="00DA493E">
        <w:rPr>
          <w:rFonts w:asciiTheme="minorHAnsi" w:hAnsiTheme="minorHAnsi" w:cstheme="minorHAnsi"/>
          <w:b/>
          <w:bCs/>
          <w:i w:val="0"/>
          <w:iCs w:val="0"/>
          <w:color w:val="auto"/>
        </w:rPr>
        <w:instrText xml:space="preserve"> SEQ Table \* ARABIC </w:instrText>
      </w:r>
      <w:r w:rsidRPr="00DA493E">
        <w:rPr>
          <w:rFonts w:asciiTheme="minorHAnsi" w:hAnsiTheme="minorHAnsi" w:cstheme="minorHAnsi"/>
          <w:b/>
          <w:bCs/>
          <w:i w:val="0"/>
          <w:iCs w:val="0"/>
          <w:color w:val="auto"/>
        </w:rPr>
        <w:fldChar w:fldCharType="separate"/>
      </w:r>
      <w:r w:rsidR="00AC2009">
        <w:rPr>
          <w:rFonts w:asciiTheme="minorHAnsi" w:hAnsiTheme="minorHAnsi" w:cstheme="minorHAnsi"/>
          <w:b/>
          <w:bCs/>
          <w:i w:val="0"/>
          <w:iCs w:val="0"/>
          <w:noProof/>
          <w:color w:val="auto"/>
        </w:rPr>
        <w:t>5</w:t>
      </w:r>
      <w:r w:rsidRPr="00DA493E">
        <w:rPr>
          <w:rFonts w:asciiTheme="minorHAnsi" w:hAnsiTheme="minorHAnsi" w:cstheme="minorHAnsi"/>
          <w:b/>
          <w:bCs/>
          <w:i w:val="0"/>
          <w:iCs w:val="0"/>
          <w:color w:val="auto"/>
        </w:rPr>
        <w:fldChar w:fldCharType="end"/>
      </w:r>
      <w:r w:rsidRPr="00DA493E">
        <w:rPr>
          <w:rFonts w:asciiTheme="minorHAnsi" w:hAnsiTheme="minorHAnsi" w:cstheme="minorHAnsi"/>
          <w:b/>
          <w:bCs/>
          <w:i w:val="0"/>
          <w:iCs w:val="0"/>
          <w:color w:val="auto"/>
        </w:rPr>
        <w:br/>
      </w:r>
      <w:r w:rsidRPr="00DA493E">
        <w:rPr>
          <w:rFonts w:asciiTheme="minorHAnsi" w:hAnsiTheme="minorHAnsi" w:cstheme="minorHAnsi"/>
          <w:i w:val="0"/>
          <w:iCs w:val="0"/>
          <w:noProof/>
          <w:color w:val="auto"/>
        </w:rPr>
        <w:t>Recurrent biomarkers from the best hybrid run. Δselection is remission minus non-remission selection share.</w:t>
      </w:r>
    </w:p>
    <w:p w14:paraId="27079909" w14:textId="77777777" w:rsidR="00C67A8B" w:rsidRDefault="00C67A8B" w:rsidP="00C67A8B">
      <w:pPr>
        <w:pStyle w:val="TableParagraph"/>
        <w:spacing w:before="38" w:line="240" w:lineRule="auto"/>
        <w:ind w:left="126" w:right="0"/>
        <w:jc w:val="left"/>
        <w:rPr>
          <w:spacing w:val="-2"/>
          <w:sz w:val="19"/>
        </w:rPr>
        <w:sectPr w:rsidR="00C67A8B" w:rsidSect="00946763">
          <w:type w:val="continuous"/>
          <w:pgSz w:w="11910" w:h="15880"/>
          <w:pgMar w:top="992" w:right="992" w:bottom="992" w:left="992" w:header="702" w:footer="516" w:gutter="0"/>
          <w:cols w:space="324"/>
          <w:docGrid w:linePitch="299"/>
        </w:sectPr>
      </w:pPr>
    </w:p>
    <w:tbl>
      <w:tblPr>
        <w:tblW w:w="9786" w:type="dxa"/>
        <w:tblLayout w:type="fixed"/>
        <w:tblCellMar>
          <w:left w:w="0" w:type="dxa"/>
          <w:right w:w="0" w:type="dxa"/>
        </w:tblCellMar>
        <w:tblLook w:val="01E0" w:firstRow="1" w:lastRow="1" w:firstColumn="1" w:lastColumn="1" w:noHBand="0" w:noVBand="0"/>
      </w:tblPr>
      <w:tblGrid>
        <w:gridCol w:w="3227"/>
        <w:gridCol w:w="679"/>
        <w:gridCol w:w="702"/>
        <w:gridCol w:w="762"/>
        <w:gridCol w:w="1084"/>
        <w:gridCol w:w="873"/>
        <w:gridCol w:w="2459"/>
      </w:tblGrid>
      <w:tr w:rsidR="00C67A8B" w14:paraId="17A5BCC5" w14:textId="77777777" w:rsidTr="0034464B">
        <w:trPr>
          <w:trHeight w:val="323"/>
        </w:trPr>
        <w:tc>
          <w:tcPr>
            <w:tcW w:w="3227" w:type="dxa"/>
            <w:tcBorders>
              <w:top w:val="single" w:sz="8" w:space="0" w:color="000000"/>
              <w:bottom w:val="single" w:sz="6" w:space="0" w:color="000000"/>
            </w:tcBorders>
          </w:tcPr>
          <w:p w14:paraId="0D044978" w14:textId="77777777" w:rsidR="00C67A8B" w:rsidRDefault="00C67A8B" w:rsidP="0034464B">
            <w:pPr>
              <w:pStyle w:val="TableParagraph"/>
              <w:spacing w:before="38" w:line="240" w:lineRule="auto"/>
              <w:ind w:left="126" w:right="0"/>
              <w:jc w:val="left"/>
              <w:rPr>
                <w:sz w:val="19"/>
              </w:rPr>
            </w:pPr>
            <w:r>
              <w:rPr>
                <w:spacing w:val="-2"/>
                <w:sz w:val="19"/>
              </w:rPr>
              <w:t>Feature</w:t>
            </w:r>
          </w:p>
        </w:tc>
        <w:tc>
          <w:tcPr>
            <w:tcW w:w="679" w:type="dxa"/>
            <w:tcBorders>
              <w:top w:val="single" w:sz="8" w:space="0" w:color="000000"/>
              <w:bottom w:val="single" w:sz="6" w:space="0" w:color="000000"/>
            </w:tcBorders>
          </w:tcPr>
          <w:p w14:paraId="78833378" w14:textId="77777777" w:rsidR="00C67A8B" w:rsidRDefault="00C67A8B" w:rsidP="0034464B">
            <w:pPr>
              <w:pStyle w:val="TableParagraph"/>
              <w:spacing w:before="38" w:line="240" w:lineRule="auto"/>
              <w:rPr>
                <w:sz w:val="19"/>
              </w:rPr>
            </w:pPr>
            <w:r>
              <w:rPr>
                <w:spacing w:val="-4"/>
                <w:w w:val="105"/>
                <w:sz w:val="19"/>
              </w:rPr>
              <w:t>Folds</w:t>
            </w:r>
          </w:p>
        </w:tc>
        <w:tc>
          <w:tcPr>
            <w:tcW w:w="702" w:type="dxa"/>
            <w:tcBorders>
              <w:top w:val="single" w:sz="8" w:space="0" w:color="000000"/>
              <w:bottom w:val="single" w:sz="6" w:space="0" w:color="000000"/>
            </w:tcBorders>
          </w:tcPr>
          <w:p w14:paraId="5C5A693E" w14:textId="77777777" w:rsidR="00C67A8B" w:rsidRDefault="00C67A8B" w:rsidP="0034464B">
            <w:pPr>
              <w:pStyle w:val="TableParagraph"/>
              <w:spacing w:before="38" w:line="240" w:lineRule="auto"/>
              <w:rPr>
                <w:sz w:val="19"/>
              </w:rPr>
            </w:pPr>
            <w:r>
              <w:rPr>
                <w:spacing w:val="-2"/>
                <w:w w:val="105"/>
                <w:sz w:val="19"/>
              </w:rPr>
              <w:t>Share</w:t>
            </w:r>
          </w:p>
        </w:tc>
        <w:tc>
          <w:tcPr>
            <w:tcW w:w="762" w:type="dxa"/>
            <w:tcBorders>
              <w:top w:val="single" w:sz="8" w:space="0" w:color="000000"/>
              <w:bottom w:val="single" w:sz="6" w:space="0" w:color="000000"/>
            </w:tcBorders>
          </w:tcPr>
          <w:p w14:paraId="138469E2" w14:textId="77777777" w:rsidR="00C67A8B" w:rsidRDefault="00C67A8B" w:rsidP="0034464B">
            <w:pPr>
              <w:pStyle w:val="TableParagraph"/>
              <w:spacing w:before="38" w:line="240" w:lineRule="auto"/>
              <w:rPr>
                <w:sz w:val="19"/>
              </w:rPr>
            </w:pPr>
            <w:r>
              <w:rPr>
                <w:rFonts w:ascii="Cambria" w:hAnsi="Cambria"/>
                <w:w w:val="110"/>
                <w:sz w:val="19"/>
              </w:rPr>
              <w:t>Δ</w:t>
            </w:r>
            <w:r>
              <w:rPr>
                <w:rFonts w:ascii="Cambria" w:hAnsi="Cambria"/>
                <w:spacing w:val="29"/>
                <w:w w:val="110"/>
                <w:sz w:val="19"/>
              </w:rPr>
              <w:t xml:space="preserve"> </w:t>
            </w:r>
            <w:r>
              <w:rPr>
                <w:spacing w:val="-4"/>
                <w:w w:val="110"/>
                <w:sz w:val="19"/>
              </w:rPr>
              <w:t>sel.</w:t>
            </w:r>
          </w:p>
        </w:tc>
        <w:tc>
          <w:tcPr>
            <w:tcW w:w="1084" w:type="dxa"/>
            <w:tcBorders>
              <w:top w:val="single" w:sz="8" w:space="0" w:color="000000"/>
              <w:bottom w:val="single" w:sz="6" w:space="0" w:color="000000"/>
            </w:tcBorders>
          </w:tcPr>
          <w:p w14:paraId="59DECE54" w14:textId="77777777" w:rsidR="00C67A8B" w:rsidRDefault="00C67A8B" w:rsidP="0034464B">
            <w:pPr>
              <w:pStyle w:val="TableParagraph"/>
              <w:spacing w:before="38" w:line="240" w:lineRule="auto"/>
              <w:ind w:left="2" w:right="2"/>
              <w:rPr>
                <w:sz w:val="19"/>
              </w:rPr>
            </w:pPr>
            <w:r>
              <w:rPr>
                <w:w w:val="105"/>
                <w:sz w:val="19"/>
              </w:rPr>
              <w:t>Sign</w:t>
            </w:r>
            <w:r>
              <w:rPr>
                <w:spacing w:val="31"/>
                <w:w w:val="105"/>
                <w:sz w:val="19"/>
              </w:rPr>
              <w:t xml:space="preserve"> </w:t>
            </w:r>
            <w:r>
              <w:rPr>
                <w:spacing w:val="-2"/>
                <w:w w:val="105"/>
                <w:sz w:val="19"/>
              </w:rPr>
              <w:t>cons.</w:t>
            </w:r>
          </w:p>
        </w:tc>
        <w:tc>
          <w:tcPr>
            <w:tcW w:w="873" w:type="dxa"/>
            <w:tcBorders>
              <w:top w:val="single" w:sz="8" w:space="0" w:color="000000"/>
              <w:bottom w:val="single" w:sz="6" w:space="0" w:color="000000"/>
            </w:tcBorders>
          </w:tcPr>
          <w:p w14:paraId="539E5471" w14:textId="77777777" w:rsidR="00C67A8B" w:rsidRDefault="00C67A8B" w:rsidP="0034464B">
            <w:pPr>
              <w:pStyle w:val="TableParagraph"/>
              <w:spacing w:before="38" w:line="240" w:lineRule="auto"/>
              <w:ind w:left="7" w:right="8"/>
              <w:rPr>
                <w:rFonts w:ascii="Cambria" w:eastAsia="Cambria"/>
                <w:sz w:val="19"/>
              </w:rPr>
            </w:pPr>
            <w:r>
              <w:rPr>
                <w:sz w:val="19"/>
              </w:rPr>
              <w:t>Mean</w:t>
            </w:r>
            <w:r>
              <w:rPr>
                <w:spacing w:val="15"/>
                <w:sz w:val="19"/>
              </w:rPr>
              <w:t xml:space="preserve"> </w:t>
            </w:r>
            <w:r>
              <w:rPr>
                <w:rFonts w:ascii="Cambria Math" w:eastAsia="Cambria" w:hAnsi="Cambria Math" w:cs="Cambria Math"/>
                <w:spacing w:val="-10"/>
                <w:sz w:val="19"/>
              </w:rPr>
              <w:t>𝑑</w:t>
            </w:r>
          </w:p>
        </w:tc>
        <w:tc>
          <w:tcPr>
            <w:tcW w:w="2459" w:type="dxa"/>
            <w:tcBorders>
              <w:top w:val="single" w:sz="8" w:space="0" w:color="000000"/>
              <w:bottom w:val="single" w:sz="6" w:space="0" w:color="000000"/>
            </w:tcBorders>
          </w:tcPr>
          <w:p w14:paraId="7C1A4A6A" w14:textId="77777777" w:rsidR="00C67A8B" w:rsidRDefault="00C67A8B" w:rsidP="0034464B">
            <w:pPr>
              <w:pStyle w:val="TableParagraph"/>
              <w:spacing w:before="38" w:line="240" w:lineRule="auto"/>
              <w:ind w:left="10" w:right="0"/>
              <w:rPr>
                <w:sz w:val="19"/>
              </w:rPr>
            </w:pPr>
            <w:r>
              <w:rPr>
                <w:w w:val="105"/>
                <w:sz w:val="19"/>
              </w:rPr>
              <w:t>Effect</w:t>
            </w:r>
            <w:r>
              <w:rPr>
                <w:spacing w:val="22"/>
                <w:w w:val="105"/>
                <w:sz w:val="19"/>
              </w:rPr>
              <w:t xml:space="preserve"> </w:t>
            </w:r>
            <w:r>
              <w:rPr>
                <w:spacing w:val="-2"/>
                <w:w w:val="105"/>
                <w:sz w:val="19"/>
              </w:rPr>
              <w:t>direction</w:t>
            </w:r>
          </w:p>
        </w:tc>
      </w:tr>
      <w:tr w:rsidR="00C67A8B" w14:paraId="53C7487A" w14:textId="77777777" w:rsidTr="0034464B">
        <w:trPr>
          <w:trHeight w:val="279"/>
        </w:trPr>
        <w:tc>
          <w:tcPr>
            <w:tcW w:w="3227" w:type="dxa"/>
            <w:tcBorders>
              <w:top w:val="single" w:sz="6" w:space="0" w:color="000000"/>
            </w:tcBorders>
          </w:tcPr>
          <w:p w14:paraId="4C479992" w14:textId="77777777" w:rsidR="00C67A8B" w:rsidRDefault="00C67A8B" w:rsidP="0034464B">
            <w:pPr>
              <w:pStyle w:val="TableParagraph"/>
              <w:spacing w:before="38" w:line="221" w:lineRule="exact"/>
              <w:ind w:left="126" w:right="0"/>
              <w:jc w:val="left"/>
              <w:rPr>
                <w:sz w:val="19"/>
              </w:rPr>
            </w:pPr>
            <w:r>
              <w:rPr>
                <w:spacing w:val="-2"/>
                <w:w w:val="105"/>
                <w:sz w:val="19"/>
              </w:rPr>
              <w:t>tp10_spectral_entropy</w:t>
            </w:r>
          </w:p>
        </w:tc>
        <w:tc>
          <w:tcPr>
            <w:tcW w:w="679" w:type="dxa"/>
            <w:tcBorders>
              <w:top w:val="single" w:sz="6" w:space="0" w:color="000000"/>
            </w:tcBorders>
          </w:tcPr>
          <w:p w14:paraId="71DB653B" w14:textId="77777777" w:rsidR="00C67A8B" w:rsidRDefault="00C67A8B" w:rsidP="0034464B">
            <w:pPr>
              <w:pStyle w:val="TableParagraph"/>
              <w:spacing w:before="38" w:line="221" w:lineRule="exact"/>
              <w:ind w:left="0"/>
              <w:rPr>
                <w:sz w:val="19"/>
              </w:rPr>
            </w:pPr>
            <w:r>
              <w:rPr>
                <w:spacing w:val="-10"/>
                <w:sz w:val="19"/>
              </w:rPr>
              <w:t>8</w:t>
            </w:r>
          </w:p>
        </w:tc>
        <w:tc>
          <w:tcPr>
            <w:tcW w:w="702" w:type="dxa"/>
            <w:tcBorders>
              <w:top w:val="single" w:sz="6" w:space="0" w:color="000000"/>
            </w:tcBorders>
          </w:tcPr>
          <w:p w14:paraId="08C7778E" w14:textId="77777777" w:rsidR="00C67A8B" w:rsidRDefault="00C67A8B" w:rsidP="0034464B">
            <w:pPr>
              <w:pStyle w:val="TableParagraph"/>
              <w:spacing w:before="38" w:line="221" w:lineRule="exact"/>
              <w:ind w:left="0"/>
              <w:rPr>
                <w:sz w:val="19"/>
              </w:rPr>
            </w:pPr>
            <w:r>
              <w:rPr>
                <w:spacing w:val="-2"/>
                <w:sz w:val="19"/>
              </w:rPr>
              <w:t>0.381</w:t>
            </w:r>
          </w:p>
        </w:tc>
        <w:tc>
          <w:tcPr>
            <w:tcW w:w="762" w:type="dxa"/>
            <w:tcBorders>
              <w:top w:val="single" w:sz="6" w:space="0" w:color="000000"/>
            </w:tcBorders>
          </w:tcPr>
          <w:p w14:paraId="67424472" w14:textId="77777777" w:rsidR="00C67A8B" w:rsidRDefault="00C67A8B" w:rsidP="0034464B">
            <w:pPr>
              <w:pStyle w:val="TableParagraph"/>
              <w:spacing w:before="38" w:line="221" w:lineRule="exact"/>
              <w:ind w:right="2"/>
              <w:rPr>
                <w:sz w:val="19"/>
              </w:rPr>
            </w:pPr>
            <w:r>
              <w:rPr>
                <w:sz w:val="19"/>
              </w:rPr>
              <w:t>-</w:t>
            </w:r>
            <w:r>
              <w:rPr>
                <w:spacing w:val="-2"/>
                <w:sz w:val="19"/>
              </w:rPr>
              <w:t>0.571</w:t>
            </w:r>
          </w:p>
        </w:tc>
        <w:tc>
          <w:tcPr>
            <w:tcW w:w="1084" w:type="dxa"/>
            <w:tcBorders>
              <w:top w:val="single" w:sz="6" w:space="0" w:color="000000"/>
            </w:tcBorders>
          </w:tcPr>
          <w:p w14:paraId="7448BCA7" w14:textId="77777777" w:rsidR="00C67A8B" w:rsidRDefault="00C67A8B" w:rsidP="0034464B">
            <w:pPr>
              <w:pStyle w:val="TableParagraph"/>
              <w:spacing w:before="38" w:line="221" w:lineRule="exact"/>
              <w:ind w:left="2" w:right="2"/>
              <w:rPr>
                <w:sz w:val="19"/>
              </w:rPr>
            </w:pPr>
            <w:r>
              <w:rPr>
                <w:spacing w:val="-2"/>
                <w:sz w:val="19"/>
              </w:rPr>
              <w:t>1.000</w:t>
            </w:r>
          </w:p>
        </w:tc>
        <w:tc>
          <w:tcPr>
            <w:tcW w:w="873" w:type="dxa"/>
            <w:tcBorders>
              <w:top w:val="single" w:sz="6" w:space="0" w:color="000000"/>
            </w:tcBorders>
          </w:tcPr>
          <w:p w14:paraId="257A3A72" w14:textId="77777777" w:rsidR="00C67A8B" w:rsidRDefault="00C67A8B" w:rsidP="0034464B">
            <w:pPr>
              <w:pStyle w:val="TableParagraph"/>
              <w:spacing w:before="38" w:line="221" w:lineRule="exact"/>
              <w:ind w:left="7" w:right="2"/>
              <w:rPr>
                <w:sz w:val="19"/>
              </w:rPr>
            </w:pPr>
            <w:r>
              <w:rPr>
                <w:sz w:val="19"/>
              </w:rPr>
              <w:t>-</w:t>
            </w:r>
            <w:r>
              <w:rPr>
                <w:spacing w:val="-2"/>
                <w:sz w:val="19"/>
              </w:rPr>
              <w:t>0.935</w:t>
            </w:r>
          </w:p>
        </w:tc>
        <w:tc>
          <w:tcPr>
            <w:tcW w:w="2459" w:type="dxa"/>
            <w:tcBorders>
              <w:top w:val="single" w:sz="6" w:space="0" w:color="000000"/>
            </w:tcBorders>
          </w:tcPr>
          <w:p w14:paraId="5D20F0EB" w14:textId="77777777" w:rsidR="00C67A8B" w:rsidRDefault="00C67A8B" w:rsidP="0034464B">
            <w:pPr>
              <w:pStyle w:val="TableParagraph"/>
              <w:spacing w:before="38" w:line="221" w:lineRule="exact"/>
              <w:ind w:left="10" w:right="3"/>
              <w:rPr>
                <w:sz w:val="19"/>
              </w:rPr>
            </w:pPr>
            <w:r>
              <w:rPr>
                <w:sz w:val="19"/>
              </w:rPr>
              <w:t>Non-remission</w:t>
            </w:r>
            <w:r>
              <w:rPr>
                <w:spacing w:val="51"/>
                <w:sz w:val="19"/>
              </w:rPr>
              <w:t xml:space="preserve"> </w:t>
            </w:r>
            <w:r>
              <w:rPr>
                <w:sz w:val="19"/>
              </w:rPr>
              <w:t>&gt;</w:t>
            </w:r>
            <w:r>
              <w:rPr>
                <w:spacing w:val="50"/>
                <w:sz w:val="19"/>
              </w:rPr>
              <w:t xml:space="preserve"> </w:t>
            </w:r>
            <w:r>
              <w:rPr>
                <w:spacing w:val="-2"/>
                <w:sz w:val="19"/>
              </w:rPr>
              <w:t>remission</w:t>
            </w:r>
          </w:p>
        </w:tc>
      </w:tr>
      <w:tr w:rsidR="00C67A8B" w14:paraId="2E5969C7" w14:textId="77777777" w:rsidTr="0034464B">
        <w:trPr>
          <w:trHeight w:val="231"/>
        </w:trPr>
        <w:tc>
          <w:tcPr>
            <w:tcW w:w="3227" w:type="dxa"/>
          </w:tcPr>
          <w:p w14:paraId="1F3459BF" w14:textId="77777777" w:rsidR="00C67A8B" w:rsidRDefault="00C67A8B" w:rsidP="0034464B">
            <w:pPr>
              <w:pStyle w:val="TableParagraph"/>
              <w:ind w:left="126" w:right="0"/>
              <w:jc w:val="left"/>
              <w:rPr>
                <w:sz w:val="19"/>
              </w:rPr>
            </w:pPr>
            <w:r>
              <w:rPr>
                <w:spacing w:val="-2"/>
                <w:w w:val="110"/>
                <w:sz w:val="19"/>
              </w:rPr>
              <w:t>left_frontal_temporal_diff_gamma</w:t>
            </w:r>
          </w:p>
        </w:tc>
        <w:tc>
          <w:tcPr>
            <w:tcW w:w="679" w:type="dxa"/>
          </w:tcPr>
          <w:p w14:paraId="3663BDAB" w14:textId="77777777" w:rsidR="00C67A8B" w:rsidRDefault="00C67A8B" w:rsidP="0034464B">
            <w:pPr>
              <w:pStyle w:val="TableParagraph"/>
              <w:ind w:left="0"/>
              <w:rPr>
                <w:sz w:val="19"/>
              </w:rPr>
            </w:pPr>
            <w:r>
              <w:rPr>
                <w:spacing w:val="-10"/>
                <w:sz w:val="19"/>
              </w:rPr>
              <w:t>4</w:t>
            </w:r>
          </w:p>
        </w:tc>
        <w:tc>
          <w:tcPr>
            <w:tcW w:w="702" w:type="dxa"/>
          </w:tcPr>
          <w:p w14:paraId="2B701553" w14:textId="77777777" w:rsidR="00C67A8B" w:rsidRDefault="00C67A8B" w:rsidP="0034464B">
            <w:pPr>
              <w:pStyle w:val="TableParagraph"/>
              <w:ind w:left="0"/>
              <w:rPr>
                <w:sz w:val="19"/>
              </w:rPr>
            </w:pPr>
            <w:r>
              <w:rPr>
                <w:spacing w:val="-2"/>
                <w:sz w:val="19"/>
              </w:rPr>
              <w:t>0.190</w:t>
            </w:r>
          </w:p>
        </w:tc>
        <w:tc>
          <w:tcPr>
            <w:tcW w:w="762" w:type="dxa"/>
          </w:tcPr>
          <w:p w14:paraId="05EEE095" w14:textId="77777777" w:rsidR="00C67A8B" w:rsidRDefault="00C67A8B" w:rsidP="0034464B">
            <w:pPr>
              <w:pStyle w:val="TableParagraph"/>
              <w:ind w:right="2"/>
              <w:rPr>
                <w:sz w:val="19"/>
              </w:rPr>
            </w:pPr>
            <w:r>
              <w:rPr>
                <w:sz w:val="19"/>
              </w:rPr>
              <w:t>-</w:t>
            </w:r>
            <w:r>
              <w:rPr>
                <w:spacing w:val="-2"/>
                <w:sz w:val="19"/>
              </w:rPr>
              <w:t>0.071</w:t>
            </w:r>
          </w:p>
        </w:tc>
        <w:tc>
          <w:tcPr>
            <w:tcW w:w="1084" w:type="dxa"/>
          </w:tcPr>
          <w:p w14:paraId="382A55EC" w14:textId="77777777" w:rsidR="00C67A8B" w:rsidRDefault="00C67A8B" w:rsidP="0034464B">
            <w:pPr>
              <w:pStyle w:val="TableParagraph"/>
              <w:ind w:left="0" w:right="2"/>
              <w:rPr>
                <w:sz w:val="19"/>
              </w:rPr>
            </w:pPr>
            <w:r>
              <w:rPr>
                <w:spacing w:val="-2"/>
                <w:sz w:val="19"/>
              </w:rPr>
              <w:t>1.000</w:t>
            </w:r>
          </w:p>
        </w:tc>
        <w:tc>
          <w:tcPr>
            <w:tcW w:w="873" w:type="dxa"/>
          </w:tcPr>
          <w:p w14:paraId="4B2F1580" w14:textId="77777777" w:rsidR="00C67A8B" w:rsidRDefault="00C67A8B" w:rsidP="0034464B">
            <w:pPr>
              <w:pStyle w:val="TableParagraph"/>
              <w:ind w:left="7" w:right="4"/>
              <w:rPr>
                <w:sz w:val="19"/>
              </w:rPr>
            </w:pPr>
            <w:r>
              <w:rPr>
                <w:sz w:val="19"/>
              </w:rPr>
              <w:t>-</w:t>
            </w:r>
            <w:r>
              <w:rPr>
                <w:spacing w:val="-2"/>
                <w:sz w:val="19"/>
              </w:rPr>
              <w:t>1.059</w:t>
            </w:r>
          </w:p>
        </w:tc>
        <w:tc>
          <w:tcPr>
            <w:tcW w:w="2459" w:type="dxa"/>
          </w:tcPr>
          <w:p w14:paraId="6858B660" w14:textId="77777777" w:rsidR="00C67A8B" w:rsidRDefault="00C67A8B" w:rsidP="0034464B">
            <w:pPr>
              <w:pStyle w:val="TableParagraph"/>
              <w:ind w:left="10" w:right="5"/>
              <w:rPr>
                <w:sz w:val="19"/>
              </w:rPr>
            </w:pPr>
            <w:r>
              <w:rPr>
                <w:sz w:val="19"/>
              </w:rPr>
              <w:t>Non-remission</w:t>
            </w:r>
            <w:r>
              <w:rPr>
                <w:spacing w:val="47"/>
                <w:sz w:val="19"/>
              </w:rPr>
              <w:t xml:space="preserve"> </w:t>
            </w:r>
            <w:r>
              <w:rPr>
                <w:sz w:val="19"/>
              </w:rPr>
              <w:t>&gt;</w:t>
            </w:r>
            <w:r>
              <w:rPr>
                <w:spacing w:val="50"/>
                <w:sz w:val="19"/>
              </w:rPr>
              <w:t xml:space="preserve"> </w:t>
            </w:r>
            <w:r>
              <w:rPr>
                <w:spacing w:val="-2"/>
                <w:sz w:val="19"/>
              </w:rPr>
              <w:t>remission</w:t>
            </w:r>
          </w:p>
        </w:tc>
      </w:tr>
      <w:tr w:rsidR="00C67A8B" w14:paraId="3A9D10C5" w14:textId="77777777" w:rsidTr="0034464B">
        <w:trPr>
          <w:trHeight w:val="231"/>
        </w:trPr>
        <w:tc>
          <w:tcPr>
            <w:tcW w:w="3227" w:type="dxa"/>
          </w:tcPr>
          <w:p w14:paraId="373BB629" w14:textId="77777777" w:rsidR="00C67A8B" w:rsidRDefault="00C67A8B" w:rsidP="0034464B">
            <w:pPr>
              <w:pStyle w:val="TableParagraph"/>
              <w:ind w:left="126" w:right="0"/>
              <w:jc w:val="left"/>
              <w:rPr>
                <w:sz w:val="19"/>
              </w:rPr>
            </w:pPr>
            <w:r>
              <w:rPr>
                <w:spacing w:val="-2"/>
                <w:w w:val="110"/>
                <w:sz w:val="19"/>
              </w:rPr>
              <w:t>left_frontal_temporal_diff_beta</w:t>
            </w:r>
          </w:p>
        </w:tc>
        <w:tc>
          <w:tcPr>
            <w:tcW w:w="679" w:type="dxa"/>
          </w:tcPr>
          <w:p w14:paraId="08C80596" w14:textId="77777777" w:rsidR="00C67A8B" w:rsidRDefault="00C67A8B" w:rsidP="0034464B">
            <w:pPr>
              <w:pStyle w:val="TableParagraph"/>
              <w:ind w:left="0"/>
              <w:rPr>
                <w:sz w:val="19"/>
              </w:rPr>
            </w:pPr>
            <w:r>
              <w:rPr>
                <w:spacing w:val="-10"/>
                <w:sz w:val="19"/>
              </w:rPr>
              <w:t>3</w:t>
            </w:r>
          </w:p>
        </w:tc>
        <w:tc>
          <w:tcPr>
            <w:tcW w:w="702" w:type="dxa"/>
          </w:tcPr>
          <w:p w14:paraId="7C8AF1ED" w14:textId="77777777" w:rsidR="00C67A8B" w:rsidRDefault="00C67A8B" w:rsidP="0034464B">
            <w:pPr>
              <w:pStyle w:val="TableParagraph"/>
              <w:ind w:left="0"/>
              <w:rPr>
                <w:sz w:val="19"/>
              </w:rPr>
            </w:pPr>
            <w:r>
              <w:rPr>
                <w:spacing w:val="-2"/>
                <w:sz w:val="19"/>
              </w:rPr>
              <w:t>0.143</w:t>
            </w:r>
          </w:p>
        </w:tc>
        <w:tc>
          <w:tcPr>
            <w:tcW w:w="762" w:type="dxa"/>
          </w:tcPr>
          <w:p w14:paraId="79701844" w14:textId="77777777" w:rsidR="00C67A8B" w:rsidRDefault="00C67A8B" w:rsidP="0034464B">
            <w:pPr>
              <w:pStyle w:val="TableParagraph"/>
              <w:rPr>
                <w:sz w:val="19"/>
              </w:rPr>
            </w:pPr>
            <w:r>
              <w:rPr>
                <w:spacing w:val="-2"/>
                <w:sz w:val="19"/>
              </w:rPr>
              <w:t>0.000</w:t>
            </w:r>
          </w:p>
        </w:tc>
        <w:tc>
          <w:tcPr>
            <w:tcW w:w="1084" w:type="dxa"/>
          </w:tcPr>
          <w:p w14:paraId="5C5FDC9E" w14:textId="77777777" w:rsidR="00C67A8B" w:rsidRDefault="00C67A8B" w:rsidP="0034464B">
            <w:pPr>
              <w:pStyle w:val="TableParagraph"/>
              <w:ind w:right="2"/>
              <w:rPr>
                <w:sz w:val="19"/>
              </w:rPr>
            </w:pPr>
            <w:r>
              <w:rPr>
                <w:spacing w:val="-2"/>
                <w:sz w:val="19"/>
              </w:rPr>
              <w:t>1.000</w:t>
            </w:r>
          </w:p>
        </w:tc>
        <w:tc>
          <w:tcPr>
            <w:tcW w:w="873" w:type="dxa"/>
          </w:tcPr>
          <w:p w14:paraId="649F733C" w14:textId="77777777" w:rsidR="00C67A8B" w:rsidRDefault="00C67A8B" w:rsidP="0034464B">
            <w:pPr>
              <w:pStyle w:val="TableParagraph"/>
              <w:ind w:left="7" w:right="4"/>
              <w:rPr>
                <w:sz w:val="19"/>
              </w:rPr>
            </w:pPr>
            <w:r>
              <w:rPr>
                <w:sz w:val="19"/>
              </w:rPr>
              <w:t>-</w:t>
            </w:r>
            <w:r>
              <w:rPr>
                <w:spacing w:val="-2"/>
                <w:sz w:val="19"/>
              </w:rPr>
              <w:t>0.915</w:t>
            </w:r>
          </w:p>
        </w:tc>
        <w:tc>
          <w:tcPr>
            <w:tcW w:w="2459" w:type="dxa"/>
          </w:tcPr>
          <w:p w14:paraId="5414BCD5" w14:textId="77777777" w:rsidR="00C67A8B" w:rsidRDefault="00C67A8B" w:rsidP="0034464B">
            <w:pPr>
              <w:pStyle w:val="TableParagraph"/>
              <w:ind w:left="10" w:right="5"/>
              <w:rPr>
                <w:sz w:val="19"/>
              </w:rPr>
            </w:pPr>
            <w:r>
              <w:rPr>
                <w:sz w:val="19"/>
              </w:rPr>
              <w:t>Non-remission</w:t>
            </w:r>
            <w:r>
              <w:rPr>
                <w:spacing w:val="47"/>
                <w:sz w:val="19"/>
              </w:rPr>
              <w:t xml:space="preserve"> </w:t>
            </w:r>
            <w:r>
              <w:rPr>
                <w:sz w:val="19"/>
              </w:rPr>
              <w:t>&gt;</w:t>
            </w:r>
            <w:r>
              <w:rPr>
                <w:spacing w:val="50"/>
                <w:sz w:val="19"/>
              </w:rPr>
              <w:t xml:space="preserve"> </w:t>
            </w:r>
            <w:r>
              <w:rPr>
                <w:spacing w:val="-2"/>
                <w:sz w:val="19"/>
              </w:rPr>
              <w:t>remission</w:t>
            </w:r>
          </w:p>
        </w:tc>
      </w:tr>
      <w:tr w:rsidR="00C67A8B" w14:paraId="06F0C610" w14:textId="77777777" w:rsidTr="0034464B">
        <w:trPr>
          <w:trHeight w:val="231"/>
        </w:trPr>
        <w:tc>
          <w:tcPr>
            <w:tcW w:w="3227" w:type="dxa"/>
          </w:tcPr>
          <w:p w14:paraId="369923CB" w14:textId="77777777" w:rsidR="00C67A8B" w:rsidRDefault="00C67A8B" w:rsidP="0034464B">
            <w:pPr>
              <w:pStyle w:val="TableParagraph"/>
              <w:ind w:left="126" w:right="0"/>
              <w:jc w:val="left"/>
              <w:rPr>
                <w:sz w:val="19"/>
              </w:rPr>
            </w:pPr>
            <w:r>
              <w:rPr>
                <w:spacing w:val="-2"/>
                <w:w w:val="110"/>
                <w:sz w:val="19"/>
              </w:rPr>
              <w:t>af7_zero_crossings</w:t>
            </w:r>
          </w:p>
        </w:tc>
        <w:tc>
          <w:tcPr>
            <w:tcW w:w="679" w:type="dxa"/>
          </w:tcPr>
          <w:p w14:paraId="2BFEEE80" w14:textId="77777777" w:rsidR="00C67A8B" w:rsidRDefault="00C67A8B" w:rsidP="0034464B">
            <w:pPr>
              <w:pStyle w:val="TableParagraph"/>
              <w:rPr>
                <w:sz w:val="19"/>
              </w:rPr>
            </w:pPr>
            <w:r>
              <w:rPr>
                <w:spacing w:val="-10"/>
                <w:sz w:val="19"/>
              </w:rPr>
              <w:t>3</w:t>
            </w:r>
          </w:p>
        </w:tc>
        <w:tc>
          <w:tcPr>
            <w:tcW w:w="702" w:type="dxa"/>
          </w:tcPr>
          <w:p w14:paraId="6E10707A" w14:textId="77777777" w:rsidR="00C67A8B" w:rsidRDefault="00C67A8B" w:rsidP="0034464B">
            <w:pPr>
              <w:pStyle w:val="TableParagraph"/>
              <w:rPr>
                <w:sz w:val="19"/>
              </w:rPr>
            </w:pPr>
            <w:r>
              <w:rPr>
                <w:spacing w:val="-2"/>
                <w:sz w:val="19"/>
              </w:rPr>
              <w:t>0.143</w:t>
            </w:r>
          </w:p>
        </w:tc>
        <w:tc>
          <w:tcPr>
            <w:tcW w:w="762" w:type="dxa"/>
          </w:tcPr>
          <w:p w14:paraId="07B7D935" w14:textId="77777777" w:rsidR="00C67A8B" w:rsidRDefault="00C67A8B" w:rsidP="0034464B">
            <w:pPr>
              <w:pStyle w:val="TableParagraph"/>
              <w:rPr>
                <w:sz w:val="19"/>
              </w:rPr>
            </w:pPr>
            <w:r>
              <w:rPr>
                <w:spacing w:val="-2"/>
                <w:sz w:val="19"/>
              </w:rPr>
              <w:t>0.429</w:t>
            </w:r>
          </w:p>
        </w:tc>
        <w:tc>
          <w:tcPr>
            <w:tcW w:w="1084" w:type="dxa"/>
          </w:tcPr>
          <w:p w14:paraId="3314747C" w14:textId="77777777" w:rsidR="00C67A8B" w:rsidRDefault="00C67A8B" w:rsidP="0034464B">
            <w:pPr>
              <w:pStyle w:val="TableParagraph"/>
              <w:ind w:left="2" w:right="2"/>
              <w:rPr>
                <w:sz w:val="19"/>
              </w:rPr>
            </w:pPr>
            <w:r>
              <w:rPr>
                <w:spacing w:val="-2"/>
                <w:sz w:val="19"/>
              </w:rPr>
              <w:t>1.000</w:t>
            </w:r>
          </w:p>
        </w:tc>
        <w:tc>
          <w:tcPr>
            <w:tcW w:w="873" w:type="dxa"/>
          </w:tcPr>
          <w:p w14:paraId="32C595A9" w14:textId="77777777" w:rsidR="00C67A8B" w:rsidRDefault="00C67A8B" w:rsidP="0034464B">
            <w:pPr>
              <w:pStyle w:val="TableParagraph"/>
              <w:ind w:left="8"/>
              <w:rPr>
                <w:sz w:val="19"/>
              </w:rPr>
            </w:pPr>
            <w:r>
              <w:rPr>
                <w:spacing w:val="-2"/>
                <w:sz w:val="19"/>
              </w:rPr>
              <w:t>0.814</w:t>
            </w:r>
          </w:p>
        </w:tc>
        <w:tc>
          <w:tcPr>
            <w:tcW w:w="2459" w:type="dxa"/>
          </w:tcPr>
          <w:p w14:paraId="610B3B5A" w14:textId="77777777" w:rsidR="00C67A8B" w:rsidRDefault="00C67A8B" w:rsidP="0034464B">
            <w:pPr>
              <w:pStyle w:val="TableParagraph"/>
              <w:ind w:left="10"/>
              <w:rPr>
                <w:sz w:val="19"/>
              </w:rPr>
            </w:pPr>
            <w:r>
              <w:rPr>
                <w:sz w:val="19"/>
              </w:rPr>
              <w:t>Remission</w:t>
            </w:r>
            <w:r>
              <w:rPr>
                <w:spacing w:val="50"/>
                <w:sz w:val="19"/>
              </w:rPr>
              <w:t xml:space="preserve"> </w:t>
            </w:r>
            <w:r>
              <w:rPr>
                <w:sz w:val="19"/>
              </w:rPr>
              <w:t>&gt;</w:t>
            </w:r>
            <w:r>
              <w:rPr>
                <w:spacing w:val="51"/>
                <w:sz w:val="19"/>
              </w:rPr>
              <w:t xml:space="preserve"> </w:t>
            </w:r>
            <w:r>
              <w:rPr>
                <w:sz w:val="19"/>
              </w:rPr>
              <w:t>non-</w:t>
            </w:r>
            <w:r>
              <w:rPr>
                <w:spacing w:val="-2"/>
                <w:sz w:val="19"/>
              </w:rPr>
              <w:t>remission</w:t>
            </w:r>
          </w:p>
        </w:tc>
      </w:tr>
      <w:tr w:rsidR="00C67A8B" w14:paraId="604DE02B" w14:textId="77777777" w:rsidTr="0034464B">
        <w:trPr>
          <w:trHeight w:val="231"/>
        </w:trPr>
        <w:tc>
          <w:tcPr>
            <w:tcW w:w="3227" w:type="dxa"/>
          </w:tcPr>
          <w:p w14:paraId="5DEB0989" w14:textId="77777777" w:rsidR="00C67A8B" w:rsidRDefault="00C67A8B" w:rsidP="0034464B">
            <w:pPr>
              <w:pStyle w:val="TableParagraph"/>
              <w:ind w:left="126" w:right="0"/>
              <w:jc w:val="left"/>
              <w:rPr>
                <w:sz w:val="19"/>
              </w:rPr>
            </w:pPr>
            <w:r>
              <w:rPr>
                <w:spacing w:val="-2"/>
                <w:w w:val="110"/>
                <w:sz w:val="19"/>
              </w:rPr>
              <w:t>tp10_hurst</w:t>
            </w:r>
          </w:p>
        </w:tc>
        <w:tc>
          <w:tcPr>
            <w:tcW w:w="679" w:type="dxa"/>
          </w:tcPr>
          <w:p w14:paraId="1CD9AFAD" w14:textId="77777777" w:rsidR="00C67A8B" w:rsidRDefault="00C67A8B" w:rsidP="0034464B">
            <w:pPr>
              <w:pStyle w:val="TableParagraph"/>
              <w:rPr>
                <w:sz w:val="19"/>
              </w:rPr>
            </w:pPr>
            <w:r>
              <w:rPr>
                <w:spacing w:val="-10"/>
                <w:sz w:val="19"/>
              </w:rPr>
              <w:t>1</w:t>
            </w:r>
          </w:p>
        </w:tc>
        <w:tc>
          <w:tcPr>
            <w:tcW w:w="702" w:type="dxa"/>
          </w:tcPr>
          <w:p w14:paraId="663550B1" w14:textId="77777777" w:rsidR="00C67A8B" w:rsidRDefault="00C67A8B" w:rsidP="0034464B">
            <w:pPr>
              <w:pStyle w:val="TableParagraph"/>
              <w:rPr>
                <w:sz w:val="19"/>
              </w:rPr>
            </w:pPr>
            <w:r>
              <w:rPr>
                <w:spacing w:val="-2"/>
                <w:sz w:val="19"/>
              </w:rPr>
              <w:t>0.048</w:t>
            </w:r>
          </w:p>
        </w:tc>
        <w:tc>
          <w:tcPr>
            <w:tcW w:w="762" w:type="dxa"/>
          </w:tcPr>
          <w:p w14:paraId="26659621" w14:textId="77777777" w:rsidR="00C67A8B" w:rsidRDefault="00C67A8B" w:rsidP="0034464B">
            <w:pPr>
              <w:pStyle w:val="TableParagraph"/>
              <w:ind w:left="2"/>
              <w:rPr>
                <w:sz w:val="19"/>
              </w:rPr>
            </w:pPr>
            <w:r>
              <w:rPr>
                <w:spacing w:val="-2"/>
                <w:sz w:val="19"/>
              </w:rPr>
              <w:t>0.143</w:t>
            </w:r>
          </w:p>
        </w:tc>
        <w:tc>
          <w:tcPr>
            <w:tcW w:w="1084" w:type="dxa"/>
          </w:tcPr>
          <w:p w14:paraId="223D452F" w14:textId="77777777" w:rsidR="00C67A8B" w:rsidRDefault="00C67A8B" w:rsidP="0034464B">
            <w:pPr>
              <w:pStyle w:val="TableParagraph"/>
              <w:ind w:left="2" w:right="2"/>
              <w:rPr>
                <w:sz w:val="19"/>
              </w:rPr>
            </w:pPr>
            <w:r>
              <w:rPr>
                <w:spacing w:val="-2"/>
                <w:sz w:val="19"/>
              </w:rPr>
              <w:t>1.000</w:t>
            </w:r>
          </w:p>
        </w:tc>
        <w:tc>
          <w:tcPr>
            <w:tcW w:w="873" w:type="dxa"/>
          </w:tcPr>
          <w:p w14:paraId="2393E3B5" w14:textId="77777777" w:rsidR="00C67A8B" w:rsidRDefault="00C67A8B" w:rsidP="0034464B">
            <w:pPr>
              <w:pStyle w:val="TableParagraph"/>
              <w:ind w:left="8"/>
              <w:rPr>
                <w:sz w:val="19"/>
              </w:rPr>
            </w:pPr>
            <w:r>
              <w:rPr>
                <w:sz w:val="19"/>
              </w:rPr>
              <w:t>-</w:t>
            </w:r>
            <w:r>
              <w:rPr>
                <w:spacing w:val="-2"/>
                <w:sz w:val="19"/>
              </w:rPr>
              <w:t>1.010</w:t>
            </w:r>
          </w:p>
        </w:tc>
        <w:tc>
          <w:tcPr>
            <w:tcW w:w="2459" w:type="dxa"/>
          </w:tcPr>
          <w:p w14:paraId="7B93631A" w14:textId="77777777" w:rsidR="00C67A8B" w:rsidRDefault="00C67A8B" w:rsidP="0034464B">
            <w:pPr>
              <w:pStyle w:val="TableParagraph"/>
              <w:ind w:left="10"/>
              <w:rPr>
                <w:sz w:val="19"/>
              </w:rPr>
            </w:pPr>
            <w:r>
              <w:rPr>
                <w:sz w:val="19"/>
              </w:rPr>
              <w:t>Non-remission</w:t>
            </w:r>
            <w:r>
              <w:rPr>
                <w:spacing w:val="51"/>
                <w:sz w:val="19"/>
              </w:rPr>
              <w:t xml:space="preserve"> </w:t>
            </w:r>
            <w:r>
              <w:rPr>
                <w:sz w:val="19"/>
              </w:rPr>
              <w:t>&gt;</w:t>
            </w:r>
            <w:r>
              <w:rPr>
                <w:spacing w:val="50"/>
                <w:sz w:val="19"/>
              </w:rPr>
              <w:t xml:space="preserve"> </w:t>
            </w:r>
            <w:r>
              <w:rPr>
                <w:spacing w:val="-2"/>
                <w:sz w:val="19"/>
              </w:rPr>
              <w:t>remission</w:t>
            </w:r>
          </w:p>
        </w:tc>
      </w:tr>
      <w:tr w:rsidR="00C67A8B" w14:paraId="79F2C951" w14:textId="77777777" w:rsidTr="0034464B">
        <w:trPr>
          <w:trHeight w:val="231"/>
        </w:trPr>
        <w:tc>
          <w:tcPr>
            <w:tcW w:w="3227" w:type="dxa"/>
          </w:tcPr>
          <w:p w14:paraId="269DB7E6" w14:textId="77777777" w:rsidR="00C67A8B" w:rsidRDefault="00C67A8B" w:rsidP="0034464B">
            <w:pPr>
              <w:pStyle w:val="TableParagraph"/>
              <w:ind w:left="126" w:right="0"/>
              <w:jc w:val="left"/>
              <w:rPr>
                <w:sz w:val="19"/>
              </w:rPr>
            </w:pPr>
            <w:r>
              <w:rPr>
                <w:spacing w:val="-2"/>
                <w:w w:val="110"/>
                <w:sz w:val="19"/>
              </w:rPr>
              <w:t>af7_tp10_diff_gamma</w:t>
            </w:r>
          </w:p>
        </w:tc>
        <w:tc>
          <w:tcPr>
            <w:tcW w:w="679" w:type="dxa"/>
          </w:tcPr>
          <w:p w14:paraId="0BA4CA13" w14:textId="77777777" w:rsidR="00C67A8B" w:rsidRDefault="00C67A8B" w:rsidP="0034464B">
            <w:pPr>
              <w:pStyle w:val="TableParagraph"/>
              <w:ind w:left="0"/>
              <w:rPr>
                <w:sz w:val="19"/>
              </w:rPr>
            </w:pPr>
            <w:r>
              <w:rPr>
                <w:spacing w:val="-10"/>
                <w:sz w:val="19"/>
              </w:rPr>
              <w:t>1</w:t>
            </w:r>
          </w:p>
        </w:tc>
        <w:tc>
          <w:tcPr>
            <w:tcW w:w="702" w:type="dxa"/>
          </w:tcPr>
          <w:p w14:paraId="4BE8F45F" w14:textId="77777777" w:rsidR="00C67A8B" w:rsidRDefault="00C67A8B" w:rsidP="0034464B">
            <w:pPr>
              <w:pStyle w:val="TableParagraph"/>
              <w:ind w:left="0"/>
              <w:rPr>
                <w:sz w:val="19"/>
              </w:rPr>
            </w:pPr>
            <w:r>
              <w:rPr>
                <w:spacing w:val="-2"/>
                <w:sz w:val="19"/>
              </w:rPr>
              <w:t>0.048</w:t>
            </w:r>
          </w:p>
        </w:tc>
        <w:tc>
          <w:tcPr>
            <w:tcW w:w="762" w:type="dxa"/>
          </w:tcPr>
          <w:p w14:paraId="42F3C690" w14:textId="77777777" w:rsidR="00C67A8B" w:rsidRDefault="00C67A8B" w:rsidP="0034464B">
            <w:pPr>
              <w:pStyle w:val="TableParagraph"/>
              <w:ind w:right="2"/>
              <w:rPr>
                <w:sz w:val="19"/>
              </w:rPr>
            </w:pPr>
            <w:r>
              <w:rPr>
                <w:spacing w:val="-2"/>
                <w:sz w:val="19"/>
              </w:rPr>
              <w:t>0.143</w:t>
            </w:r>
          </w:p>
        </w:tc>
        <w:tc>
          <w:tcPr>
            <w:tcW w:w="1084" w:type="dxa"/>
          </w:tcPr>
          <w:p w14:paraId="1D156B4A" w14:textId="77777777" w:rsidR="00C67A8B" w:rsidRDefault="00C67A8B" w:rsidP="0034464B">
            <w:pPr>
              <w:pStyle w:val="TableParagraph"/>
              <w:ind w:left="2" w:right="2"/>
              <w:rPr>
                <w:sz w:val="19"/>
              </w:rPr>
            </w:pPr>
            <w:r>
              <w:rPr>
                <w:spacing w:val="-2"/>
                <w:sz w:val="19"/>
              </w:rPr>
              <w:t>1.000</w:t>
            </w:r>
          </w:p>
        </w:tc>
        <w:tc>
          <w:tcPr>
            <w:tcW w:w="873" w:type="dxa"/>
          </w:tcPr>
          <w:p w14:paraId="59C1BBB7" w14:textId="77777777" w:rsidR="00C67A8B" w:rsidRDefault="00C67A8B" w:rsidP="0034464B">
            <w:pPr>
              <w:pStyle w:val="TableParagraph"/>
              <w:ind w:left="7" w:right="2"/>
              <w:rPr>
                <w:sz w:val="19"/>
              </w:rPr>
            </w:pPr>
            <w:r>
              <w:rPr>
                <w:sz w:val="19"/>
              </w:rPr>
              <w:t>-</w:t>
            </w:r>
            <w:r>
              <w:rPr>
                <w:spacing w:val="-2"/>
                <w:sz w:val="19"/>
              </w:rPr>
              <w:t>1.203</w:t>
            </w:r>
          </w:p>
        </w:tc>
        <w:tc>
          <w:tcPr>
            <w:tcW w:w="2459" w:type="dxa"/>
          </w:tcPr>
          <w:p w14:paraId="784B4068" w14:textId="77777777" w:rsidR="00C67A8B" w:rsidRDefault="00C67A8B" w:rsidP="0034464B">
            <w:pPr>
              <w:pStyle w:val="TableParagraph"/>
              <w:ind w:left="10" w:right="3"/>
              <w:rPr>
                <w:sz w:val="19"/>
              </w:rPr>
            </w:pPr>
            <w:r>
              <w:rPr>
                <w:sz w:val="19"/>
              </w:rPr>
              <w:t>Non-remission</w:t>
            </w:r>
            <w:r>
              <w:rPr>
                <w:spacing w:val="47"/>
                <w:sz w:val="19"/>
              </w:rPr>
              <w:t xml:space="preserve"> </w:t>
            </w:r>
            <w:r>
              <w:rPr>
                <w:sz w:val="19"/>
              </w:rPr>
              <w:t>&gt;</w:t>
            </w:r>
            <w:r>
              <w:rPr>
                <w:spacing w:val="50"/>
                <w:sz w:val="19"/>
              </w:rPr>
              <w:t xml:space="preserve"> </w:t>
            </w:r>
            <w:r>
              <w:rPr>
                <w:spacing w:val="-2"/>
                <w:sz w:val="19"/>
              </w:rPr>
              <w:t>remission</w:t>
            </w:r>
          </w:p>
        </w:tc>
      </w:tr>
      <w:tr w:rsidR="00C67A8B" w14:paraId="1B134724" w14:textId="77777777" w:rsidTr="0034464B">
        <w:trPr>
          <w:trHeight w:val="275"/>
        </w:trPr>
        <w:tc>
          <w:tcPr>
            <w:tcW w:w="3227" w:type="dxa"/>
            <w:tcBorders>
              <w:bottom w:val="single" w:sz="8" w:space="0" w:color="000000"/>
            </w:tcBorders>
          </w:tcPr>
          <w:p w14:paraId="72222C12" w14:textId="77777777" w:rsidR="00C67A8B" w:rsidRDefault="00C67A8B" w:rsidP="0034464B">
            <w:pPr>
              <w:pStyle w:val="TableParagraph"/>
              <w:spacing w:line="222" w:lineRule="exact"/>
              <w:ind w:left="126" w:right="0"/>
              <w:jc w:val="left"/>
              <w:rPr>
                <w:sz w:val="19"/>
              </w:rPr>
            </w:pPr>
            <w:r>
              <w:rPr>
                <w:spacing w:val="-2"/>
                <w:w w:val="110"/>
                <w:sz w:val="19"/>
              </w:rPr>
              <w:t>frontal_asymmetry_ratio_delta</w:t>
            </w:r>
          </w:p>
        </w:tc>
        <w:tc>
          <w:tcPr>
            <w:tcW w:w="679" w:type="dxa"/>
            <w:tcBorders>
              <w:bottom w:val="single" w:sz="8" w:space="0" w:color="000000"/>
            </w:tcBorders>
          </w:tcPr>
          <w:p w14:paraId="2401B44A" w14:textId="77777777" w:rsidR="00C67A8B" w:rsidRDefault="00C67A8B" w:rsidP="0034464B">
            <w:pPr>
              <w:pStyle w:val="TableParagraph"/>
              <w:spacing w:line="222" w:lineRule="exact"/>
              <w:rPr>
                <w:sz w:val="19"/>
              </w:rPr>
            </w:pPr>
            <w:r>
              <w:rPr>
                <w:spacing w:val="-10"/>
                <w:sz w:val="19"/>
              </w:rPr>
              <w:t>1</w:t>
            </w:r>
          </w:p>
        </w:tc>
        <w:tc>
          <w:tcPr>
            <w:tcW w:w="702" w:type="dxa"/>
            <w:tcBorders>
              <w:bottom w:val="single" w:sz="8" w:space="0" w:color="000000"/>
            </w:tcBorders>
          </w:tcPr>
          <w:p w14:paraId="706E3733" w14:textId="77777777" w:rsidR="00C67A8B" w:rsidRDefault="00C67A8B" w:rsidP="0034464B">
            <w:pPr>
              <w:pStyle w:val="TableParagraph"/>
              <w:spacing w:line="222" w:lineRule="exact"/>
              <w:rPr>
                <w:sz w:val="19"/>
              </w:rPr>
            </w:pPr>
            <w:r>
              <w:rPr>
                <w:spacing w:val="-2"/>
                <w:sz w:val="19"/>
              </w:rPr>
              <w:t>0.048</w:t>
            </w:r>
          </w:p>
        </w:tc>
        <w:tc>
          <w:tcPr>
            <w:tcW w:w="762" w:type="dxa"/>
            <w:tcBorders>
              <w:bottom w:val="single" w:sz="8" w:space="0" w:color="000000"/>
            </w:tcBorders>
          </w:tcPr>
          <w:p w14:paraId="4F4881D5" w14:textId="77777777" w:rsidR="00C67A8B" w:rsidRDefault="00C67A8B" w:rsidP="0034464B">
            <w:pPr>
              <w:pStyle w:val="TableParagraph"/>
              <w:spacing w:line="222" w:lineRule="exact"/>
              <w:rPr>
                <w:sz w:val="19"/>
              </w:rPr>
            </w:pPr>
            <w:r>
              <w:rPr>
                <w:sz w:val="19"/>
              </w:rPr>
              <w:t>-</w:t>
            </w:r>
            <w:r>
              <w:rPr>
                <w:spacing w:val="-2"/>
                <w:sz w:val="19"/>
              </w:rPr>
              <w:t>0.071</w:t>
            </w:r>
          </w:p>
        </w:tc>
        <w:tc>
          <w:tcPr>
            <w:tcW w:w="1084" w:type="dxa"/>
            <w:tcBorders>
              <w:bottom w:val="single" w:sz="8" w:space="0" w:color="000000"/>
            </w:tcBorders>
          </w:tcPr>
          <w:p w14:paraId="2BA9AE35" w14:textId="77777777" w:rsidR="00C67A8B" w:rsidRDefault="00C67A8B" w:rsidP="0034464B">
            <w:pPr>
              <w:pStyle w:val="TableParagraph"/>
              <w:spacing w:line="222" w:lineRule="exact"/>
              <w:ind w:right="2"/>
              <w:rPr>
                <w:sz w:val="19"/>
              </w:rPr>
            </w:pPr>
            <w:r>
              <w:rPr>
                <w:spacing w:val="-2"/>
                <w:sz w:val="19"/>
              </w:rPr>
              <w:t>1.000</w:t>
            </w:r>
          </w:p>
        </w:tc>
        <w:tc>
          <w:tcPr>
            <w:tcW w:w="873" w:type="dxa"/>
            <w:tcBorders>
              <w:bottom w:val="single" w:sz="8" w:space="0" w:color="000000"/>
            </w:tcBorders>
          </w:tcPr>
          <w:p w14:paraId="278CFB53" w14:textId="77777777" w:rsidR="00C67A8B" w:rsidRDefault="00C67A8B" w:rsidP="0034464B">
            <w:pPr>
              <w:pStyle w:val="TableParagraph"/>
              <w:spacing w:line="222" w:lineRule="exact"/>
              <w:ind w:left="7" w:right="3"/>
              <w:rPr>
                <w:sz w:val="19"/>
              </w:rPr>
            </w:pPr>
            <w:r>
              <w:rPr>
                <w:spacing w:val="-2"/>
                <w:sz w:val="19"/>
              </w:rPr>
              <w:t>0.794</w:t>
            </w:r>
          </w:p>
        </w:tc>
        <w:tc>
          <w:tcPr>
            <w:tcW w:w="2459" w:type="dxa"/>
            <w:tcBorders>
              <w:bottom w:val="single" w:sz="8" w:space="0" w:color="000000"/>
            </w:tcBorders>
          </w:tcPr>
          <w:p w14:paraId="66927159" w14:textId="77777777" w:rsidR="00C67A8B" w:rsidRDefault="00C67A8B" w:rsidP="0034464B">
            <w:pPr>
              <w:pStyle w:val="TableParagraph"/>
              <w:spacing w:line="222" w:lineRule="exact"/>
              <w:ind w:left="10" w:right="4"/>
              <w:rPr>
                <w:sz w:val="19"/>
              </w:rPr>
            </w:pPr>
            <w:r>
              <w:rPr>
                <w:sz w:val="19"/>
              </w:rPr>
              <w:t>Remission</w:t>
            </w:r>
            <w:r>
              <w:rPr>
                <w:spacing w:val="52"/>
                <w:sz w:val="19"/>
              </w:rPr>
              <w:t xml:space="preserve"> </w:t>
            </w:r>
            <w:r>
              <w:rPr>
                <w:sz w:val="19"/>
              </w:rPr>
              <w:t>&gt;</w:t>
            </w:r>
            <w:r>
              <w:rPr>
                <w:spacing w:val="50"/>
                <w:sz w:val="19"/>
              </w:rPr>
              <w:t xml:space="preserve"> </w:t>
            </w:r>
            <w:r>
              <w:rPr>
                <w:sz w:val="19"/>
              </w:rPr>
              <w:t>non-</w:t>
            </w:r>
            <w:r>
              <w:rPr>
                <w:spacing w:val="-2"/>
                <w:sz w:val="19"/>
              </w:rPr>
              <w:t>remission</w:t>
            </w:r>
          </w:p>
        </w:tc>
      </w:tr>
    </w:tbl>
    <w:p w14:paraId="16735C2E" w14:textId="77777777" w:rsidR="0034464B" w:rsidRDefault="0034464B" w:rsidP="00022C71">
      <w:pPr>
        <w:spacing w:before="57"/>
        <w:jc w:val="both"/>
        <w:rPr>
          <w:sz w:val="20"/>
          <w:szCs w:val="20"/>
        </w:rPr>
        <w:sectPr w:rsidR="0034464B" w:rsidSect="00946763">
          <w:type w:val="continuous"/>
          <w:pgSz w:w="11910" w:h="15880"/>
          <w:pgMar w:top="992" w:right="992" w:bottom="992" w:left="992" w:header="702" w:footer="516" w:gutter="0"/>
          <w:cols w:space="324"/>
          <w:docGrid w:linePitch="299"/>
        </w:sectPr>
      </w:pPr>
    </w:p>
    <w:p w14:paraId="69CDCEFB" w14:textId="57AED628" w:rsidR="00F60ACC" w:rsidRPr="008F3E4E" w:rsidRDefault="00ED3184" w:rsidP="00022C71">
      <w:pPr>
        <w:spacing w:before="57"/>
        <w:jc w:val="both"/>
        <w:rPr>
          <w:sz w:val="20"/>
          <w:szCs w:val="20"/>
        </w:rPr>
      </w:pPr>
      <w:r w:rsidRPr="008F3E4E">
        <w:rPr>
          <w:sz w:val="20"/>
          <w:szCs w:val="20"/>
        </w:rPr>
        <w:t xml:space="preserve"> </w:t>
      </w:r>
      <w:r w:rsidR="00C67A8B" w:rsidRPr="008F3E4E">
        <w:rPr>
          <w:sz w:val="20"/>
          <w:szCs w:val="20"/>
        </w:rPr>
        <w:t>The effect-size summaries followed the same broad pattern,</w:t>
      </w:r>
      <w:r w:rsidR="00C67A8B">
        <w:rPr>
          <w:spacing w:val="40"/>
          <w:sz w:val="20"/>
          <w:szCs w:val="20"/>
        </w:rPr>
        <w:t xml:space="preserve"> </w:t>
      </w:r>
      <w:r w:rsidR="000D52C2" w:rsidRPr="008F3E4E">
        <w:rPr>
          <w:sz w:val="20"/>
          <w:szCs w:val="20"/>
        </w:rPr>
        <w:t>with</w:t>
      </w:r>
      <w:r w:rsidR="000D52C2" w:rsidRPr="008F3E4E">
        <w:rPr>
          <w:spacing w:val="40"/>
          <w:sz w:val="20"/>
          <w:szCs w:val="20"/>
        </w:rPr>
        <w:t xml:space="preserve"> </w:t>
      </w:r>
      <w:r w:rsidR="000D52C2" w:rsidRPr="008F3E4E">
        <w:rPr>
          <w:sz w:val="20"/>
          <w:szCs w:val="20"/>
        </w:rPr>
        <w:t>af7_zero_crossings retaining</w:t>
      </w:r>
      <w:r w:rsidR="000D52C2" w:rsidRPr="008F3E4E">
        <w:rPr>
          <w:spacing w:val="40"/>
          <w:sz w:val="20"/>
          <w:szCs w:val="20"/>
        </w:rPr>
        <w:t xml:space="preserve"> </w:t>
      </w:r>
      <w:r w:rsidR="000D52C2" w:rsidRPr="008F3E4E">
        <w:rPr>
          <w:sz w:val="20"/>
          <w:szCs w:val="20"/>
        </w:rPr>
        <w:t>a</w:t>
      </w:r>
      <w:r w:rsidR="000D52C2" w:rsidRPr="008F3E4E">
        <w:rPr>
          <w:spacing w:val="40"/>
          <w:sz w:val="20"/>
          <w:szCs w:val="20"/>
        </w:rPr>
        <w:t xml:space="preserve"> </w:t>
      </w:r>
      <w:r w:rsidR="000D52C2" w:rsidRPr="008F3E4E">
        <w:rPr>
          <w:sz w:val="20"/>
          <w:szCs w:val="20"/>
        </w:rPr>
        <w:t xml:space="preserve">positive mean effect size and the main TP10 and frontal-temporal features retaining negative mean effects (Figure </w:t>
      </w:r>
      <w:hyperlink w:anchor="_bookmark14" w:history="1">
        <w:r w:rsidR="000D52C2" w:rsidRPr="008F3E4E">
          <w:rPr>
            <w:color w:val="2F4F4F"/>
            <w:sz w:val="20"/>
            <w:szCs w:val="20"/>
          </w:rPr>
          <w:t>11</w:t>
        </w:r>
      </w:hyperlink>
      <w:r w:rsidR="000D52C2" w:rsidRPr="008F3E4E">
        <w:rPr>
          <w:sz w:val="20"/>
          <w:szCs w:val="20"/>
        </w:rPr>
        <w:t xml:space="preserve">). This </w:t>
      </w:r>
    </w:p>
    <w:p w14:paraId="448A8B12" w14:textId="1AF2F396" w:rsidR="000D52C2" w:rsidRDefault="000D52C2" w:rsidP="00ED3184">
      <w:pPr>
        <w:spacing w:before="57"/>
        <w:jc w:val="both"/>
        <w:rPr>
          <w:sz w:val="20"/>
          <w:szCs w:val="20"/>
        </w:rPr>
      </w:pPr>
      <w:r w:rsidRPr="008F3E4E">
        <w:rPr>
          <w:sz w:val="20"/>
          <w:szCs w:val="20"/>
        </w:rPr>
        <w:t>distinction matters clinically. The selection-frequency deltas</w:t>
      </w:r>
      <w:r w:rsidRPr="008F3E4E">
        <w:rPr>
          <w:spacing w:val="33"/>
          <w:sz w:val="20"/>
          <w:szCs w:val="20"/>
        </w:rPr>
        <w:t xml:space="preserve"> </w:t>
      </w:r>
      <w:r w:rsidRPr="008F3E4E">
        <w:rPr>
          <w:sz w:val="20"/>
          <w:szCs w:val="20"/>
        </w:rPr>
        <w:t>do</w:t>
      </w:r>
      <w:r w:rsidRPr="008F3E4E">
        <w:rPr>
          <w:spacing w:val="34"/>
          <w:sz w:val="20"/>
          <w:szCs w:val="20"/>
        </w:rPr>
        <w:t xml:space="preserve"> </w:t>
      </w:r>
      <w:r w:rsidRPr="008F3E4E">
        <w:rPr>
          <w:sz w:val="20"/>
          <w:szCs w:val="20"/>
        </w:rPr>
        <w:t>not</w:t>
      </w:r>
      <w:r w:rsidRPr="008F3E4E">
        <w:rPr>
          <w:spacing w:val="34"/>
          <w:sz w:val="20"/>
          <w:szCs w:val="20"/>
        </w:rPr>
        <w:t xml:space="preserve"> </w:t>
      </w:r>
      <w:r w:rsidRPr="008F3E4E">
        <w:rPr>
          <w:sz w:val="20"/>
          <w:szCs w:val="20"/>
        </w:rPr>
        <w:t>justify</w:t>
      </w:r>
      <w:r w:rsidRPr="008F3E4E">
        <w:rPr>
          <w:spacing w:val="34"/>
          <w:sz w:val="20"/>
          <w:szCs w:val="20"/>
        </w:rPr>
        <w:t xml:space="preserve"> </w:t>
      </w:r>
      <w:r w:rsidRPr="008F3E4E">
        <w:rPr>
          <w:sz w:val="20"/>
          <w:szCs w:val="20"/>
        </w:rPr>
        <w:t>definitive</w:t>
      </w:r>
      <w:r w:rsidRPr="008F3E4E">
        <w:rPr>
          <w:spacing w:val="34"/>
          <w:sz w:val="20"/>
          <w:szCs w:val="20"/>
        </w:rPr>
        <w:t xml:space="preserve"> </w:t>
      </w:r>
      <w:r w:rsidRPr="008F3E4E">
        <w:rPr>
          <w:sz w:val="20"/>
          <w:szCs w:val="20"/>
        </w:rPr>
        <w:t>mechanistic</w:t>
      </w:r>
      <w:r w:rsidRPr="008F3E4E">
        <w:rPr>
          <w:spacing w:val="34"/>
          <w:sz w:val="20"/>
          <w:szCs w:val="20"/>
        </w:rPr>
        <w:t xml:space="preserve"> </w:t>
      </w:r>
      <w:r w:rsidRPr="008F3E4E">
        <w:rPr>
          <w:sz w:val="20"/>
          <w:szCs w:val="20"/>
        </w:rPr>
        <w:t>claims.</w:t>
      </w:r>
      <w:r w:rsidRPr="008F3E4E">
        <w:rPr>
          <w:spacing w:val="34"/>
          <w:sz w:val="20"/>
          <w:szCs w:val="20"/>
        </w:rPr>
        <w:t xml:space="preserve"> </w:t>
      </w:r>
      <w:r w:rsidRPr="008F3E4E">
        <w:rPr>
          <w:spacing w:val="-4"/>
          <w:sz w:val="20"/>
          <w:szCs w:val="20"/>
        </w:rPr>
        <w:t>They</w:t>
      </w:r>
      <w:bookmarkStart w:id="77" w:name="_bookmark13"/>
      <w:bookmarkEnd w:id="77"/>
      <w:r w:rsidR="00022C71" w:rsidRPr="008F3E4E">
        <w:rPr>
          <w:spacing w:val="-4"/>
          <w:sz w:val="20"/>
          <w:szCs w:val="20"/>
        </w:rPr>
        <w:t xml:space="preserve"> </w:t>
      </w:r>
      <w:r w:rsidRPr="008F3E4E">
        <w:rPr>
          <w:sz w:val="20"/>
          <w:szCs w:val="20"/>
        </w:rPr>
        <w:t xml:space="preserve">provide a concrete interpretation target for follow-up </w:t>
      </w:r>
      <w:r w:rsidR="00022C71" w:rsidRPr="00022C71">
        <w:rPr>
          <w:sz w:val="20"/>
          <w:szCs w:val="20"/>
        </w:rPr>
        <w:t>validation. Taken together, these results indicate that</w:t>
      </w:r>
      <w:r w:rsidR="00022C71" w:rsidRPr="00022C71">
        <w:rPr>
          <w:spacing w:val="40"/>
          <w:sz w:val="20"/>
          <w:szCs w:val="20"/>
        </w:rPr>
        <w:t xml:space="preserve"> </w:t>
      </w:r>
      <w:r w:rsidR="00022C71" w:rsidRPr="00022C71">
        <w:rPr>
          <w:sz w:val="20"/>
          <w:szCs w:val="20"/>
        </w:rPr>
        <w:t>useful patient-level discrimination can be achieved with</w:t>
      </w:r>
      <w:r w:rsidR="00022C71" w:rsidRPr="00022C71">
        <w:rPr>
          <w:spacing w:val="80"/>
          <w:sz w:val="20"/>
          <w:szCs w:val="20"/>
        </w:rPr>
        <w:t xml:space="preserve"> </w:t>
      </w:r>
      <w:r w:rsidR="00022C71" w:rsidRPr="00022C71">
        <w:rPr>
          <w:sz w:val="20"/>
          <w:szCs w:val="20"/>
        </w:rPr>
        <w:t>an extremely sparse feature budget, while the recurrent biomarkers retain interpretable directionality even when fold-to-fold set overlap remains modest.</w:t>
      </w:r>
    </w:p>
    <w:p w14:paraId="04373BD9" w14:textId="77777777" w:rsidR="00ED3184" w:rsidRPr="00ED3184" w:rsidRDefault="00ED3184" w:rsidP="00ED3184">
      <w:pPr>
        <w:spacing w:before="57"/>
        <w:jc w:val="both"/>
        <w:rPr>
          <w:sz w:val="20"/>
          <w:szCs w:val="20"/>
        </w:rPr>
      </w:pPr>
    </w:p>
    <w:p w14:paraId="63BC7051" w14:textId="77777777" w:rsidR="004E7388" w:rsidRDefault="00000000" w:rsidP="00627C5D">
      <w:pPr>
        <w:pStyle w:val="Heading1"/>
        <w:numPr>
          <w:ilvl w:val="0"/>
          <w:numId w:val="3"/>
        </w:numPr>
        <w:tabs>
          <w:tab w:val="left" w:pos="332"/>
        </w:tabs>
        <w:spacing w:before="0"/>
        <w:ind w:left="332" w:hanging="298"/>
      </w:pPr>
      <w:r>
        <w:rPr>
          <w:spacing w:val="-2"/>
        </w:rPr>
        <w:t>Discussion</w:t>
      </w:r>
    </w:p>
    <w:p w14:paraId="4F2DBCB3" w14:textId="77777777" w:rsidR="004E7388" w:rsidRDefault="00000000">
      <w:pPr>
        <w:pStyle w:val="BodyText"/>
        <w:spacing w:before="80" w:line="249" w:lineRule="auto"/>
        <w:ind w:left="34" w:firstLine="298"/>
        <w:jc w:val="both"/>
      </w:pPr>
      <w:r>
        <w:t>The</w:t>
      </w:r>
      <w:r>
        <w:rPr>
          <w:spacing w:val="-4"/>
        </w:rPr>
        <w:t xml:space="preserve"> </w:t>
      </w:r>
      <w:r>
        <w:t>strongest</w:t>
      </w:r>
      <w:r>
        <w:rPr>
          <w:spacing w:val="-4"/>
        </w:rPr>
        <w:t xml:space="preserve"> </w:t>
      </w:r>
      <w:r>
        <w:t>patient-level</w:t>
      </w:r>
      <w:r>
        <w:rPr>
          <w:spacing w:val="-4"/>
        </w:rPr>
        <w:t xml:space="preserve"> </w:t>
      </w:r>
      <w:r>
        <w:t>discrimination</w:t>
      </w:r>
      <w:r>
        <w:rPr>
          <w:spacing w:val="-4"/>
        </w:rPr>
        <w:t xml:space="preserve"> </w:t>
      </w:r>
      <w:r>
        <w:t>in</w:t>
      </w:r>
      <w:r>
        <w:rPr>
          <w:spacing w:val="-4"/>
        </w:rPr>
        <w:t xml:space="preserve"> </w:t>
      </w:r>
      <w:r>
        <w:t>this</w:t>
      </w:r>
      <w:r>
        <w:rPr>
          <w:spacing w:val="-4"/>
        </w:rPr>
        <w:t xml:space="preserve"> </w:t>
      </w:r>
      <w:r>
        <w:t>sweep emerged from the sparsest tested configuration. The best hybrid</w:t>
      </w:r>
      <w:r>
        <w:rPr>
          <w:spacing w:val="-4"/>
        </w:rPr>
        <w:t xml:space="preserve"> </w:t>
      </w:r>
      <w:r>
        <w:t>run</w:t>
      </w:r>
      <w:r>
        <w:rPr>
          <w:spacing w:val="-4"/>
        </w:rPr>
        <w:t xml:space="preserve"> </w:t>
      </w:r>
      <w:r>
        <w:t>used</w:t>
      </w:r>
      <w:r>
        <w:rPr>
          <w:spacing w:val="-4"/>
        </w:rPr>
        <w:t xml:space="preserve"> </w:t>
      </w:r>
      <w:r>
        <w:rPr>
          <w:rFonts w:ascii="BIZ UDGothic"/>
          <w:sz w:val="17"/>
        </w:rPr>
        <w:t>inner-k=1</w:t>
      </w:r>
      <w:r>
        <w:t>,</w:t>
      </w:r>
      <w:r>
        <w:rPr>
          <w:spacing w:val="-4"/>
        </w:rPr>
        <w:t xml:space="preserve"> </w:t>
      </w:r>
      <w:r>
        <w:t>selected</w:t>
      </w:r>
      <w:r>
        <w:rPr>
          <w:spacing w:val="-4"/>
        </w:rPr>
        <w:t xml:space="preserve"> </w:t>
      </w:r>
      <w:r>
        <w:t>only</w:t>
      </w:r>
      <w:r>
        <w:rPr>
          <w:spacing w:val="-4"/>
        </w:rPr>
        <w:t xml:space="preserve"> </w:t>
      </w:r>
      <w:r>
        <w:t>7</w:t>
      </w:r>
      <w:r>
        <w:rPr>
          <w:spacing w:val="-4"/>
        </w:rPr>
        <w:t xml:space="preserve"> </w:t>
      </w:r>
      <w:r>
        <w:t>unique</w:t>
      </w:r>
      <w:r>
        <w:rPr>
          <w:spacing w:val="-4"/>
        </w:rPr>
        <w:t xml:space="preserve"> </w:t>
      </w:r>
      <w:r>
        <w:t>recurrent features overall, and exceeded the best linear baseline by a large</w:t>
      </w:r>
      <w:r>
        <w:rPr>
          <w:spacing w:val="-5"/>
        </w:rPr>
        <w:t xml:space="preserve"> </w:t>
      </w:r>
      <w:r>
        <w:t>margin</w:t>
      </w:r>
      <w:r>
        <w:rPr>
          <w:spacing w:val="-5"/>
        </w:rPr>
        <w:t xml:space="preserve"> </w:t>
      </w:r>
      <w:r>
        <w:t>on</w:t>
      </w:r>
      <w:r>
        <w:rPr>
          <w:spacing w:val="-5"/>
        </w:rPr>
        <w:t xml:space="preserve"> </w:t>
      </w:r>
      <w:r>
        <w:t>ROC-AUC</w:t>
      </w:r>
      <w:r>
        <w:rPr>
          <w:spacing w:val="-5"/>
        </w:rPr>
        <w:t xml:space="preserve"> </w:t>
      </w:r>
      <w:r>
        <w:t>and</w:t>
      </w:r>
      <w:r>
        <w:rPr>
          <w:spacing w:val="-5"/>
        </w:rPr>
        <w:t xml:space="preserve"> </w:t>
      </w:r>
      <w:r>
        <w:t>MCC.</w:t>
      </w:r>
      <w:r>
        <w:rPr>
          <w:spacing w:val="-5"/>
        </w:rPr>
        <w:t xml:space="preserve"> </w:t>
      </w:r>
      <w:r>
        <w:t>Figure</w:t>
      </w:r>
      <w:r>
        <w:rPr>
          <w:spacing w:val="-5"/>
        </w:rPr>
        <w:t xml:space="preserve"> </w:t>
      </w:r>
      <w:hyperlink w:anchor="_bookmark5" w:history="1">
        <w:r w:rsidR="004E7388">
          <w:rPr>
            <w:color w:val="2F4F4F"/>
          </w:rPr>
          <w:t>4</w:t>
        </w:r>
      </w:hyperlink>
      <w:r>
        <w:rPr>
          <w:color w:val="2F4F4F"/>
          <w:spacing w:val="-5"/>
        </w:rPr>
        <w:t xml:space="preserve"> </w:t>
      </w:r>
      <w:r>
        <w:t>also</w:t>
      </w:r>
      <w:r>
        <w:rPr>
          <w:spacing w:val="-5"/>
        </w:rPr>
        <w:t xml:space="preserve"> </w:t>
      </w:r>
      <w:r>
        <w:t>shows that</w:t>
      </w:r>
      <w:r>
        <w:rPr>
          <w:spacing w:val="-2"/>
        </w:rPr>
        <w:t xml:space="preserve"> </w:t>
      </w:r>
      <w:r>
        <w:t>this</w:t>
      </w:r>
      <w:r>
        <w:rPr>
          <w:spacing w:val="-2"/>
        </w:rPr>
        <w:t xml:space="preserve"> </w:t>
      </w:r>
      <w:r>
        <w:t>was</w:t>
      </w:r>
      <w:r>
        <w:rPr>
          <w:spacing w:val="-2"/>
        </w:rPr>
        <w:t xml:space="preserve"> </w:t>
      </w:r>
      <w:r>
        <w:t>not</w:t>
      </w:r>
      <w:r>
        <w:rPr>
          <w:spacing w:val="-2"/>
        </w:rPr>
        <w:t xml:space="preserve"> </w:t>
      </w:r>
      <w:r>
        <w:t>a</w:t>
      </w:r>
      <w:r>
        <w:rPr>
          <w:spacing w:val="-2"/>
        </w:rPr>
        <w:t xml:space="preserve"> </w:t>
      </w:r>
      <w:r>
        <w:t>generic</w:t>
      </w:r>
      <w:r>
        <w:rPr>
          <w:spacing w:val="-2"/>
        </w:rPr>
        <w:t xml:space="preserve"> </w:t>
      </w:r>
      <w:r>
        <w:t>effect</w:t>
      </w:r>
      <w:r>
        <w:rPr>
          <w:spacing w:val="-2"/>
        </w:rPr>
        <w:t xml:space="preserve"> </w:t>
      </w:r>
      <w:r>
        <w:t>of</w:t>
      </w:r>
      <w:r>
        <w:rPr>
          <w:spacing w:val="-2"/>
        </w:rPr>
        <w:t xml:space="preserve"> </w:t>
      </w:r>
      <w:r>
        <w:t>smaller</w:t>
      </w:r>
      <w:r>
        <w:rPr>
          <w:spacing w:val="-2"/>
        </w:rPr>
        <w:t xml:space="preserve"> </w:t>
      </w:r>
      <w:r>
        <w:t>feature</w:t>
      </w:r>
      <w:r>
        <w:rPr>
          <w:spacing w:val="-2"/>
        </w:rPr>
        <w:t xml:space="preserve"> </w:t>
      </w:r>
      <w:r>
        <w:t xml:space="preserve">budgets across both models. In the low-budget region, the hybrid </w:t>
      </w:r>
      <w:r>
        <w:rPr>
          <w:spacing w:val="-2"/>
        </w:rPr>
        <w:t>model</w:t>
      </w:r>
      <w:r>
        <w:rPr>
          <w:spacing w:val="-8"/>
        </w:rPr>
        <w:t xml:space="preserve"> </w:t>
      </w:r>
      <w:r>
        <w:rPr>
          <w:spacing w:val="-2"/>
        </w:rPr>
        <w:t>retained</w:t>
      </w:r>
      <w:r>
        <w:rPr>
          <w:spacing w:val="-8"/>
        </w:rPr>
        <w:t xml:space="preserve"> </w:t>
      </w:r>
      <w:r>
        <w:rPr>
          <w:spacing w:val="-2"/>
        </w:rPr>
        <w:t>stronger</w:t>
      </w:r>
      <w:r>
        <w:rPr>
          <w:spacing w:val="-8"/>
        </w:rPr>
        <w:t xml:space="preserve"> </w:t>
      </w:r>
      <w:r>
        <w:rPr>
          <w:spacing w:val="-2"/>
        </w:rPr>
        <w:t>ROC-AUC</w:t>
      </w:r>
      <w:r>
        <w:rPr>
          <w:spacing w:val="-8"/>
        </w:rPr>
        <w:t xml:space="preserve"> </w:t>
      </w:r>
      <w:r>
        <w:rPr>
          <w:spacing w:val="-2"/>
        </w:rPr>
        <w:t>than</w:t>
      </w:r>
      <w:r>
        <w:rPr>
          <w:spacing w:val="-8"/>
        </w:rPr>
        <w:t xml:space="preserve"> </w:t>
      </w:r>
      <w:r>
        <w:rPr>
          <w:spacing w:val="-2"/>
        </w:rPr>
        <w:t>the</w:t>
      </w:r>
      <w:r>
        <w:rPr>
          <w:spacing w:val="-8"/>
        </w:rPr>
        <w:t xml:space="preserve"> </w:t>
      </w:r>
      <w:r>
        <w:rPr>
          <w:spacing w:val="-2"/>
        </w:rPr>
        <w:t>linear</w:t>
      </w:r>
      <w:r>
        <w:rPr>
          <w:spacing w:val="-8"/>
        </w:rPr>
        <w:t xml:space="preserve"> </w:t>
      </w:r>
      <w:r>
        <w:rPr>
          <w:spacing w:val="-2"/>
        </w:rPr>
        <w:t>SVM</w:t>
      </w:r>
      <w:r>
        <w:rPr>
          <w:spacing w:val="-8"/>
        </w:rPr>
        <w:t xml:space="preserve"> </w:t>
      </w:r>
      <w:r>
        <w:rPr>
          <w:spacing w:val="-2"/>
        </w:rPr>
        <w:t xml:space="preserve">and </w:t>
      </w:r>
      <w:r>
        <w:t>reached its peak performance at the sparsest tested setting, whereas the linear model reached its best ROC-AUC only after a broader per-fold budget. In this cohort, the value of the more expressive model and the value of strong sparsity appear to have operated together.</w:t>
      </w:r>
    </w:p>
    <w:p w14:paraId="100200BF" w14:textId="5653D8A0" w:rsidR="004E7388" w:rsidRDefault="00000000" w:rsidP="00A6719E">
      <w:pPr>
        <w:pStyle w:val="BodyText"/>
        <w:spacing w:line="249" w:lineRule="auto"/>
        <w:ind w:left="34" w:firstLine="298"/>
        <w:jc w:val="both"/>
      </w:pPr>
      <w:r>
        <w:t>One plausible explanation is that aggressive per-fold pruning removed weak or redundant handcrafted features and exposed a compact signal set whose interactions were more useful to the hybrid architecture than to a linear decision boundary. With only a few retained descriptors, the</w:t>
      </w:r>
      <w:r>
        <w:rPr>
          <w:spacing w:val="1"/>
        </w:rPr>
        <w:t xml:space="preserve"> </w:t>
      </w:r>
      <w:r>
        <w:t>convolutional,</w:t>
      </w:r>
      <w:r>
        <w:rPr>
          <w:spacing w:val="2"/>
        </w:rPr>
        <w:t xml:space="preserve"> </w:t>
      </w:r>
      <w:r>
        <w:t>recurrent,</w:t>
      </w:r>
      <w:r>
        <w:rPr>
          <w:spacing w:val="2"/>
        </w:rPr>
        <w:t xml:space="preserve"> </w:t>
      </w:r>
      <w:r>
        <w:t>and</w:t>
      </w:r>
      <w:r>
        <w:rPr>
          <w:spacing w:val="1"/>
        </w:rPr>
        <w:t xml:space="preserve"> </w:t>
      </w:r>
      <w:r>
        <w:t>attention</w:t>
      </w:r>
      <w:r>
        <w:rPr>
          <w:spacing w:val="2"/>
        </w:rPr>
        <w:t xml:space="preserve"> </w:t>
      </w:r>
      <w:r>
        <w:t>stages</w:t>
      </w:r>
      <w:r>
        <w:rPr>
          <w:spacing w:val="2"/>
        </w:rPr>
        <w:t xml:space="preserve"> </w:t>
      </w:r>
      <w:r>
        <w:t>may</w:t>
      </w:r>
      <w:r>
        <w:rPr>
          <w:spacing w:val="2"/>
        </w:rPr>
        <w:t xml:space="preserve"> </w:t>
      </w:r>
      <w:r>
        <w:rPr>
          <w:spacing w:val="-4"/>
        </w:rPr>
        <w:t>have</w:t>
      </w:r>
      <w:r w:rsidR="00A6719E">
        <w:rPr>
          <w:spacing w:val="-4"/>
        </w:rPr>
        <w:t xml:space="preserve"> </w:t>
      </w:r>
      <w:r>
        <w:t>been</w:t>
      </w:r>
      <w:r>
        <w:rPr>
          <w:spacing w:val="-9"/>
        </w:rPr>
        <w:t xml:space="preserve"> </w:t>
      </w:r>
      <w:r>
        <w:t>better</w:t>
      </w:r>
      <w:r>
        <w:rPr>
          <w:spacing w:val="-9"/>
        </w:rPr>
        <w:t xml:space="preserve"> </w:t>
      </w:r>
      <w:r>
        <w:t>positioned</w:t>
      </w:r>
      <w:r>
        <w:rPr>
          <w:spacing w:val="-9"/>
        </w:rPr>
        <w:t xml:space="preserve"> </w:t>
      </w:r>
      <w:r>
        <w:t>to</w:t>
      </w:r>
      <w:r>
        <w:rPr>
          <w:spacing w:val="-9"/>
        </w:rPr>
        <w:t xml:space="preserve"> </w:t>
      </w:r>
      <w:r>
        <w:t>combine</w:t>
      </w:r>
      <w:r>
        <w:rPr>
          <w:spacing w:val="-9"/>
        </w:rPr>
        <w:t xml:space="preserve"> </w:t>
      </w:r>
      <w:r>
        <w:t>complementary</w:t>
      </w:r>
      <w:r>
        <w:rPr>
          <w:spacing w:val="-9"/>
        </w:rPr>
        <w:t xml:space="preserve"> </w:t>
      </w:r>
      <w:r>
        <w:t>temporal and</w:t>
      </w:r>
      <w:r>
        <w:rPr>
          <w:spacing w:val="40"/>
        </w:rPr>
        <w:t xml:space="preserve"> </w:t>
      </w:r>
      <w:r>
        <w:t>frontal-temporal</w:t>
      </w:r>
      <w:r>
        <w:rPr>
          <w:spacing w:val="40"/>
        </w:rPr>
        <w:t xml:space="preserve"> </w:t>
      </w:r>
      <w:r>
        <w:t>information</w:t>
      </w:r>
      <w:r>
        <w:rPr>
          <w:spacing w:val="40"/>
        </w:rPr>
        <w:t xml:space="preserve"> </w:t>
      </w:r>
      <w:r>
        <w:t>without</w:t>
      </w:r>
      <w:r>
        <w:rPr>
          <w:spacing w:val="40"/>
        </w:rPr>
        <w:t xml:space="preserve"> </w:t>
      </w:r>
      <w:r>
        <w:t>dilution</w:t>
      </w:r>
      <w:r>
        <w:rPr>
          <w:spacing w:val="40"/>
        </w:rPr>
        <w:t xml:space="preserve"> </w:t>
      </w:r>
      <w:r>
        <w:t>from</w:t>
      </w:r>
      <w:r>
        <w:rPr>
          <w:spacing w:val="40"/>
        </w:rPr>
        <w:t xml:space="preserve"> </w:t>
      </w:r>
      <w:r>
        <w:t>a larger pool of unstable candidates. The linear baseline appears to have depended more on accumulating a broader set of moderate additive cues before reaching its best</w:t>
      </w:r>
      <w:r>
        <w:rPr>
          <w:spacing w:val="40"/>
        </w:rPr>
        <w:t xml:space="preserve"> </w:t>
      </w:r>
      <w:r>
        <w:t>ROC-AUC. This interpretation remains provisional, but it is consistent with the sweep pattern and with the marked separation between the best sparse hybrid run and the broader-budget linear baseline.</w:t>
      </w:r>
    </w:p>
    <w:p w14:paraId="37E347B3" w14:textId="12792DF9" w:rsidR="004E7388" w:rsidRDefault="00000000">
      <w:pPr>
        <w:pStyle w:val="BodyText"/>
        <w:spacing w:line="249" w:lineRule="auto"/>
        <w:ind w:left="34" w:right="32" w:firstLine="298"/>
        <w:jc w:val="both"/>
      </w:pPr>
      <w:r>
        <w:t>This</w:t>
      </w:r>
      <w:r>
        <w:rPr>
          <w:spacing w:val="-8"/>
        </w:rPr>
        <w:t xml:space="preserve"> </w:t>
      </w:r>
      <w:r>
        <w:t>result</w:t>
      </w:r>
      <w:r>
        <w:rPr>
          <w:spacing w:val="-8"/>
        </w:rPr>
        <w:t xml:space="preserve"> </w:t>
      </w:r>
      <w:r>
        <w:t>fits</w:t>
      </w:r>
      <w:r>
        <w:rPr>
          <w:spacing w:val="-8"/>
        </w:rPr>
        <w:t xml:space="preserve"> </w:t>
      </w:r>
      <w:r>
        <w:t>part</w:t>
      </w:r>
      <w:r>
        <w:rPr>
          <w:spacing w:val="-8"/>
        </w:rPr>
        <w:t xml:space="preserve"> </w:t>
      </w:r>
      <w:r>
        <w:t>of</w:t>
      </w:r>
      <w:r>
        <w:rPr>
          <w:spacing w:val="-8"/>
        </w:rPr>
        <w:t xml:space="preserve"> </w:t>
      </w:r>
      <w:r>
        <w:t>the</w:t>
      </w:r>
      <w:r>
        <w:rPr>
          <w:spacing w:val="-8"/>
        </w:rPr>
        <w:t xml:space="preserve"> </w:t>
      </w:r>
      <w:r>
        <w:t>EEG</w:t>
      </w:r>
      <w:r>
        <w:rPr>
          <w:spacing w:val="-8"/>
        </w:rPr>
        <w:t xml:space="preserve"> </w:t>
      </w:r>
      <w:r>
        <w:t>depression</w:t>
      </w:r>
      <w:r>
        <w:rPr>
          <w:spacing w:val="-8"/>
        </w:rPr>
        <w:t xml:space="preserve"> </w:t>
      </w:r>
      <w:r>
        <w:t>literature</w:t>
      </w:r>
      <w:r>
        <w:rPr>
          <w:spacing w:val="-8"/>
        </w:rPr>
        <w:t xml:space="preserve"> </w:t>
      </w:r>
      <w:r>
        <w:t xml:space="preserve">and supports a measured interpretation. Prior work has argued </w:t>
      </w:r>
      <w:r>
        <w:t>that</w:t>
      </w:r>
      <w:r>
        <w:rPr>
          <w:spacing w:val="36"/>
        </w:rPr>
        <w:t xml:space="preserve"> </w:t>
      </w:r>
      <w:r>
        <w:t>EEG</w:t>
      </w:r>
      <w:r>
        <w:rPr>
          <w:spacing w:val="35"/>
        </w:rPr>
        <w:t xml:space="preserve"> </w:t>
      </w:r>
      <w:r>
        <w:t>can</w:t>
      </w:r>
      <w:r>
        <w:rPr>
          <w:spacing w:val="35"/>
        </w:rPr>
        <w:t xml:space="preserve"> </w:t>
      </w:r>
      <w:r>
        <w:t>provide</w:t>
      </w:r>
      <w:r>
        <w:rPr>
          <w:spacing w:val="36"/>
        </w:rPr>
        <w:t xml:space="preserve"> </w:t>
      </w:r>
      <w:r>
        <w:t>clinically</w:t>
      </w:r>
      <w:r>
        <w:rPr>
          <w:spacing w:val="35"/>
        </w:rPr>
        <w:t xml:space="preserve"> </w:t>
      </w:r>
      <w:r>
        <w:t>useful</w:t>
      </w:r>
      <w:r>
        <w:rPr>
          <w:spacing w:val="36"/>
        </w:rPr>
        <w:t xml:space="preserve"> </w:t>
      </w:r>
      <w:r>
        <w:t>baseline</w:t>
      </w:r>
      <w:r>
        <w:rPr>
          <w:spacing w:val="36"/>
        </w:rPr>
        <w:t xml:space="preserve"> </w:t>
      </w:r>
      <w:r>
        <w:t>markers in major depressive disorder and treatment-response settings</w:t>
      </w:r>
      <w:r>
        <w:rPr>
          <w:spacing w:val="-8"/>
        </w:rPr>
        <w:t xml:space="preserve"> </w:t>
      </w:r>
      <w:r w:rsidR="0034464B">
        <w:rPr>
          <w:spacing w:val="-8"/>
        </w:rPr>
        <w:fldChar w:fldCharType="begin"/>
      </w:r>
      <w:r w:rsidR="0034464B">
        <w:rPr>
          <w:spacing w:val="-8"/>
        </w:rPr>
        <w:instrText xml:space="preserve"> ADDIN ZOTERO_ITEM CSL_CITATION {"citationID":"6p40dszz","properties":{"unsorted":false,"formattedCitation":"[5], [6], [7]","plainCitation":"[5], [6], [7]","noteIndex":0},"citationItems":[{"id":31,"uris":["http://zotero.org/users/13452644/items/P6J8XISV"],"itemData":{"id":31,"type":"article-journal","container-title":"International Review of Psychiatry","DOI":"10.3109/09540261.2013.816269","title":"EEG biomarkers in major depressive disorder: Discriminative power and prediction of treatment response","URL":"https://doi.org/10.3109/09540261.2013.816269","author":[{"family":"Olbrich","given":"Sebastian"},{"family":"Arns","given":"Martijn"}],"issued":{"date-parts":[["2013"]]}}},{"id":55,"uris":["http://zotero.org/users/13452644/items/QI4S6DS9"],"itemData":{"id":55,"type":"article-journal","container-title":"Neuropsychobiology","DOI":"10.1159/000437435","title":"Personalized Medicine: Review and Perspectives of Promising Baseline EEG Biomarkers in Major Depressive Disorder and Attention Deficit Hyperactivity Disorder","URL":"https://doi.org/10.1159/000437435","author":[{"family":"Olbrich","given":"Sebastian"},{"family":"Dinteren","given":"Rik","dropping-particle":"van"},{"family":"Arns","given":"Martijn"}],"issued":{"date-parts":[["2015"]]}}},{"id":74,"uris":["http://zotero.org/users/13452644/items/8HEKJNZE"],"itemData":{"id":74,"type":"article-journal","container-title":"Current Psychiatry Reports","DOI":"10.1007/s11920-010-0160-4","title":"Biomarkers to Predict Antidepressant Response","URL":"https://pubmed.ncbi.nlm.nih.gov/20963521/","author":[{"family":"Leuchter","given":"Andrew F."},{"family":"Cook","given":"Ian A."},{"family":"Hamilton","given":"Steven P."},{"family":"Narr","given":"Katherine L."},{"family":"Toga","given":"Arthur"},{"family":"Hunter","given":"Aimee M."},{"family":"Faull","given":"Kym"},{"family":"Whitelegge","given":"Julian"},{"family":"Andrews","given":"Anne M."},{"family":"Loo","given":"Joseph"},{"family":"Way","given":"Baldwin"},{"family":"Nelson","given":"Stanley F."},{"family":"Horvath","given":"Steven"},{"family":"Lebowitz","given":"Barry D."}],"issued":{"date-parts":[["2010"]]}}}],"schema":"https://github.com/citation-style-language/schema/raw/master/csl-citation.json"} </w:instrText>
      </w:r>
      <w:r w:rsidR="0034464B">
        <w:rPr>
          <w:spacing w:val="-8"/>
        </w:rPr>
        <w:fldChar w:fldCharType="separate"/>
      </w:r>
      <w:r w:rsidR="0034464B">
        <w:rPr>
          <w:noProof/>
          <w:spacing w:val="-8"/>
        </w:rPr>
        <w:t>[5], [6], [7]</w:t>
      </w:r>
      <w:r w:rsidR="0034464B">
        <w:rPr>
          <w:spacing w:val="-8"/>
        </w:rPr>
        <w:fldChar w:fldCharType="end"/>
      </w:r>
      <w:r>
        <w:t>.</w:t>
      </w:r>
      <w:r>
        <w:rPr>
          <w:spacing w:val="-8"/>
        </w:rPr>
        <w:t xml:space="preserve"> </w:t>
      </w:r>
      <w:r>
        <w:t>Related</w:t>
      </w:r>
      <w:r>
        <w:rPr>
          <w:spacing w:val="-8"/>
        </w:rPr>
        <w:t xml:space="preserve"> </w:t>
      </w:r>
      <w:r>
        <w:t>discussions</w:t>
      </w:r>
      <w:r>
        <w:rPr>
          <w:spacing w:val="-8"/>
        </w:rPr>
        <w:t xml:space="preserve"> </w:t>
      </w:r>
      <w:r>
        <w:t>have</w:t>
      </w:r>
      <w:r>
        <w:rPr>
          <w:spacing w:val="-8"/>
        </w:rPr>
        <w:t xml:space="preserve"> </w:t>
      </w:r>
      <w:r>
        <w:t>also</w:t>
      </w:r>
      <w:r>
        <w:rPr>
          <w:spacing w:val="-8"/>
        </w:rPr>
        <w:t xml:space="preserve"> </w:t>
      </w:r>
      <w:r>
        <w:t>emphasized tighter</w:t>
      </w:r>
      <w:r>
        <w:rPr>
          <w:spacing w:val="80"/>
        </w:rPr>
        <w:t xml:space="preserve"> </w:t>
      </w:r>
      <w:r>
        <w:t>biomarker</w:t>
      </w:r>
      <w:r>
        <w:rPr>
          <w:spacing w:val="80"/>
        </w:rPr>
        <w:t xml:space="preserve"> </w:t>
      </w:r>
      <w:r>
        <w:t>discipline,</w:t>
      </w:r>
      <w:r>
        <w:rPr>
          <w:spacing w:val="80"/>
        </w:rPr>
        <w:t xml:space="preserve"> </w:t>
      </w:r>
      <w:r>
        <w:t>better</w:t>
      </w:r>
      <w:r>
        <w:rPr>
          <w:spacing w:val="80"/>
        </w:rPr>
        <w:t xml:space="preserve"> </w:t>
      </w:r>
      <w:r>
        <w:t>standardization,</w:t>
      </w:r>
      <w:r>
        <w:rPr>
          <w:spacing w:val="40"/>
        </w:rPr>
        <w:t xml:space="preserve"> </w:t>
      </w:r>
      <w:r>
        <w:t>and</w:t>
      </w:r>
      <w:r>
        <w:rPr>
          <w:spacing w:val="40"/>
        </w:rPr>
        <w:t xml:space="preserve"> </w:t>
      </w:r>
      <w:r>
        <w:t>more</w:t>
      </w:r>
      <w:r>
        <w:rPr>
          <w:spacing w:val="40"/>
        </w:rPr>
        <w:t xml:space="preserve"> </w:t>
      </w:r>
      <w:r>
        <w:t>realistic</w:t>
      </w:r>
      <w:r>
        <w:rPr>
          <w:spacing w:val="40"/>
        </w:rPr>
        <w:t xml:space="preserve"> </w:t>
      </w:r>
      <w:r>
        <w:t>expectations</w:t>
      </w:r>
      <w:r>
        <w:rPr>
          <w:spacing w:val="40"/>
        </w:rPr>
        <w:t xml:space="preserve"> </w:t>
      </w:r>
      <w:r>
        <w:t>about</w:t>
      </w:r>
      <w:r>
        <w:rPr>
          <w:spacing w:val="40"/>
        </w:rPr>
        <w:t xml:space="preserve"> </w:t>
      </w:r>
      <w:r>
        <w:t>generalization</w:t>
      </w:r>
      <w:r>
        <w:rPr>
          <w:spacing w:val="80"/>
        </w:rPr>
        <w:t xml:space="preserve"> </w:t>
      </w:r>
      <w:r w:rsidR="004E7388">
        <w:fldChar w:fldCharType="begin"/>
      </w:r>
      <w:r w:rsidR="0034464B">
        <w:instrText xml:space="preserve"> ADDIN ZOTERO_TEMP </w:instrText>
      </w:r>
      <w:r w:rsidR="004E7388">
        <w:fldChar w:fldCharType="separate"/>
      </w:r>
      <w:r w:rsidR="0034464B">
        <w:rPr>
          <w:color w:val="2F4F4F"/>
        </w:rPr>
        <w:t>[9], [11], [52]</w:t>
      </w:r>
      <w:r w:rsidR="004E7388">
        <w:fldChar w:fldCharType="end"/>
      </w:r>
      <w:r>
        <w:t xml:space="preserve"> Machine learning studies have likewise reported</w:t>
      </w:r>
      <w:r>
        <w:rPr>
          <w:spacing w:val="-6"/>
        </w:rPr>
        <w:t xml:space="preserve"> </w:t>
      </w:r>
      <w:r>
        <w:t>encouraging</w:t>
      </w:r>
      <w:r>
        <w:rPr>
          <w:spacing w:val="-6"/>
        </w:rPr>
        <w:t xml:space="preserve"> </w:t>
      </w:r>
      <w:r>
        <w:t>treatment-response</w:t>
      </w:r>
      <w:r>
        <w:rPr>
          <w:spacing w:val="-6"/>
        </w:rPr>
        <w:t xml:space="preserve"> </w:t>
      </w:r>
      <w:r>
        <w:t>signals,</w:t>
      </w:r>
      <w:r>
        <w:rPr>
          <w:spacing w:val="-6"/>
        </w:rPr>
        <w:t xml:space="preserve"> </w:t>
      </w:r>
      <w:r>
        <w:t>including combinations of EEG and clinical covariates</w:t>
      </w:r>
      <w:r w:rsidR="0034464B">
        <w:t xml:space="preserve"> </w:t>
      </w:r>
      <w:r w:rsidR="0034464B">
        <w:fldChar w:fldCharType="begin"/>
      </w:r>
      <w:r w:rsidR="005751E3">
        <w:instrText xml:space="preserve"> ADDIN ZOTERO_ITEM CSL_CITATION {"citationID":"Zkiygwr2","properties":{"unsorted":false,"formattedCitation":"[14], [15], [16]","plainCitation":"[14], [15], [16]","noteIndex":0},"citationItems":[{"id":94,"uris":["http://zotero.org/users/13452644/items/LMMK5RUT"],"itemData":{"id":94,"type":"article-journal","container-title":"Journal of affective disorders","page":"597–603","publisher":"Elsevier","title":"Predicting tDCS treatment outcomes of patients with major depressive disorder using automated EEG classification","volume":"208","author":[{"family":"Al-Kaysi","given":"Alaa M"},{"family":"Al-Ani","given":"Ahmed"},{"family":"Loo","given":"Colleen K"},{"family":"Powell","given":"Tamara Y"},{"family":"Martin","given":"Donel M"},{"family":"Breakspear","given":"Michael"},{"family":"Boonstra","given":"Tjeerd W"}],"issued":{"date-parts":[["2017"]]}}},{"id":33,"uris":["http://zotero.org/users/13452644/items/GX3KBR3K"],"itemData":{"id":33,"type":"article-journal","container-title":"Frontiers in Psychiatry","DOI":"10.3389/fpsyt.2018.00768","title":"Leveraging Machine Learning Approaches for Predicting Antidepressant Treatment Response Using Electroencephalography (EEG) and Clinical Data","URL":"https://doi.org/10.3389/fpsyt.2018.00768","author":[{"family":"Jaworska","given":"Natalia"},{"family":"Salle","given":"Sara","dropping-particle":"de la"},{"family":"Ibrahim","given":"Mohamed Hamza"},{"family":"Blier","given":"Pierre"},{"family":"Knott","given":"Verner"}],"issued":{"date-parts":[["2019"]]}}},{"id":36,"uris":["http://zotero.org/users/13452644/items/EU3HIFWI"],"itemData":{"id":36,"type":"article-journal","container-title":"IEEE Transactions on Biomedical Engineering","DOI":"10.1109/tbme.2022.3204861","title":"EEG Biomarkers to Predict Response to Sertraline and Placebo Treatment in Major Depressive Disorder","URL":"https://doi.org/10.1109/tbme.2022.3204861","author":[{"family":"Oakley","given":"Thomas"},{"family":"Coskuner","given":"Jonathan"},{"family":"Cadwallader","given":"Andrew"},{"family":"Ravan","given":"Maryam"},{"family":"Hasey","given":"Gary"}],"issued":{"date-parts":[["2022"]]}}}],"schema":"https://github.com/citation-style-language/schema/raw/master/csl-citation.json"} </w:instrText>
      </w:r>
      <w:r w:rsidR="0034464B">
        <w:fldChar w:fldCharType="separate"/>
      </w:r>
      <w:r w:rsidR="005751E3">
        <w:rPr>
          <w:noProof/>
        </w:rPr>
        <w:t>[14], [15], [16]</w:t>
      </w:r>
      <w:r w:rsidR="0034464B">
        <w:fldChar w:fldCharType="end"/>
      </w:r>
      <w:r>
        <w:t>. Other modelling studies reach similar conclusions while still exposing limits from data heterogeneity, cohort size,</w:t>
      </w:r>
      <w:r>
        <w:rPr>
          <w:spacing w:val="40"/>
        </w:rPr>
        <w:t xml:space="preserve"> </w:t>
      </w:r>
      <w:r>
        <w:t xml:space="preserve">or insufficient interpretability </w:t>
      </w:r>
      <w:r w:rsidR="005751E3">
        <w:fldChar w:fldCharType="begin"/>
      </w:r>
      <w:r w:rsidR="005751E3">
        <w:instrText xml:space="preserve"> ADDIN ZOTERO_ITEM CSL_CITATION {"citationID":"rX6YSR1k","properties":{"unsorted":false,"formattedCitation":"[17], [18], [19]","plainCitation":"[17], [18], [19]","noteIndex":0},"citationItems":[{"id":76,"uris":["http://zotero.org/users/13452644/items/2EVFVUM8"],"itemData":{"id":76,"type":"article-journal","container-title":"Frontiers in Pharmacology","DOI":"10.3389/fphar.2018.01188","title":"Non-linear Entropy Analysis in EEG to Predict Treatment Response to Repetitive Transcranial Magnetic Stimulation in Depression","URL":"https://doi.org/10.3389/fphar.2018.01188","author":[{"family":"Shalbaf","given":"Reza"},{"family":"Brenner","given":"Colleen A."},{"family":"Pang","given":"C."},{"family":"Blumberger","given":"Daniel M."},{"family":"Downar","given":"Jonathan"},{"family":"Daskalakis","given":"Zafiris J."},{"family":"Tham","given":"Joseph"},{"family":"Lam","given":"Raymond W."},{"family":"Farzan","given":"Faranak"},{"family":"Vila-Rodriguez","given":"Fidel"}],"issued":{"date-parts":[["2018"]]}}},{"id":78,"uris":["http://zotero.org/users/13452644/items/FL4ATSII"],"itemData":{"id":78,"type":"article-journal","container-title":"Biomedical Engineering Applications Basis and Communications","DOI":"10.4015/s1016237221500484","title":"PREDICTING CLINICAL RESPONSE TO TRANSCRANIAL MAGNETIC STIMULATION IN MAJOR DEPRESSION USING TIME-FREQUENCY EEG SIGNAL PROCESSING","URL":"https://doi.org/10.4015/s1016237221500484","author":[{"family":"Ebrahimzadeh","given":"Elias"},{"family":"Asgarinejad","given":"Mostafa"},{"family":"Saliminia","given":"Sarah"},{"family":"Ashoori","given":"Sarvenaz"},{"family":"Seraji","given":"Masoud"}],"issued":{"date-parts":[["2021"]]}}},{"id":108,"uris":["http://zotero.org/users/13452644/items/8JPK5GHR"],"itemData":{"id":108,"type":"article-journal","container-title":"Human Brain Mapping","title":"Use of machine learning for predicting escitalopram treatment outcome from EEG in adults with depression","author":[{"family":"Zhdanov","given":"A."},{"literal":"others"}],"issued":{"date-parts":[["2020"]]}}}],"schema":"https://github.com/citation-style-language/schema/raw/master/csl-citation.json"} </w:instrText>
      </w:r>
      <w:r w:rsidR="005751E3">
        <w:fldChar w:fldCharType="separate"/>
      </w:r>
      <w:r w:rsidR="005751E3">
        <w:rPr>
          <w:noProof/>
        </w:rPr>
        <w:t>[17], [18], [19]</w:t>
      </w:r>
      <w:r w:rsidR="005751E3">
        <w:fldChar w:fldCharType="end"/>
      </w:r>
      <w:r>
        <w:t xml:space="preserve">. Recent predictive overviews and reviews continue to highlight the same translational tension </w:t>
      </w:r>
      <w:r w:rsidR="005751E3">
        <w:fldChar w:fldCharType="begin"/>
      </w:r>
      <w:r w:rsidR="005751E3">
        <w:instrText xml:space="preserve"> ADDIN ZOTERO_ITEM CSL_CITATION {"citationID":"DjQQUoLC","properties":{"unsorted":false,"formattedCitation":"[12], [13]","plainCitation":"[12], [13]","noteIndex":0},"citationItems":[{"id":101,"uris":["http://zotero.org/users/13452644/items/LUFRRB2S"],"itemData":{"id":101,"type":"article-journal","container-title":"Translational psychiatry","issue":"1","page":"332","publisher":"Nature Publishing Group UK London","title":"Predicting treatment response using EEG in major depressive disorder: A machine-learning meta-analysis","volume":"12","author":[{"family":"Watts","given":"Devon"},{"family":"Pulice","given":"Rafaela Fernandes"},{"family":"Reilly","given":"Jim"},{"family":"Brunoni","given":"Andre R"},{"family":"Kapczinski","given":"Flávio"},{"family":"Passos","given":"Ives Cavalcante"}],"issued":{"date-parts":[["2022"]]}}},{"id":110,"uris":["http://zotero.org/users/13452644/items/AAK5HBKT"],"itemData":{"id":110,"type":"article-journal","container-title":"Journal of Affective Disorders","page":"201–207","publisher":"Elsevier","title":"Electroencephalography for predicting antidepressant treatment success: a systematic review and meta-analysis","volume":"321","author":[{"family":"Cohen","given":"SE"},{"family":"Zantvoord","given":"JB"},{"family":"Wezenberg","given":"BN"},{"family":"Daams","given":"JG"},{"family":"Bockting","given":"CLH"},{"family":"Denys","given":"Damiaan"},{"family":"Wingen","given":"GA","non-dropping-particle":"van"}],"issued":{"date-parts":[["2023"]]}}}],"schema":"https://github.com/citation-style-language/schema/raw/master/csl-citation.json"} </w:instrText>
      </w:r>
      <w:r w:rsidR="005751E3">
        <w:fldChar w:fldCharType="separate"/>
      </w:r>
      <w:r w:rsidR="005751E3">
        <w:rPr>
          <w:noProof/>
        </w:rPr>
        <w:t>[12], [13]</w:t>
      </w:r>
      <w:r w:rsidR="005751E3">
        <w:fldChar w:fldCharType="end"/>
      </w:r>
      <w:r w:rsidR="005751E3">
        <w:t>.</w:t>
      </w:r>
    </w:p>
    <w:p w14:paraId="25426D3A" w14:textId="0B9931DD" w:rsidR="004E7388" w:rsidRDefault="00000000">
      <w:pPr>
        <w:pStyle w:val="BodyText"/>
        <w:spacing w:line="249" w:lineRule="auto"/>
        <w:ind w:left="34" w:right="32" w:firstLine="298"/>
        <w:jc w:val="both"/>
      </w:pPr>
      <w:r>
        <w:t>The</w:t>
      </w:r>
      <w:r>
        <w:rPr>
          <w:spacing w:val="80"/>
        </w:rPr>
        <w:t xml:space="preserve"> </w:t>
      </w:r>
      <w:r>
        <w:t>present</w:t>
      </w:r>
      <w:r>
        <w:rPr>
          <w:spacing w:val="80"/>
        </w:rPr>
        <w:t xml:space="preserve"> </w:t>
      </w:r>
      <w:r>
        <w:t>sweep</w:t>
      </w:r>
      <w:r>
        <w:rPr>
          <w:spacing w:val="80"/>
        </w:rPr>
        <w:t xml:space="preserve"> </w:t>
      </w:r>
      <w:r>
        <w:t>adds</w:t>
      </w:r>
      <w:r>
        <w:rPr>
          <w:spacing w:val="80"/>
        </w:rPr>
        <w:t xml:space="preserve"> </w:t>
      </w:r>
      <w:r>
        <w:t>a</w:t>
      </w:r>
      <w:r>
        <w:rPr>
          <w:spacing w:val="80"/>
        </w:rPr>
        <w:t xml:space="preserve"> </w:t>
      </w:r>
      <w:r>
        <w:t>feature-selection</w:t>
      </w:r>
      <w:r>
        <w:rPr>
          <w:spacing w:val="80"/>
        </w:rPr>
        <w:t xml:space="preserve"> </w:t>
      </w:r>
      <w:r>
        <w:t xml:space="preserve">view </w:t>
      </w:r>
      <w:r w:rsidR="00EE317E">
        <w:t>in which</w:t>
      </w:r>
      <w:r>
        <w:rPr>
          <w:spacing w:val="40"/>
        </w:rPr>
        <w:t xml:space="preserve"> </w:t>
      </w:r>
      <w:r>
        <w:t>larger feature</w:t>
      </w:r>
      <w:r>
        <w:rPr>
          <w:spacing w:val="40"/>
        </w:rPr>
        <w:t xml:space="preserve"> </w:t>
      </w:r>
      <w:r>
        <w:t>budgets</w:t>
      </w:r>
      <w:r>
        <w:rPr>
          <w:spacing w:val="40"/>
        </w:rPr>
        <w:t xml:space="preserve"> </w:t>
      </w:r>
      <w:r>
        <w:t>yield</w:t>
      </w:r>
      <w:r>
        <w:rPr>
          <w:spacing w:val="40"/>
        </w:rPr>
        <w:t xml:space="preserve"> </w:t>
      </w:r>
      <w:r>
        <w:t>more</w:t>
      </w:r>
      <w:r>
        <w:rPr>
          <w:spacing w:val="40"/>
        </w:rPr>
        <w:t xml:space="preserve"> </w:t>
      </w:r>
      <w:r>
        <w:t>overlap</w:t>
      </w:r>
      <w:r>
        <w:rPr>
          <w:spacing w:val="40"/>
        </w:rPr>
        <w:t xml:space="preserve"> </w:t>
      </w:r>
      <w:r>
        <w:t>and</w:t>
      </w:r>
      <w:r>
        <w:rPr>
          <w:spacing w:val="40"/>
        </w:rPr>
        <w:t xml:space="preserve"> </w:t>
      </w:r>
      <w:r>
        <w:t>many</w:t>
      </w:r>
      <w:r>
        <w:rPr>
          <w:spacing w:val="40"/>
        </w:rPr>
        <w:t xml:space="preserve"> </w:t>
      </w:r>
      <w:r>
        <w:t>more unique</w:t>
      </w:r>
      <w:r>
        <w:rPr>
          <w:spacing w:val="40"/>
        </w:rPr>
        <w:t xml:space="preserve"> </w:t>
      </w:r>
      <w:r>
        <w:t>discovered</w:t>
      </w:r>
      <w:r>
        <w:rPr>
          <w:spacing w:val="40"/>
        </w:rPr>
        <w:t xml:space="preserve"> </w:t>
      </w:r>
      <w:r>
        <w:t>features.</w:t>
      </w:r>
      <w:r>
        <w:rPr>
          <w:spacing w:val="40"/>
        </w:rPr>
        <w:t xml:space="preserve"> </w:t>
      </w:r>
      <w:r>
        <w:t>Those</w:t>
      </w:r>
      <w:r>
        <w:rPr>
          <w:spacing w:val="40"/>
        </w:rPr>
        <w:t xml:space="preserve"> </w:t>
      </w:r>
      <w:r>
        <w:t>larger</w:t>
      </w:r>
      <w:r>
        <w:rPr>
          <w:spacing w:val="40"/>
        </w:rPr>
        <w:t xml:space="preserve"> </w:t>
      </w:r>
      <w:r>
        <w:t>budgets</w:t>
      </w:r>
      <w:r>
        <w:rPr>
          <w:spacing w:val="40"/>
        </w:rPr>
        <w:t xml:space="preserve"> </w:t>
      </w:r>
      <w:r>
        <w:t>do</w:t>
      </w:r>
      <w:r>
        <w:rPr>
          <w:spacing w:val="80"/>
        </w:rPr>
        <w:t xml:space="preserve"> </w:t>
      </w:r>
      <w:r>
        <w:t>not improve discrimination. The panels support a small recurring biomarker set with consistent direction of class separation. That reading keeps the modest Jaccard and Kuncheva</w:t>
      </w:r>
      <w:r>
        <w:rPr>
          <w:spacing w:val="40"/>
        </w:rPr>
        <w:t xml:space="preserve"> </w:t>
      </w:r>
      <w:r>
        <w:t>scores</w:t>
      </w:r>
      <w:r>
        <w:rPr>
          <w:spacing w:val="40"/>
        </w:rPr>
        <w:t xml:space="preserve"> </w:t>
      </w:r>
      <w:r>
        <w:t>in</w:t>
      </w:r>
      <w:r>
        <w:rPr>
          <w:spacing w:val="40"/>
        </w:rPr>
        <w:t xml:space="preserve"> </w:t>
      </w:r>
      <w:r>
        <w:t>view</w:t>
      </w:r>
      <w:r>
        <w:rPr>
          <w:spacing w:val="40"/>
        </w:rPr>
        <w:t xml:space="preserve"> </w:t>
      </w:r>
      <w:r>
        <w:t>and</w:t>
      </w:r>
      <w:r>
        <w:rPr>
          <w:spacing w:val="40"/>
        </w:rPr>
        <w:t xml:space="preserve"> </w:t>
      </w:r>
      <w:r>
        <w:t>gives</w:t>
      </w:r>
      <w:r>
        <w:rPr>
          <w:spacing w:val="40"/>
        </w:rPr>
        <w:t xml:space="preserve"> </w:t>
      </w:r>
      <w:r>
        <w:t>appropriate</w:t>
      </w:r>
      <w:r>
        <w:rPr>
          <w:spacing w:val="40"/>
        </w:rPr>
        <w:t xml:space="preserve"> </w:t>
      </w:r>
      <w:r>
        <w:t>weight to the stronger effect-direction signal. Methodologically, this framing matters because the depression EEG biomarker literature still contains substantial publication bias, limited out-of-sample validation, and known vulnerability to leakage from pre-cross-validation feature processing</w:t>
      </w:r>
      <w:r w:rsidR="005751E3">
        <w:t xml:space="preserve"> </w:t>
      </w:r>
      <w:r w:rsidR="005751E3">
        <w:fldChar w:fldCharType="begin"/>
      </w:r>
      <w:r w:rsidR="005751E3">
        <w:instrText xml:space="preserve"> ADDIN ZOTERO_ITEM CSL_CITATION {"citationID":"ObNEpQrb","properties":{"unsorted":false,"formattedCitation":"[10], [23]","plainCitation":"[10], [23]","noteIndex":0},"citationItems":[{"id":114,"uris":["http://zotero.org/users/13452644/items/2WC9HPW6"],"itemData":{"id":114,"type":"article-journal","container-title":"American Journal of Psychiatry","DOI":"10.1176/appi.ajp.2018.17121358","issue":"1","page":"44–56","title":"Electroencephalographic Biomarkers for Treatment Response Prediction in Major Depressive Illness: A Meta-Analysis","volume":"176","author":[{"family":"Widge","given":"Alik S."},{"family":"Bilge","given":"M. Taha"},{"family":"Montana","given":"Rebecca"},{"family":"Chang","given":"Weilynn"},{"family":"Rodriguez","given":"Carolyn I."},{"family":"Deckersbach","given":"Thilo"},{"family":"Carpenter","given":"Linda L."},{"family":"Kalin","given":"Ned H."},{"family":"Nemeroff","given":"Charles B."}],"issued":{"date-parts":[["2019"]]}}},{"id":115,"uris":["http://zotero.org/users/13452644/items/WRJ2ZJCV"],"itemData":{"id":115,"type":"article-journal","container-title":"Scientific Reports","DOI":"10.1038/s41598-021-87157-3","issue":"1","title":"Inflated prediction accuracy of neuropsychiatric biomarkers caused by data leakage in feature selection","volume":"11","author":[{"family":"Shim","given":"Miseon"},{"family":"Lee","given":"Seung-Hwan"},{"family":"Hwang","given":"Han-Jeong"}],"issued":{"date-parts":[["2021",4]]}}}],"schema":"https://github.com/citation-style-language/schema/raw/master/csl-citation.json"} </w:instrText>
      </w:r>
      <w:r w:rsidR="005751E3">
        <w:fldChar w:fldCharType="separate"/>
      </w:r>
      <w:r w:rsidR="005751E3">
        <w:rPr>
          <w:noProof/>
        </w:rPr>
        <w:t>[10], [23]</w:t>
      </w:r>
      <w:r w:rsidR="005751E3">
        <w:fldChar w:fldCharType="end"/>
      </w:r>
      <w:r>
        <w:t xml:space="preserve">. The present pipeline addresses that problem by embedding selection and rebalancing inside participant-level leave-one-participant-out folds and then summarizing recurrence and directionality instead of reporting only a single global feature list </w:t>
      </w:r>
      <w:r w:rsidR="004E7388">
        <w:fldChar w:fldCharType="begin"/>
      </w:r>
      <w:r w:rsidR="005751E3">
        <w:instrText xml:space="preserve"> ADDIN ZOTERO_ITEM CSL_CITATION {"citationID":"UMRr1w11","properties":{"unsorted":false,"formattedCitation":"[24]","plainCitation":"[24]","noteIndex":0},"citationItems":[{"id":118,"uris":["http://zotero.org/users/13452644/items/Q287IDXQ"],"itemData":{"id":118,"type":"article-journal","container-title":"Journal of NeuroEngineering and Rehabilitation","DOI":"10.1186/s12984-025-01645-5","issue":"1","title":"A data-centric and interpretable EEG framework for depression severity grading using SHAP-based insights","volume":"22","author":[{"family":"Shen","given":"Anruo"},{"family":"Sun","given":"Jingnan"},{"family":"Chen","given":"Xiaogang"},{"family":"Gao","given":"Xiaorong"}],"issued":{"date-parts":[["2025",5]]}}}],"schema":"https://github.com/citation-style-language/schema/raw/master/csl-citation.json"} </w:instrText>
      </w:r>
      <w:r w:rsidR="004E7388">
        <w:fldChar w:fldCharType="separate"/>
      </w:r>
      <w:r w:rsidR="005751E3">
        <w:rPr>
          <w:color w:val="2F4F4F"/>
        </w:rPr>
        <w:t>[24]</w:t>
      </w:r>
      <w:r w:rsidR="004E7388">
        <w:fldChar w:fldCharType="end"/>
      </w:r>
      <w:r w:rsidR="005751E3">
        <w:t>.</w:t>
      </w:r>
    </w:p>
    <w:p w14:paraId="5C3EBFFB" w14:textId="17371C8D" w:rsidR="004E7388" w:rsidRDefault="00000000" w:rsidP="00A6719E">
      <w:pPr>
        <w:pStyle w:val="BodyText"/>
        <w:spacing w:line="249" w:lineRule="auto"/>
        <w:ind w:left="34" w:right="32" w:firstLine="298"/>
        <w:jc w:val="both"/>
      </w:pPr>
      <w:r>
        <w:t>The same clinical program has also supported other signal</w:t>
      </w:r>
      <w:r>
        <w:rPr>
          <w:spacing w:val="1"/>
        </w:rPr>
        <w:t xml:space="preserve"> </w:t>
      </w:r>
      <w:r>
        <w:t>representations</w:t>
      </w:r>
      <w:r>
        <w:rPr>
          <w:spacing w:val="2"/>
        </w:rPr>
        <w:t xml:space="preserve"> </w:t>
      </w:r>
      <w:r>
        <w:t>in</w:t>
      </w:r>
      <w:r>
        <w:rPr>
          <w:spacing w:val="2"/>
        </w:rPr>
        <w:t xml:space="preserve"> </w:t>
      </w:r>
      <w:r w:rsidR="00DB0F3C">
        <w:t>prior</w:t>
      </w:r>
      <w:r w:rsidR="00DB0F3C">
        <w:rPr>
          <w:spacing w:val="1"/>
        </w:rPr>
        <w:t xml:space="preserve"> </w:t>
      </w:r>
      <w:r>
        <w:t>PSD-based</w:t>
      </w:r>
      <w:r>
        <w:rPr>
          <w:spacing w:val="2"/>
        </w:rPr>
        <w:t xml:space="preserve"> </w:t>
      </w:r>
      <w:r>
        <w:t>and</w:t>
      </w:r>
      <w:r>
        <w:rPr>
          <w:spacing w:val="2"/>
        </w:rPr>
        <w:t xml:space="preserve"> </w:t>
      </w:r>
      <w:r>
        <w:t>PLV-</w:t>
      </w:r>
      <w:r>
        <w:rPr>
          <w:spacing w:val="-2"/>
        </w:rPr>
        <w:t>based</w:t>
      </w:r>
      <w:r w:rsidR="00A6719E">
        <w:rPr>
          <w:spacing w:val="-2"/>
        </w:rPr>
        <w:t xml:space="preserve"> </w:t>
      </w:r>
      <w:r>
        <w:t>studies, which located informative response-related signal in</w:t>
      </w:r>
      <w:r>
        <w:rPr>
          <w:spacing w:val="40"/>
        </w:rPr>
        <w:t xml:space="preserve"> </w:t>
      </w:r>
      <w:r>
        <w:t>low-density</w:t>
      </w:r>
      <w:r>
        <w:rPr>
          <w:spacing w:val="40"/>
        </w:rPr>
        <w:t xml:space="preserve"> </w:t>
      </w:r>
      <w:r>
        <w:t>temporal</w:t>
      </w:r>
      <w:r>
        <w:rPr>
          <w:spacing w:val="40"/>
        </w:rPr>
        <w:t xml:space="preserve"> </w:t>
      </w:r>
      <w:r>
        <w:t>and</w:t>
      </w:r>
      <w:r>
        <w:rPr>
          <w:spacing w:val="40"/>
        </w:rPr>
        <w:t xml:space="preserve"> </w:t>
      </w:r>
      <w:r>
        <w:t>frontal-temporal</w:t>
      </w:r>
      <w:r>
        <w:rPr>
          <w:spacing w:val="40"/>
        </w:rPr>
        <w:t xml:space="preserve"> </w:t>
      </w:r>
      <w:r>
        <w:t>patterns</w:t>
      </w:r>
      <w:r w:rsidR="005751E3">
        <w:t xml:space="preserve"> </w:t>
      </w:r>
      <w:r w:rsidR="005751E3">
        <w:fldChar w:fldCharType="begin"/>
      </w:r>
      <w:r w:rsidR="005751E3">
        <w:instrText xml:space="preserve"> ADDIN ZOTERO_ITEM CSL_CITATION {"citationID":"JvgCCteU","properties":{"unsorted":false,"formattedCitation":"[35], [36]","plainCitation":"[35], [36]","noteIndex":0},"citationItems":[{"id":27,"uris":["http://zotero.org/users/13452644/items/PNSPR8RP"],"itemData":{"id":27,"type":"paper-conference","abstract":"Major Depressive Disorder (MDD) is a leading cause of disability worldwide. Current first line treatments are antidepressant medication and psychotherapy. However, they have limited effectiveness and there are no biomarkers that can predict treatment response at the individual level. Transcranial direct current stimulation (tDCS) is non-invasive brain stimulation method that is a potential novel treatment for MDD. The present study sought to investigate neural biomarkers for predicting response to tDCS at the individual level using portable EEG. The clinical trial was a double-blinded, placebo-controlled, randomized, superiority trial of home-based tDCS. Participants were randomized to a 10-week course of either active or sham tDCS sessions. Resting state, eyes closed EEG data were acquired at baseline, prior to starting tDCS, and at week 10. EEG data acquisition was conducted using a portable, 4-electrode EEG device (Muse). The baseline EEG data from 21 participants were used to train and test the deep learning models of 1D convolutional neural networks (1DCNNs), Long Short-Term Memory (LSTM), Gated recurrent units (GRU) and the hybrid models combining 1DCNN and LSTM/GRU. A prediction rule was proposed and applied to the classifier outputs of each participant and the treatment outcomes were predicted. Different combinations of power spectral density vectors extracted from the EEG frequency bands of four electrodes were selected to improve the treatment outcome prediction. Using 1DCNN model the work achieved a treatment outcome prediction accuracy 85.7%, with a specificity of 71.4% for predicting treatment remission and sensitivity of 92.8% for predicting residual depressive symptoms, which was based on the combined theta and alpha EEG band power spectral density from the TP10 electrode.","container-title":"2024 IEEE Conference on Artificial Intelligence (CAI)","DOI":"10.1109/CAI59869.2024.00201","event-title":"2024 IEEE Conference on Artificial Intelligence (CAI)","page":"1123-1128","source":"IEEE Xplore","title":"Prediction of Treatment Outcome to Transcranial Direct Current Stimulation in Major Depression Based on Deep Learning of EEG Data","URL":"https://ieeexplore.ieee.org/document/10605361","author":[{"family":"Moncy","given":"Jijomon Chettuthara"},{"family":"Fan","given":"Yong"},{"family":"Fu","given":"Cynthia H.Y."}],"accessed":{"date-parts":[["2026",3,25]]},"issued":{"date-parts":[["2024",6]]}}},{"id":26,"uris":["http://zotero.org/users/13452644/items/RFHMVIR4"],"itemData":{"id":26,"type":"article-journal","abstract":"Methods: In a randomized controlled trial, EEG data were acquired from 21 MDD participants (16 women, mean age 36.63 ± 9.71 years) with moderate to severe depressive episodes (mean HAMD score 18.42 ± 1.80). Participants were randomized to active (n = 11) or sham tDCS (n = 8). Home-based tDCS treatment was administered for 10 weeks, with 5 sessions per week for 3 weeks, then 3 sessions per week for 7 weeks. Active tDCS was 2 mA, and sham tDCS was 0 mA with brief ramp-up/down periods. Clinical remission was defined as HAMD score ≤ 7. Resting-state EEG data were collected at baseline and at the 10-week end of treatment using a portable 4-channel EEG device. EEG band power and functional connectivity (phase locking value, PLV) were analyzed. Deep learning identified predictors of treatment remission from baseline PLV features.\nResults: The active tDCS group showed higher gamma PLV in frontal and temporal regions compared to the sham group. Positive correlations between changes in delta, theta, alpha, and beta PLV and depression improvement were observed in the active group. Combining PLV features from theta, alpha, and beta achieved the highest treatment remission prediction accuracy: 71.94 % (sensitivity 52.88 %, specificity 83.06 %).\nConclusions: Synchronized brain activity in gamma PLV may be a mechanism of active tDCS. Baseline restingstate EEG could predict treatment remission. Home-based EEG measures are feasible and useful predictors of clinical outcomes.","container-title":"Personalized Medicine in Psychiatry","DOI":"10.1016/j.pmip.2024.100147","ISSN":"24681717","journalAbbreviation":"Personalized Medicine in Psychiatry","language":"en","page":"100147","source":"DOI.org (Crossref)","title":"Home-based transcranial direct current stimulation (tDCS) in major depressive disorder: Enhanced network synchronization with active relative to sham and deep learning-based predictors of remission","title-short":"Home-based transcranial direct current stimulation (tDCS) in major depressive disorder","volume":"49-50","author":[{"family":"Xiao","given":"Wenyi"},{"family":"Moncy","given":"Jijomon C."},{"family":"Woodham","given":"Rachel D."},{"family":"Selvaraj","given":"Sudhakar"},{"family":"Lajmi","given":"Nahed"},{"family":"Hobday","given":"Harriet"},{"family":"Sheehan","given":"Gabrielle"},{"family":"Ghazi-Noori","given":"Ali-Reza"},{"family":"Lagerberg","given":"Peter J."},{"family":"Machado-Vieira","given":"Rodrigo"},{"family":"Soares","given":"Jair C."},{"family":"Young","given":"Allan H."},{"family":"Fu","given":"Cynthia H.Y."}],"issued":{"date-parts":[["2025",3]]}}}],"schema":"https://github.com/citation-style-language/schema/raw/master/csl-citation.json"} </w:instrText>
      </w:r>
      <w:r w:rsidR="005751E3">
        <w:fldChar w:fldCharType="separate"/>
      </w:r>
      <w:r w:rsidR="005751E3">
        <w:rPr>
          <w:noProof/>
        </w:rPr>
        <w:t>[35], [36]</w:t>
      </w:r>
      <w:r w:rsidR="005751E3">
        <w:fldChar w:fldCharType="end"/>
      </w:r>
      <w:r>
        <w:t>. In the present sweep, the recurrent feature set again concentrated in TP10-derived and frontal-temporal descriptors. That regional convergence supports the view that the low-montage recordings contain response-relevant information across multiple feature families.</w:t>
      </w:r>
    </w:p>
    <w:p w14:paraId="6E57F1FF" w14:textId="37B2E08F" w:rsidR="004E7388" w:rsidRDefault="00000000">
      <w:pPr>
        <w:pStyle w:val="BodyText"/>
        <w:spacing w:line="249" w:lineRule="auto"/>
        <w:ind w:left="34" w:firstLine="298"/>
        <w:jc w:val="both"/>
      </w:pPr>
      <w:r>
        <w:t>The</w:t>
      </w:r>
      <w:r>
        <w:rPr>
          <w:spacing w:val="80"/>
          <w:w w:val="150"/>
        </w:rPr>
        <w:t xml:space="preserve"> </w:t>
      </w:r>
      <w:r>
        <w:t>specific</w:t>
      </w:r>
      <w:r>
        <w:rPr>
          <w:spacing w:val="80"/>
          <w:w w:val="150"/>
        </w:rPr>
        <w:t xml:space="preserve"> </w:t>
      </w:r>
      <w:r>
        <w:t>biomarkers</w:t>
      </w:r>
      <w:r>
        <w:rPr>
          <w:spacing w:val="80"/>
          <w:w w:val="150"/>
        </w:rPr>
        <w:t xml:space="preserve"> </w:t>
      </w:r>
      <w:r>
        <w:t>in</w:t>
      </w:r>
      <w:r>
        <w:rPr>
          <w:spacing w:val="80"/>
          <w:w w:val="150"/>
        </w:rPr>
        <w:t xml:space="preserve"> </w:t>
      </w:r>
      <w:r>
        <w:t>the</w:t>
      </w:r>
      <w:r>
        <w:rPr>
          <w:spacing w:val="80"/>
          <w:w w:val="150"/>
        </w:rPr>
        <w:t xml:space="preserve"> </w:t>
      </w:r>
      <w:r>
        <w:t>present</w:t>
      </w:r>
      <w:r>
        <w:rPr>
          <w:spacing w:val="80"/>
          <w:w w:val="150"/>
        </w:rPr>
        <w:t xml:space="preserve"> </w:t>
      </w:r>
      <w:r>
        <w:t xml:space="preserve">sweep are plausible enough to deserve follow-up. </w:t>
      </w:r>
      <w:r>
        <w:rPr>
          <w:rFonts w:ascii="BIZ UDGothic"/>
          <w:sz w:val="17"/>
        </w:rPr>
        <w:t xml:space="preserve">tp10_spectral_entropy </w:t>
      </w:r>
      <w:r>
        <w:t>was the most frequently selected feature and skewed toward non-remission-associated</w:t>
      </w:r>
      <w:r>
        <w:rPr>
          <w:spacing w:val="80"/>
        </w:rPr>
        <w:t xml:space="preserve"> </w:t>
      </w:r>
      <w:r>
        <w:t>folds. Entropy and related nonlinear descriptors have appeared</w:t>
      </w:r>
      <w:r>
        <w:rPr>
          <w:spacing w:val="-11"/>
        </w:rPr>
        <w:t xml:space="preserve"> </w:t>
      </w:r>
      <w:r>
        <w:t>repeatedly</w:t>
      </w:r>
      <w:r>
        <w:rPr>
          <w:spacing w:val="-11"/>
        </w:rPr>
        <w:t xml:space="preserve"> </w:t>
      </w:r>
      <w:r>
        <w:t>in</w:t>
      </w:r>
      <w:r>
        <w:rPr>
          <w:spacing w:val="-11"/>
        </w:rPr>
        <w:t xml:space="preserve"> </w:t>
      </w:r>
      <w:r>
        <w:lastRenderedPageBreak/>
        <w:t>depression</w:t>
      </w:r>
      <w:r>
        <w:rPr>
          <w:spacing w:val="-11"/>
        </w:rPr>
        <w:t xml:space="preserve"> </w:t>
      </w:r>
      <w:r>
        <w:t>EEG</w:t>
      </w:r>
      <w:r>
        <w:rPr>
          <w:spacing w:val="-11"/>
        </w:rPr>
        <w:t xml:space="preserve"> </w:t>
      </w:r>
      <w:r>
        <w:t>studies</w:t>
      </w:r>
      <w:r w:rsidR="005751E3">
        <w:t xml:space="preserve"> </w:t>
      </w:r>
      <w:r w:rsidR="005751E3">
        <w:fldChar w:fldCharType="begin"/>
      </w:r>
      <w:r w:rsidR="000C3A9A">
        <w:instrText xml:space="preserve"> ADDIN ZOTERO_ITEM CSL_CITATION {"citationID":"n8V4CGnM","properties":{"unsorted":false,"formattedCitation":"[20], [46], [47]","plainCitation":"[20], [46], [47]","noteIndex":0},"citationItems":[{"id":111,"uris":["http://zotero.org/users/13452644/items/QL4GFGZH"],"itemData":{"id":111,"type":"article-journal","abstract":"EEG is useful for the analysis of the functional activity of the brain and a detailed assessment of this non-stationary waveform can provide crucial parameters indicative of the mental state of patients. The complex nature of EEG signals calls for automated analysis using various signal processing methods. This paper attempts to classify the EEG signals of normal and depression patients using well-established signal processing techniques involving relative wavelet energy (RWE) and artificial feedForward neural network. High frequency noise present in the recorded signal is removed using total variation filtering (TVF). Classification of the frequency bands of EEG signals into appropriate detail levels and approximation level is carried out using an eight-level multiresolution decomposition method of discrete wavelet transform (DWT). Parseval's theorem is used for calculating the energy at different resolution levels. RWE analysis gives information about the signal energy distribution at different decomposition levels. Both RWE and feedforward Network are used to classify the signals from normal controls and depression patients. The performance of the artificial neural network was evaluated using the classification accuracy and its value of 98.11% indicates a great potential for classifying normal and depression signals.","container-title":"J. Mech. Med. Biol.","issue":"04","page":"1240019","publisher":"World Scientific Publishing Co.","title":"CLASSIFICATION OF EEG SIGNALS IN NORMAL AND DEPRESSION CONDITIONS BY ANN USING RWE AND SIGNAL ENTROPY","volume":"12","author":[{"family":"Puthankattil","given":"Subha D"},{"family":"Joseph","given":"Paul K"}],"issued":{"date-parts":[["2012",9]]}}},{"id":123,"uris":["http://zotero.org/users/13452644/items/NQFHNQRD"],"itemData":{"id":123,"type":"article-journal","container-title":"Journal of Mechanics in Medicine and Biology","DOI":"10.1142/S0219519414500353","issue":"3","page":"1450035","title":"Depression diagnosis support system based on EEG signal entropies","volume":"14","author":[{"family":"Faust","given":"Oliver"},{"family":"Ang","given":"Peng Chuan Alvin"},{"family":"Puthankattil","given":"Subha D."},{"family":"Joseph","given":"Paul K."}],"issued":{"date-parts":[["2014",3]]}}},{"id":122,"uris":["http://zotero.org/users/13452644/items/ZZ5AJTGM"],"itemData":{"id":122,"type":"article-journal","container-title":"European Neurology","DOI":"10.1159/000438457","issue":"1-2","page":"79–83","title":"A Novel Depression Diagnosis Index Using Nonlinear Features in EEG Signals","volume":"74","author":[{"family":"Acharya","given":"U. Rajendra"},{"family":"Sudarshan","given":"Vidya K."},{"family":"Adeli","given":"Hojjat"},{"family":"Santhosh","given":"Jayasree"},{"family":"Koh","given":"Joel E. W."},{"family":"Puthankatti","given":"Subha D."},{"family":"Adeli","given":"Amir"}],"issued":{"date-parts":[["2015"]]}}}],"schema":"https://github.com/citation-style-language/schema/raw/master/csl-citation.json"} </w:instrText>
      </w:r>
      <w:r w:rsidR="005751E3">
        <w:fldChar w:fldCharType="separate"/>
      </w:r>
      <w:r w:rsidR="000C3A9A">
        <w:rPr>
          <w:noProof/>
        </w:rPr>
        <w:t>[20], [46], [47]</w:t>
      </w:r>
      <w:r w:rsidR="005751E3">
        <w:fldChar w:fldCharType="end"/>
      </w:r>
      <w:r>
        <w:t>. Pretreatment multiscale entropy and signal-variability measures</w:t>
      </w:r>
      <w:r>
        <w:rPr>
          <w:spacing w:val="-3"/>
        </w:rPr>
        <w:t xml:space="preserve"> </w:t>
      </w:r>
      <w:r>
        <w:t>have</w:t>
      </w:r>
      <w:r>
        <w:rPr>
          <w:spacing w:val="-3"/>
        </w:rPr>
        <w:t xml:space="preserve"> </w:t>
      </w:r>
      <w:r>
        <w:t>also</w:t>
      </w:r>
      <w:r>
        <w:rPr>
          <w:spacing w:val="-3"/>
        </w:rPr>
        <w:t xml:space="preserve"> </w:t>
      </w:r>
      <w:r>
        <w:t>been</w:t>
      </w:r>
      <w:r>
        <w:rPr>
          <w:spacing w:val="-3"/>
        </w:rPr>
        <w:t xml:space="preserve"> </w:t>
      </w:r>
      <w:r>
        <w:t>linked</w:t>
      </w:r>
      <w:r>
        <w:rPr>
          <w:spacing w:val="-3"/>
        </w:rPr>
        <w:t xml:space="preserve"> </w:t>
      </w:r>
      <w:r>
        <w:t>to</w:t>
      </w:r>
      <w:r>
        <w:rPr>
          <w:spacing w:val="-3"/>
        </w:rPr>
        <w:t xml:space="preserve"> </w:t>
      </w:r>
      <w:r>
        <w:t>antidepressant</w:t>
      </w:r>
      <w:r>
        <w:rPr>
          <w:spacing w:val="-3"/>
        </w:rPr>
        <w:t xml:space="preserve"> </w:t>
      </w:r>
      <w:r>
        <w:t xml:space="preserve">treatment response, although the reported direction depends on temporal scale and recording context </w:t>
      </w:r>
      <w:r w:rsidR="004E7388">
        <w:fldChar w:fldCharType="begin"/>
      </w:r>
      <w:r w:rsidR="000C3A9A">
        <w:instrText xml:space="preserve"> ADDIN ZOTERO_ITEM CSL_CITATION {"citationID":"V6mxMHrH","properties":{"unsorted":false,"formattedCitation":"[44]","plainCitation":"[44]","noteIndex":0},"citationItems":[{"id":119,"uris":["http://zotero.org/users/13452644/items/LKNSEUEV"],"itemData":{"id":119,"type":"article-journal","container-title":"NeuroImage: Clinical","DOI":"10.1016/j.nicl.2017.10.035","page":"368–377","title":"Pre-treatment EEG signal variability is associated with treatment success in depression","volume":"17","author":[{"family":"Jaworska","given":"Natalia"},{"family":"Wang","given":"Hongye"},{"family":"Smith","given":"Dylan M."},{"family":"Blier","given":"Pierre"},{"family":"Knott","given":"Verner"},{"family":"Protzner","given":"Andrea B."}],"issued":{"date-parts":[["2018"]]}}}],"schema":"https://github.com/citation-style-language/schema/raw/master/csl-citation.json"} </w:instrText>
      </w:r>
      <w:r w:rsidR="004E7388">
        <w:fldChar w:fldCharType="separate"/>
      </w:r>
      <w:r w:rsidR="000C3A9A">
        <w:rPr>
          <w:color w:val="2F4F4F"/>
        </w:rPr>
        <w:t>[44]</w:t>
      </w:r>
      <w:r w:rsidR="004E7388">
        <w:fldChar w:fldCharType="end"/>
      </w:r>
      <w:r w:rsidR="005751E3">
        <w:t>.</w:t>
      </w:r>
      <w:r>
        <w:t xml:space="preserve"> That nuance is important because a recent large resting-state evaluation found</w:t>
      </w:r>
      <w:r>
        <w:rPr>
          <w:spacing w:val="25"/>
        </w:rPr>
        <w:t xml:space="preserve"> </w:t>
      </w:r>
      <w:r>
        <w:t>complexity</w:t>
      </w:r>
      <w:r>
        <w:rPr>
          <w:spacing w:val="25"/>
        </w:rPr>
        <w:t xml:space="preserve"> </w:t>
      </w:r>
      <w:r>
        <w:t>metrics</w:t>
      </w:r>
      <w:r>
        <w:rPr>
          <w:spacing w:val="25"/>
        </w:rPr>
        <w:t xml:space="preserve"> </w:t>
      </w:r>
      <w:r>
        <w:t>to</w:t>
      </w:r>
      <w:r>
        <w:rPr>
          <w:spacing w:val="25"/>
        </w:rPr>
        <w:t xml:space="preserve"> </w:t>
      </w:r>
      <w:r>
        <w:t>be</w:t>
      </w:r>
      <w:r>
        <w:rPr>
          <w:spacing w:val="25"/>
        </w:rPr>
        <w:t xml:space="preserve"> </w:t>
      </w:r>
      <w:r>
        <w:t>stable</w:t>
      </w:r>
      <w:r>
        <w:rPr>
          <w:spacing w:val="25"/>
        </w:rPr>
        <w:t xml:space="preserve"> </w:t>
      </w:r>
      <w:r>
        <w:t>but</w:t>
      </w:r>
      <w:r>
        <w:rPr>
          <w:spacing w:val="25"/>
        </w:rPr>
        <w:t xml:space="preserve"> </w:t>
      </w:r>
      <w:r>
        <w:t>not</w:t>
      </w:r>
      <w:r>
        <w:rPr>
          <w:spacing w:val="25"/>
        </w:rPr>
        <w:t xml:space="preserve"> </w:t>
      </w:r>
      <w:r>
        <w:t>to</w:t>
      </w:r>
      <w:r>
        <w:rPr>
          <w:spacing w:val="25"/>
        </w:rPr>
        <w:t xml:space="preserve"> </w:t>
      </w:r>
      <w:r>
        <w:t xml:space="preserve">support a simple uniform depression-complexity association </w:t>
      </w:r>
      <w:r w:rsidR="005751E3">
        <w:fldChar w:fldCharType="begin"/>
      </w:r>
      <w:r w:rsidR="000C3A9A">
        <w:instrText xml:space="preserve"> ADDIN ZOTERO_ITEM CSL_CITATION {"citationID":"diWq7BUK","properties":{"unsorted":false,"formattedCitation":"[48]","plainCitation":"[48]","noteIndex":0},"citationItems":[{"id":120,"uris":["http://zotero.org/users/13452644/items/T7R75AIJ"],"itemData":{"id":120,"type":"article-journal","container-title":"Psychophysiology","DOI":"10.1111/psyp.14274","issue":"8","title":"Evaluating EEG complexity metrics as biomarkers for depression","volume":"60","author":[{"family":"Lord","given":"Brian"},{"family":"Allen","given":"John J. B."}],"issued":{"date-parts":[["2023",2]]}}}],"schema":"https://github.com/citation-style-language/schema/raw/master/csl-citation.json"} </w:instrText>
      </w:r>
      <w:r w:rsidR="005751E3">
        <w:fldChar w:fldCharType="separate"/>
      </w:r>
      <w:r w:rsidR="000C3A9A">
        <w:rPr>
          <w:noProof/>
        </w:rPr>
        <w:t>[48]</w:t>
      </w:r>
      <w:r w:rsidR="005751E3">
        <w:fldChar w:fldCharType="end"/>
      </w:r>
      <w:r w:rsidR="005751E3">
        <w:t xml:space="preserve">. </w:t>
      </w:r>
      <w:r>
        <w:t>The present TP10 entropy finding therefore fits a broader complexity literature and supports a credible temporal biomarker</w:t>
      </w:r>
      <w:r>
        <w:rPr>
          <w:spacing w:val="-3"/>
        </w:rPr>
        <w:t xml:space="preserve"> </w:t>
      </w:r>
      <w:r>
        <w:t>signal</w:t>
      </w:r>
      <w:r>
        <w:rPr>
          <w:spacing w:val="-3"/>
        </w:rPr>
        <w:t xml:space="preserve"> </w:t>
      </w:r>
      <w:r>
        <w:t>in</w:t>
      </w:r>
      <w:r>
        <w:rPr>
          <w:spacing w:val="-3"/>
        </w:rPr>
        <w:t xml:space="preserve"> </w:t>
      </w:r>
      <w:r>
        <w:t>this</w:t>
      </w:r>
      <w:r>
        <w:rPr>
          <w:spacing w:val="-3"/>
        </w:rPr>
        <w:t xml:space="preserve"> </w:t>
      </w:r>
      <w:r>
        <w:t>cohort,</w:t>
      </w:r>
      <w:r>
        <w:rPr>
          <w:spacing w:val="-3"/>
        </w:rPr>
        <w:t xml:space="preserve"> </w:t>
      </w:r>
      <w:r>
        <w:t>while</w:t>
      </w:r>
      <w:r>
        <w:rPr>
          <w:spacing w:val="-3"/>
        </w:rPr>
        <w:t xml:space="preserve"> </w:t>
      </w:r>
      <w:r>
        <w:t>still</w:t>
      </w:r>
      <w:r>
        <w:rPr>
          <w:spacing w:val="-3"/>
        </w:rPr>
        <w:t xml:space="preserve"> </w:t>
      </w:r>
      <w:r>
        <w:t>needing</w:t>
      </w:r>
      <w:r>
        <w:rPr>
          <w:spacing w:val="-3"/>
        </w:rPr>
        <w:t xml:space="preserve"> </w:t>
      </w:r>
      <w:r>
        <w:t xml:space="preserve">external </w:t>
      </w:r>
      <w:r>
        <w:rPr>
          <w:spacing w:val="-2"/>
        </w:rPr>
        <w:t>confirmation.</w:t>
      </w:r>
    </w:p>
    <w:p w14:paraId="3EEBC078" w14:textId="406C8D07" w:rsidR="004E7388" w:rsidRDefault="00000000">
      <w:pPr>
        <w:pStyle w:val="BodyText"/>
        <w:spacing w:line="249" w:lineRule="auto"/>
        <w:ind w:left="34" w:firstLine="298"/>
        <w:jc w:val="both"/>
      </w:pPr>
      <w:r>
        <w:t>The frontal-temporal beta and gamma difference features also have prior support at the family and regional level.</w:t>
      </w:r>
      <w:r>
        <w:rPr>
          <w:spacing w:val="-13"/>
        </w:rPr>
        <w:t xml:space="preserve"> </w:t>
      </w:r>
      <w:r>
        <w:t>Temporal</w:t>
      </w:r>
      <w:r>
        <w:rPr>
          <w:spacing w:val="-12"/>
        </w:rPr>
        <w:t xml:space="preserve"> </w:t>
      </w:r>
      <w:r>
        <w:t>electrodes,</w:t>
      </w:r>
      <w:r>
        <w:rPr>
          <w:spacing w:val="-13"/>
        </w:rPr>
        <w:t xml:space="preserve"> </w:t>
      </w:r>
      <w:r>
        <w:t>higher-frequency</w:t>
      </w:r>
      <w:r>
        <w:rPr>
          <w:spacing w:val="-12"/>
        </w:rPr>
        <w:t xml:space="preserve"> </w:t>
      </w:r>
      <w:r>
        <w:t>band</w:t>
      </w:r>
      <w:r>
        <w:rPr>
          <w:spacing w:val="-13"/>
        </w:rPr>
        <w:t xml:space="preserve"> </w:t>
      </w:r>
      <w:r>
        <w:t>features, and paired asymmetry terms have been reported as informative in depression EEG studies, and pretreatment frontal-temporal features have been linked to treatment outcome in MDD</w:t>
      </w:r>
      <w:r w:rsidR="005751E3">
        <w:t xml:space="preserve"> </w:t>
      </w:r>
      <w:r w:rsidR="005751E3">
        <w:fldChar w:fldCharType="begin"/>
      </w:r>
      <w:r w:rsidR="000C3A9A">
        <w:instrText xml:space="preserve"> ADDIN ZOTERO_ITEM CSL_CITATION {"citationID":"KAS4OoDD","properties":{"unsorted":false,"formattedCitation":"[39], [43]","plainCitation":"[39], [43]","noteIndex":0},"citationItems":[{"id":106,"uris":["http://zotero.org/users/13452644/items/CFFABP4L"],"itemData":{"id":106,"type":"article-journal","abstract":"Depression is a psychiatric problem which affects the growth of a person, like how a person thinks, feels and behaves. The major reason behind wrong diagnosis of depression is absence of any laboratory test for detection as well as severity scaling of depression. Any degradation in the working of the brain can be identified through change in the electroencephalogram (EEG) signal. Thus detection as well as severity scaling of depression is done in this study using EEG signal. In this study, features are extracted from the temporal region of the brain using six (FT7, FT8, T7, T8, TP7, TP8) channels. The linear features used are delta, theta, alpha, beta, gamma1 and gamma2 band power and their corresponding asymmetry as well as paired asymmetry. The non-linear features used are Sample Entropy (SampEn) and Detrended Fluctuation Analysis (DFA). The classifiers used are: Bagging along with three different kernel functions (Polynomial, Gaussian and Sigmoidal) of Support Vector Machine (SVM). Feature selection technique used is ReliefF. Highest classification accuracy of 96.02% and 79.19% was achieved for detection and severity scaling of depression using SVM (Gaussian Kernel Function) and ReliefF as feature selection. From the analysis, it was found that depression affects the temporal region of the brain (temporo-parietal region).It was also found that depression affects the higher frequency band features more and it affects each hemisphere differently. It can also be analysed that out of all the kernel of SVM, Gaussian kernel is more efficient to other kernels. Of all the features, combination of all paired asymmetry and asymmetry showed high classification accuracy (accuracy of 90.26% for detection of depression and accuracy of 75.31% for severity scaling).","container-title":"J. Med. Syst.","issue":"7","language":"en","page":"118","title":"Detection of Depression and Scaling of Severity Using Six Channel EEG Data","volume":"44","author":[{"family":"Mahato","given":"Shalini"},{"family":"Goyal","given":"Nishant"},{"family":"Ram","given":"Daya"},{"family":"Paul","given":"Sanchita"}],"issued":{"date-parts":[["2020",5]]}}},{"id":117,"uris":["http://zotero.org/users/13452644/items/N7YYSIYS"],"itemData":{"id":117,"type":"article-journal","container-title":"PLOS ONE","DOI":"10.1371/journal.pone.0171409","issue":"2","page":"e0171409","title":"A wavelet-based technique to predict treatment outcome for Major Depressive Disorder","volume":"12","author":[{"family":"Mumtaz","given":"Wajid"},{"family":"Xia","given":"Likun"},{"family":"Mohd Yasin","given":"Mohd Azhar"},{"family":"Azhar Ali","given":"Syed Saad"},{"family":"Malik","given":"Aamir Saeed"}],"issued":{"date-parts":[["2017",2]]}}}],"schema":"https://github.com/citation-style-language/schema/raw/master/csl-citation.json"} </w:instrText>
      </w:r>
      <w:r w:rsidR="005751E3">
        <w:fldChar w:fldCharType="separate"/>
      </w:r>
      <w:r w:rsidR="000C3A9A">
        <w:rPr>
          <w:noProof/>
        </w:rPr>
        <w:t>[39], [43]</w:t>
      </w:r>
      <w:r w:rsidR="005751E3">
        <w:fldChar w:fldCharType="end"/>
      </w:r>
      <w:r>
        <w:t>. The current beta and gamma difference terms are therefore better read as family-level extensions</w:t>
      </w:r>
      <w:r>
        <w:rPr>
          <w:spacing w:val="-10"/>
        </w:rPr>
        <w:t xml:space="preserve"> </w:t>
      </w:r>
      <w:r>
        <w:t>of</w:t>
      </w:r>
      <w:r>
        <w:rPr>
          <w:spacing w:val="-10"/>
        </w:rPr>
        <w:t xml:space="preserve"> </w:t>
      </w:r>
      <w:r>
        <w:t>that</w:t>
      </w:r>
      <w:r>
        <w:rPr>
          <w:spacing w:val="-10"/>
        </w:rPr>
        <w:t xml:space="preserve"> </w:t>
      </w:r>
      <w:r>
        <w:t>regional</w:t>
      </w:r>
      <w:r>
        <w:rPr>
          <w:spacing w:val="-10"/>
        </w:rPr>
        <w:t xml:space="preserve"> </w:t>
      </w:r>
      <w:r>
        <w:t>pattern</w:t>
      </w:r>
      <w:r>
        <w:rPr>
          <w:spacing w:val="-10"/>
        </w:rPr>
        <w:t xml:space="preserve"> </w:t>
      </w:r>
      <w:r>
        <w:t>than</w:t>
      </w:r>
      <w:r>
        <w:rPr>
          <w:spacing w:val="-10"/>
        </w:rPr>
        <w:t xml:space="preserve"> </w:t>
      </w:r>
      <w:r>
        <w:t>as</w:t>
      </w:r>
      <w:r>
        <w:rPr>
          <w:spacing w:val="-10"/>
        </w:rPr>
        <w:t xml:space="preserve"> </w:t>
      </w:r>
      <w:r>
        <w:t>exact</w:t>
      </w:r>
      <w:r>
        <w:rPr>
          <w:spacing w:val="-10"/>
        </w:rPr>
        <w:t xml:space="preserve"> </w:t>
      </w:r>
      <w:r>
        <w:t>replications of a previously fixed biomarker.</w:t>
      </w:r>
    </w:p>
    <w:p w14:paraId="75438698" w14:textId="25E21E1E" w:rsidR="004E7388" w:rsidRDefault="00000000">
      <w:pPr>
        <w:pStyle w:val="BodyText"/>
        <w:spacing w:line="249" w:lineRule="auto"/>
        <w:ind w:left="34" w:firstLine="298"/>
        <w:jc w:val="both"/>
      </w:pPr>
      <w:r>
        <w:rPr>
          <w:rFonts w:ascii="BIZ UDGothic"/>
          <w:sz w:val="17"/>
        </w:rPr>
        <w:t>af7_zero_crossings</w:t>
      </w:r>
      <w:r>
        <w:rPr>
          <w:rFonts w:ascii="BIZ UDGothic"/>
          <w:spacing w:val="-13"/>
          <w:sz w:val="17"/>
        </w:rPr>
        <w:t xml:space="preserve"> </w:t>
      </w:r>
      <w:r>
        <w:t>had the clearest remission-skewed selection pattern in the current sweep, but it has less direct precedent as a named biomarker. AF7-centered signal relevance</w:t>
      </w:r>
      <w:r>
        <w:rPr>
          <w:spacing w:val="-10"/>
        </w:rPr>
        <w:t xml:space="preserve"> </w:t>
      </w:r>
      <w:r>
        <w:t>has</w:t>
      </w:r>
      <w:r>
        <w:rPr>
          <w:spacing w:val="-10"/>
        </w:rPr>
        <w:t xml:space="preserve"> </w:t>
      </w:r>
      <w:r>
        <w:t>appeared</w:t>
      </w:r>
      <w:r>
        <w:rPr>
          <w:spacing w:val="-9"/>
        </w:rPr>
        <w:t xml:space="preserve"> </w:t>
      </w:r>
      <w:r>
        <w:t>in</w:t>
      </w:r>
      <w:r>
        <w:rPr>
          <w:spacing w:val="-10"/>
        </w:rPr>
        <w:t xml:space="preserve"> </w:t>
      </w:r>
      <w:r>
        <w:t>adjacent</w:t>
      </w:r>
      <w:r>
        <w:rPr>
          <w:spacing w:val="-10"/>
        </w:rPr>
        <w:t xml:space="preserve"> </w:t>
      </w:r>
      <w:r>
        <w:t>low-montage</w:t>
      </w:r>
      <w:r>
        <w:rPr>
          <w:spacing w:val="-10"/>
        </w:rPr>
        <w:t xml:space="preserve"> </w:t>
      </w:r>
      <w:r>
        <w:t>work</w:t>
      </w:r>
      <w:r>
        <w:rPr>
          <w:spacing w:val="-10"/>
        </w:rPr>
        <w:t xml:space="preserve"> </w:t>
      </w:r>
      <w:r w:rsidR="005751E3">
        <w:rPr>
          <w:spacing w:val="-10"/>
        </w:rPr>
        <w:fldChar w:fldCharType="begin"/>
      </w:r>
      <w:r w:rsidR="000C3A9A">
        <w:rPr>
          <w:spacing w:val="-10"/>
        </w:rPr>
        <w:instrText xml:space="preserve"> ADDIN ZOTERO_ITEM CSL_CITATION {"citationID":"3XVNtEyK","properties":{"unsorted":false,"formattedCitation":"[51], [52]","plainCitation":"[51], [52]","noteIndex":0},"citationItems":[{"id":29,"uris":["http://zotero.org/users/13452644/items/H3G3WUVA"],"itemData":{"id":29,"type":"article","abstract":"Bipolar disorder is characterized by marked changes in mood and activity levels and is a leading cause of disability worldwide. We sought to investigate the application of deep learning methods to electroencephalogram (EEG) signals to predict clinical remission after 6 weeks of home-based transcranial direct current stimulation (tDCS) treatment. Pre-treatment resting-state EEG acquired from 21 bipolar participants was used for this work. A hybrid 1DCNN and GRU model, with input from power spectral density values of theta, beta and gamma frequency bands of the AF7 and TP10 electrodes, achieved a treatment remission prediction accuracy of 78.5% (sensitivity 81.4%, specificity 74.64%).","DOI":"10.1101/2024.07.16.24310445","language":"en","license":"© 2025, Posted by Cold Spring Harbor Laboratory. The copyright holder for this pre-print is the author. All rights reserved. The material may not be redistributed, re-used or adapted without the author's permission.","note":"ISSN: 3067-2007\npage: 2024.07.16.24310445","publisher":"medRxiv","source":"medRxiv","title":"Deep learning based treatment remission prediction to transcranial direct current stimulation in bipolar depression using EEG power spectral density","URL":"https://www.medrxiv.org/content/10.1101/2024.07.16.24310445v2","author":[{"family":"Moncy","given":"Jijomon Chettuthara"},{"family":"Xiao","given":"Wenyi"},{"family":"Woodham","given":"Rachel D."},{"family":"Ghazi-Noori","given":"Ali-Reza"},{"family":"Rezaei","given":"Hakimeh"},{"family":"Bramon","given":"Elvira"},{"family":"Ritter","given":"Philipp"},{"family":"Bauer","given":"Michael"},{"family":"Young","given":"Allan H."},{"family":"Fan","given":"Yong"},{"family":"Fu","given":"Cynthia H. Y."}],"accessed":{"date-parts":[["2026",3,25]]},"issued":{"date-parts":[["2025",7,29]]}}},{"id":24,"uris":["http://zotero.org/users/13452644/items/TNCKS2EW"],"itemData":{"id":24,"type":"article-journal","abstract":"Methods: 20 participants (14 women) with bipolar disorder, mean age 50.75 ± 10.46 years, in a depressive episode of severe severity (mean Montgomery-Åsberg Rating Scale (MADRS) score 24.60 ± 2.87) received homebased transcranial direct current stimulation (tDCS) treatment for 6 weeks. Clinical remission defined as MADRS score &lt; 10. Resting-state EEG data were acquired at baseline, prior to the start of treatment, and at the end of treatment, using a portable 4-channel EEG device (electrode positions: AF7, AF8, TP9, TP10). EEG band power was extracted for each electrode and phase locking value (PLV) was computed as a functional connectivity measure of phase synchronization. Deep learning was applied to pre-treatment PLV features to examine potential predictors of clinical remission.\nResults: Following treatment, 11 participants (9 women) attained clinical remission. A significant positive correlation was observed with improvements in depressive symptoms and delta band PLV in frontal and temporoparietal regional channel pairs. An interaction effect in network synchronization was observed in beta band PLV in temporoparietal regions, in which participants who attained clinical remission showed increased synchronization following tDCS treatment, which was decreased in participants who did not achieve clinical remission. Main effects of clinical remission status were observed in several PLV bands: clinical remission following tDCS treatment was associated with increased PLV in frontal and temporal regions and in several frequency bands, including delta, theta, alpha and beta, as compared to participants who did not achieve clinical remission. The highest deep learning prediction accuracy 69.45 % (sensitivity 71.68 %, specificity 66.72 %) was obtained from PLV features combined from theta, beta, and gamma bands.\nConclusions: tDCS treatment enhances network synchronization, potentially increasing inhibitory control, which underscores improvement in depressive symptoms. Baseline EEG-based measures might aid predicting clinical response.","container-title":"Journal of Affective Disorders","DOI":"10.1016/j.jad.2024.09.054","ISSN":"01650327","journalAbbreviation":"Journal of Affective Disorders","language":"en","page":"576-587","source":"DOI.org (Crossref)","title":"Enhanced network synchronization connectivity following transcranial direct current stimulation (tDCS) in bipolar depression: Effects on EEG oscillations and deep learning-based predictors of clinical remission","title-short":"Enhanced network synchronization connectivity following transcranial direct current stimulation (tDCS) in bipolar depression","volume":"369","author":[{"family":"Xiao","given":"Wenyi"},{"family":"Moncy","given":"Jijomon C."},{"family":"Ghazi-Noori","given":"Ali-Reza"},{"family":"Woodham","given":"Rachel D."},{"family":"Rezaei","given":"Hakimeh"},{"family":"Bramon","given":"Elvira"},{"family":"Ritter","given":"Philipp"},{"family":"Bauer","given":"Michael"},{"family":"Young","given":"Allan H."},{"family":"Fu","given":"Cynthia H.Y."}],"issued":{"date-parts":[["2025",1]]}}}],"schema":"https://github.com/citation-style-language/schema/raw/master/csl-citation.json"} </w:instrText>
      </w:r>
      <w:r w:rsidR="005751E3">
        <w:rPr>
          <w:spacing w:val="-10"/>
        </w:rPr>
        <w:fldChar w:fldCharType="separate"/>
      </w:r>
      <w:r w:rsidR="000C3A9A">
        <w:rPr>
          <w:noProof/>
          <w:spacing w:val="-10"/>
        </w:rPr>
        <w:t>[51], [52]</w:t>
      </w:r>
      <w:r w:rsidR="005751E3">
        <w:rPr>
          <w:spacing w:val="-10"/>
        </w:rPr>
        <w:fldChar w:fldCharType="end"/>
      </w:r>
      <w:r w:rsidR="005751E3">
        <w:t xml:space="preserve">, </w:t>
      </w:r>
      <w:r>
        <w:t>and broader frontal EEG literature continues to implicate asymmetry and signal-complexity families in depression</w:t>
      </w:r>
      <w:r w:rsidR="005751E3">
        <w:t xml:space="preserve"> </w:t>
      </w:r>
      <w:r w:rsidR="005751E3">
        <w:fldChar w:fldCharType="begin"/>
      </w:r>
      <w:r w:rsidR="000C3A9A">
        <w:instrText xml:space="preserve"> ADDIN ZOTERO_ITEM CSL_CITATION {"citationID":"QbW0jn3l","properties":{"unsorted":false,"formattedCitation":"[48], [49]","plainCitation":"[48], [49]","noteIndex":0},"citationItems":[{"id":120,"uris":["http://zotero.org/users/13452644/items/T7R75AIJ"],"itemData":{"id":120,"type":"article-journal","container-title":"Psychophysiology","DOI":"10.1111/psyp.14274","issue":"8","title":"Evaluating EEG complexity metrics as biomarkers for depression","volume":"60","author":[{"family":"Lord","given":"Brian"},{"family":"Allen","given":"John J. B."}],"issued":{"date-parts":[["2023",2]]}}},{"id":121,"uris":["http://zotero.org/users/13452644/items/BKZVMDBJ"],"itemData":{"id":121,"type":"article-journal","container-title":"Psychophysiology","DOI":"10.1111/psyp.14109","issue":"11","page":"e14109","title":"The novel frontal alpha asymmetry factor and its association with depression, anxiety, and personality traits","volume":"59","author":[{"family":"Monni","given":"Alessandra"},{"family":"Collison","given":"Katherine L."},{"family":"Hill","given":"Kaylin E."},{"family":"Oumeziane","given":"Belel Ait"},{"family":"Foti","given":"Dan"}],"issued":{"date-parts":[["2022",5]]}}}],"schema":"https://github.com/citation-style-language/schema/raw/master/csl-citation.json"} </w:instrText>
      </w:r>
      <w:r w:rsidR="005751E3">
        <w:fldChar w:fldCharType="separate"/>
      </w:r>
      <w:r w:rsidR="000C3A9A">
        <w:rPr>
          <w:noProof/>
        </w:rPr>
        <w:t>[48], [49]</w:t>
      </w:r>
      <w:r w:rsidR="005751E3">
        <w:fldChar w:fldCharType="end"/>
      </w:r>
      <w:r>
        <w:t>. The specific zero-crossing formulation used here is therefore best regarded as a plausible frontal biomarker in this setting and should be tested in independent cohorts. Taken together, the recurrent set emphasized temporal and frontal-temporal descriptors, with limited concentration in any single frontal asymmetry family. This regional profile is compatible with the broader low-montage findings discussed above. The current study contributes a sparse handcrafted biomarker signature with explicit recurrence and effect-direction summaries.</w:t>
      </w:r>
    </w:p>
    <w:p w14:paraId="2B92EDAD" w14:textId="45DB54E8" w:rsidR="004E7388" w:rsidRDefault="00000000" w:rsidP="00A6719E">
      <w:pPr>
        <w:pStyle w:val="BodyText"/>
        <w:spacing w:line="249" w:lineRule="auto"/>
        <w:ind w:left="34" w:firstLine="298"/>
        <w:jc w:val="both"/>
      </w:pPr>
      <w:r>
        <w:t>Related tDCS studies in bipolar depression from the same group point in a similar low-montage direction.</w:t>
      </w:r>
      <w:r>
        <w:rPr>
          <w:spacing w:val="80"/>
        </w:rPr>
        <w:t xml:space="preserve"> </w:t>
      </w:r>
      <w:r>
        <w:t>PSD-based</w:t>
      </w:r>
      <w:r>
        <w:rPr>
          <w:spacing w:val="80"/>
        </w:rPr>
        <w:t xml:space="preserve"> </w:t>
      </w:r>
      <w:r>
        <w:t>modeling</w:t>
      </w:r>
      <w:r>
        <w:rPr>
          <w:spacing w:val="80"/>
        </w:rPr>
        <w:t xml:space="preserve"> </w:t>
      </w:r>
      <w:r>
        <w:t>again</w:t>
      </w:r>
      <w:r>
        <w:rPr>
          <w:spacing w:val="80"/>
        </w:rPr>
        <w:t xml:space="preserve"> </w:t>
      </w:r>
      <w:r>
        <w:t>highlighted</w:t>
      </w:r>
      <w:r>
        <w:rPr>
          <w:spacing w:val="80"/>
        </w:rPr>
        <w:t xml:space="preserve"> </w:t>
      </w:r>
      <w:r>
        <w:t>AF7</w:t>
      </w:r>
      <w:r>
        <w:rPr>
          <w:spacing w:val="80"/>
        </w:rPr>
        <w:t xml:space="preserve"> </w:t>
      </w:r>
      <w:r>
        <w:t>and</w:t>
      </w:r>
      <w:r>
        <w:rPr>
          <w:spacing w:val="40"/>
        </w:rPr>
        <w:t xml:space="preserve"> </w:t>
      </w:r>
      <w:r>
        <w:t>TP10 signal content, and PLV analyses emphasized</w:t>
      </w:r>
      <w:r>
        <w:rPr>
          <w:spacing w:val="40"/>
        </w:rPr>
        <w:t xml:space="preserve"> </w:t>
      </w:r>
      <w:r>
        <w:t>frontal-temporal and temporoparietal synchronization patterns</w:t>
      </w:r>
      <w:r w:rsidR="005751E3">
        <w:t xml:space="preserve"> </w:t>
      </w:r>
      <w:r w:rsidR="005751E3">
        <w:fldChar w:fldCharType="begin"/>
      </w:r>
      <w:r w:rsidR="000C3A9A">
        <w:instrText xml:space="preserve"> ADDIN ZOTERO_ITEM CSL_CITATION {"citationID":"tggysVdw","properties":{"unsorted":false,"formattedCitation":"[51], [52]","plainCitation":"[51], [52]","noteIndex":0},"citationItems":[{"id":29,"uris":["http://zotero.org/users/13452644/items/H3G3WUVA"],"itemData":{"id":29,"type":"article","abstract":"Bipolar disorder is characterized by marked changes in mood and activity levels and is a leading cause of disability worldwide. We sought to investigate the application of deep learning methods to electroencephalogram (EEG) signals to predict clinical remission after 6 weeks of home-based transcranial direct current stimulation (tDCS) treatment. Pre-treatment resting-state EEG acquired from 21 bipolar participants was used for this work. A hybrid 1DCNN and GRU model, with input from power spectral density values of theta, beta and gamma frequency bands of the AF7 and TP10 electrodes, achieved a treatment remission prediction accuracy of 78.5% (sensitivity 81.4%, specificity 74.64%).","DOI":"10.1101/2024.07.16.24310445","language":"en","license":"© 2025, Posted by Cold Spring Harbor Laboratory. The copyright holder for this pre-print is the author. All rights reserved. The material may not be redistributed, re-used or adapted without the author's permission.","note":"ISSN: 3067-2007\npage: 2024.07.16.24310445","publisher":"medRxiv","source":"medRxiv","title":"Deep learning based treatment remission prediction to transcranial direct current stimulation in bipolar depression using EEG power spectral density","URL":"https://www.medrxiv.org/content/10.1101/2024.07.16.24310445v2","author":[{"family":"Moncy","given":"Jijomon Chettuthara"},{"family":"Xiao","given":"Wenyi"},{"family":"Woodham","given":"Rachel D."},{"family":"Ghazi-Noori","given":"Ali-Reza"},{"family":"Rezaei","given":"Hakimeh"},{"family":"Bramon","given":"Elvira"},{"family":"Ritter","given":"Philipp"},{"family":"Bauer","given":"Michael"},{"family":"Young","given":"Allan H."},{"family":"Fan","given":"Yong"},{"family":"Fu","given":"Cynthia H. Y."}],"accessed":{"date-parts":[["2026",3,25]]},"issued":{"date-parts":[["2025",7,29]]}}},{"id":24,"uris":["http://zotero.org/users/13452644/items/TNCKS2EW"],"itemData":{"id":24,"type":"article-journal","abstract":"Methods: 20 participants (14 women) with bipolar disorder, mean age 50.75 ± 10.46 years, in a depressive episode of severe severity (mean Montgomery-Åsberg Rating Scale (MADRS) score 24.60 ± 2.87) received homebased transcranial direct current stimulation (tDCS) treatment for 6 weeks. Clinical remission defined as MADRS score &lt; 10. Resting-state EEG data were acquired at baseline, prior to the start of treatment, and at the end of treatment, using a portable 4-channel EEG device (electrode positions: AF7, AF8, TP9, TP10). EEG band power was extracted for each electrode and phase locking value (PLV) was computed as a functional connectivity measure of phase synchronization. Deep learning was applied to pre-treatment PLV features to examine potential predictors of clinical remission.\nResults: Following treatment, 11 participants (9 women) attained clinical remission. A significant positive correlation was observed with improvements in depressive symptoms and delta band PLV in frontal and temporoparietal regional channel pairs. An interaction effect in network synchronization was observed in beta band PLV in temporoparietal regions, in which participants who attained clinical remission showed increased synchronization following tDCS treatment, which was decreased in participants who did not achieve clinical remission. Main effects of clinical remission status were observed in several PLV bands: clinical remission following tDCS treatment was associated with increased PLV in frontal and temporal regions and in several frequency bands, including delta, theta, alpha and beta, as compared to participants who did not achieve clinical remission. The highest deep learning prediction accuracy 69.45 % (sensitivity 71.68 %, specificity 66.72 %) was obtained from PLV features combined from theta, beta, and gamma bands.\nConclusions: tDCS treatment enhances network synchronization, potentially increasing inhibitory control, which underscores improvement in depressive symptoms. Baseline EEG-based measures might aid predicting clinical response.","container-title":"Journal of Affective Disorders","DOI":"10.1016/j.jad.2024.09.054","ISSN":"01650327","journalAbbreviation":"Journal of Affective Disorders","language":"en","page":"576-587","source":"DOI.org (Crossref)","title":"Enhanced network synchronization connectivity following transcranial direct current stimulation (tDCS) in bipolar depression: Effects on EEG oscillations and deep learning-based predictors of clinical remission","title-short":"Enhanced network synchronization connectivity following transcranial direct current stimulation (tDCS) in bipolar depression","volume":"369","author":[{"family":"Xiao","given":"Wenyi"},{"family":"Moncy","given":"Jijomon C."},{"family":"Ghazi-Noori","given":"Ali-Reza"},{"family":"Woodham","given":"Rachel D."},{"family":"Rezaei","given":"Hakimeh"},{"family":"Bramon","given":"Elvira"},{"family":"Ritter","given":"Philipp"},{"family":"Bauer","given":"Michael"},{"family":"Young","given":"Allan H."},{"family":"Fu","given":"Cynthia H.Y."}],"issued":{"date-parts":[["2025",1]]}}}],"schema":"https://github.com/citation-style-language/schema/raw/master/csl-citation.json"} </w:instrText>
      </w:r>
      <w:r w:rsidR="005751E3">
        <w:fldChar w:fldCharType="separate"/>
      </w:r>
      <w:r w:rsidR="000C3A9A">
        <w:rPr>
          <w:noProof/>
        </w:rPr>
        <w:t>[51], [52]</w:t>
      </w:r>
      <w:r w:rsidR="005751E3">
        <w:fldChar w:fldCharType="end"/>
      </w:r>
      <w:r>
        <w:t>.</w:t>
      </w:r>
      <w:r>
        <w:rPr>
          <w:spacing w:val="40"/>
        </w:rPr>
        <w:t xml:space="preserve"> </w:t>
      </w:r>
      <w:r>
        <w:t>These</w:t>
      </w:r>
      <w:r>
        <w:rPr>
          <w:spacing w:val="40"/>
        </w:rPr>
        <w:t xml:space="preserve"> </w:t>
      </w:r>
      <w:r>
        <w:t>bipolar</w:t>
      </w:r>
      <w:r>
        <w:rPr>
          <w:spacing w:val="40"/>
        </w:rPr>
        <w:t xml:space="preserve"> </w:t>
      </w:r>
      <w:r>
        <w:t>studies</w:t>
      </w:r>
      <w:r>
        <w:rPr>
          <w:spacing w:val="40"/>
        </w:rPr>
        <w:t xml:space="preserve"> </w:t>
      </w:r>
      <w:r>
        <w:t>address</w:t>
      </w:r>
      <w:r>
        <w:rPr>
          <w:spacing w:val="40"/>
        </w:rPr>
        <w:t xml:space="preserve"> </w:t>
      </w:r>
      <w:r>
        <w:t>a different</w:t>
      </w:r>
      <w:r>
        <w:rPr>
          <w:spacing w:val="32"/>
        </w:rPr>
        <w:t xml:space="preserve"> </w:t>
      </w:r>
      <w:r>
        <w:t>diagnosis</w:t>
      </w:r>
      <w:r>
        <w:rPr>
          <w:spacing w:val="33"/>
        </w:rPr>
        <w:t xml:space="preserve"> </w:t>
      </w:r>
      <w:r>
        <w:t>and</w:t>
      </w:r>
      <w:r>
        <w:rPr>
          <w:spacing w:val="33"/>
        </w:rPr>
        <w:t xml:space="preserve"> </w:t>
      </w:r>
      <w:r>
        <w:t>treatment</w:t>
      </w:r>
      <w:r>
        <w:rPr>
          <w:spacing w:val="33"/>
        </w:rPr>
        <w:t xml:space="preserve"> </w:t>
      </w:r>
      <w:r>
        <w:t>protocol.</w:t>
      </w:r>
      <w:r>
        <w:rPr>
          <w:spacing w:val="33"/>
        </w:rPr>
        <w:t xml:space="preserve"> </w:t>
      </w:r>
      <w:r>
        <w:t>They</w:t>
      </w:r>
      <w:r>
        <w:rPr>
          <w:spacing w:val="33"/>
        </w:rPr>
        <w:t xml:space="preserve"> </w:t>
      </w:r>
      <w:r>
        <w:rPr>
          <w:spacing w:val="-2"/>
        </w:rPr>
        <w:t>support</w:t>
      </w:r>
      <w:r w:rsidR="00A6719E">
        <w:rPr>
          <w:spacing w:val="-2"/>
        </w:rPr>
        <w:t xml:space="preserve"> </w:t>
      </w:r>
      <w:r>
        <w:t>reduced-montage feasibility and signal plausibility in adjacent affective cohorts.</w:t>
      </w:r>
    </w:p>
    <w:p w14:paraId="3EB4D69F" w14:textId="77777777" w:rsidR="004E7388" w:rsidRDefault="00000000">
      <w:pPr>
        <w:pStyle w:val="BodyText"/>
        <w:spacing w:line="249" w:lineRule="auto"/>
        <w:ind w:left="34" w:right="32" w:firstLine="298"/>
        <w:jc w:val="both"/>
      </w:pPr>
      <w:r>
        <w:t>A limitation of the study is the relatively small participant</w:t>
      </w:r>
      <w:r>
        <w:rPr>
          <w:spacing w:val="-5"/>
        </w:rPr>
        <w:t xml:space="preserve"> </w:t>
      </w:r>
      <w:r>
        <w:t>size</w:t>
      </w:r>
      <w:r>
        <w:rPr>
          <w:spacing w:val="-5"/>
        </w:rPr>
        <w:t xml:space="preserve"> </w:t>
      </w:r>
      <w:r>
        <w:t>(</w:t>
      </w:r>
      <w:r>
        <w:rPr>
          <w:rFonts w:ascii="Cambria" w:eastAsia="Cambria"/>
        </w:rPr>
        <w:t>𝑛 = 21</w:t>
      </w:r>
      <w:r>
        <w:t>),</w:t>
      </w:r>
      <w:r>
        <w:rPr>
          <w:spacing w:val="-5"/>
        </w:rPr>
        <w:t xml:space="preserve"> </w:t>
      </w:r>
      <w:r>
        <w:t>the</w:t>
      </w:r>
      <w:r>
        <w:rPr>
          <w:spacing w:val="-5"/>
        </w:rPr>
        <w:t xml:space="preserve"> </w:t>
      </w:r>
      <w:r>
        <w:t>confidence</w:t>
      </w:r>
      <w:r>
        <w:rPr>
          <w:spacing w:val="-5"/>
        </w:rPr>
        <w:t xml:space="preserve"> </w:t>
      </w:r>
      <w:r>
        <w:t>intervals</w:t>
      </w:r>
      <w:r>
        <w:rPr>
          <w:spacing w:val="-5"/>
        </w:rPr>
        <w:t xml:space="preserve"> </w:t>
      </w:r>
      <w:r>
        <w:t>are</w:t>
      </w:r>
      <w:r>
        <w:rPr>
          <w:spacing w:val="-5"/>
        </w:rPr>
        <w:t xml:space="preserve"> </w:t>
      </w:r>
      <w:r>
        <w:t>wide, and there is no external validation set. The bottom-row sweep panels describe the selection pipeline itself because the same feature-selection layer feeds both classifiers. Class-conditional ratios also become unstable when a feature is absent from one class, so the study uses deltas and</w:t>
      </w:r>
      <w:r>
        <w:rPr>
          <w:spacing w:val="-8"/>
        </w:rPr>
        <w:t xml:space="preserve"> </w:t>
      </w:r>
      <w:r>
        <w:t>effect</w:t>
      </w:r>
      <w:r>
        <w:rPr>
          <w:spacing w:val="-8"/>
        </w:rPr>
        <w:t xml:space="preserve"> </w:t>
      </w:r>
      <w:r>
        <w:t>direction</w:t>
      </w:r>
      <w:r>
        <w:rPr>
          <w:spacing w:val="-8"/>
        </w:rPr>
        <w:t xml:space="preserve"> </w:t>
      </w:r>
      <w:r>
        <w:t>as</w:t>
      </w:r>
      <w:r>
        <w:rPr>
          <w:spacing w:val="-8"/>
        </w:rPr>
        <w:t xml:space="preserve"> </w:t>
      </w:r>
      <w:r>
        <w:t>the</w:t>
      </w:r>
      <w:r>
        <w:rPr>
          <w:spacing w:val="-8"/>
        </w:rPr>
        <w:t xml:space="preserve"> </w:t>
      </w:r>
      <w:r>
        <w:t>main</w:t>
      </w:r>
      <w:r>
        <w:rPr>
          <w:spacing w:val="-8"/>
        </w:rPr>
        <w:t xml:space="preserve"> </w:t>
      </w:r>
      <w:r>
        <w:t>descriptive</w:t>
      </w:r>
      <w:r>
        <w:rPr>
          <w:spacing w:val="-8"/>
        </w:rPr>
        <w:t xml:space="preserve"> </w:t>
      </w:r>
      <w:r>
        <w:t>summaries.</w:t>
      </w:r>
      <w:r>
        <w:rPr>
          <w:spacing w:val="-8"/>
        </w:rPr>
        <w:t xml:space="preserve"> </w:t>
      </w:r>
      <w:r>
        <w:t>The recurring features can be treated as plausible biomarkers from this cohort that now warrant follow-up validation.</w:t>
      </w:r>
    </w:p>
    <w:p w14:paraId="3A9A6442" w14:textId="2787DB14" w:rsidR="004E7388" w:rsidRDefault="00000000">
      <w:pPr>
        <w:pStyle w:val="BodyText"/>
        <w:spacing w:line="249" w:lineRule="auto"/>
        <w:ind w:left="34" w:right="32" w:firstLine="298"/>
        <w:jc w:val="both"/>
      </w:pPr>
      <w:r>
        <w:t>Future work should test whether the same sparse feature set recurs under independent cohorts, alternative low-</w:t>
      </w:r>
      <w:r>
        <w:t>density montages, and explicit external validation</w:t>
      </w:r>
      <w:r w:rsidR="005751E3">
        <w:t xml:space="preserve"> </w:t>
      </w:r>
      <w:r w:rsidR="005751E3">
        <w:fldChar w:fldCharType="begin"/>
      </w:r>
      <w:r w:rsidR="005751E3">
        <w:instrText xml:space="preserve"> ADDIN ZOTERO_ITEM CSL_CITATION {"citationID":"PZycy5o4","properties":{"unsorted":false,"formattedCitation":"[30]","plainCitation":"[30]","noteIndex":0},"citationItems":[{"id":100,"uris":["http://zotero.org/users/13452644/items/KP5MPKAH"],"itemData":{"id":100,"type":"article-journal","container-title":"Scientific Reports","issue":"1","page":"8438","publisher":"Nature Publishing Group UK London","title":"Stratification of responses to tDCS intervention in a healthy pediatric population based on resting-state EEG profiles","volume":"13","author":[{"family":"Dagnino","given":"Paulina Clara"},{"family":"Braboszcz","given":"Claire"},{"family":"Kroupi","given":"Eleni"},{"family":"Splittgerber","given":"Maike"},{"family":"Brauer","given":"Hannah"},{"family":"Dempfle","given":"Astrid"},{"family":"Breitling-Ziegler","given":"Carolin"},{"family":"Prehn-Kristensen","given":"Alexander"},{"family":"Krauel","given":"Kerstin"},{"family":"Siniatchkin","given":"Michael"},{"literal":"others"}],"issued":{"date-parts":[["2023"]]}}}],"schema":"https://github.com/citation-style-language/schema/raw/master/csl-citation.json"} </w:instrText>
      </w:r>
      <w:r w:rsidR="005751E3">
        <w:fldChar w:fldCharType="separate"/>
      </w:r>
      <w:r w:rsidR="005751E3">
        <w:rPr>
          <w:noProof/>
        </w:rPr>
        <w:t>[30]</w:t>
      </w:r>
      <w:r w:rsidR="005751E3">
        <w:fldChar w:fldCharType="end"/>
      </w:r>
      <w:r>
        <w:t>. Adjacent response-prediction work in depression and neuromodulation</w:t>
      </w:r>
      <w:r>
        <w:rPr>
          <w:spacing w:val="-1"/>
        </w:rPr>
        <w:t xml:space="preserve"> </w:t>
      </w:r>
      <w:r>
        <w:t>provides</w:t>
      </w:r>
      <w:r>
        <w:rPr>
          <w:spacing w:val="-1"/>
        </w:rPr>
        <w:t xml:space="preserve"> </w:t>
      </w:r>
      <w:r>
        <w:t>useful</w:t>
      </w:r>
      <w:r>
        <w:rPr>
          <w:spacing w:val="-1"/>
        </w:rPr>
        <w:t xml:space="preserve"> </w:t>
      </w:r>
      <w:r>
        <w:t>targets</w:t>
      </w:r>
      <w:r>
        <w:rPr>
          <w:spacing w:val="-1"/>
        </w:rPr>
        <w:t xml:space="preserve"> </w:t>
      </w:r>
      <w:r>
        <w:t>for</w:t>
      </w:r>
      <w:r>
        <w:rPr>
          <w:spacing w:val="-1"/>
        </w:rPr>
        <w:t xml:space="preserve"> </w:t>
      </w:r>
      <w:r>
        <w:t>that</w:t>
      </w:r>
      <w:r>
        <w:rPr>
          <w:spacing w:val="-1"/>
        </w:rPr>
        <w:t xml:space="preserve"> </w:t>
      </w:r>
      <w:r>
        <w:t>next</w:t>
      </w:r>
      <w:r>
        <w:rPr>
          <w:spacing w:val="-1"/>
        </w:rPr>
        <w:t xml:space="preserve"> </w:t>
      </w:r>
      <w:r>
        <w:t>stage</w:t>
      </w:r>
      <w:r w:rsidR="005751E3">
        <w:t xml:space="preserve"> </w:t>
      </w:r>
      <w:r w:rsidR="005751E3">
        <w:fldChar w:fldCharType="begin"/>
      </w:r>
      <w:r w:rsidR="005751E3">
        <w:instrText xml:space="preserve"> ADDIN ZOTERO_ITEM CSL_CITATION {"citationID":"rY9zAaMo","properties":{"unsorted":false,"formattedCitation":"[25], [26], [28]","plainCitation":"[25], [26], [28]","noteIndex":0},"citationItems":[{"id":69,"uris":["http://zotero.org/users/13452644/items/63URVG9D"],"itemData":{"id":69,"type":"article-journal","container-title":"Clinical EEG and Neuroscience","DOI":"10.1177/155005940803900306","title":"Prefrontal EEG Asymmetry as a Potential Biomarker of Antidepressant Treatment Response with Transcranial Magnetic Stimulation (TMS): A Case Series","URL":"https://doi.org/10.1177/155005940803900306","author":[{"family":"Funk","given":"Agnes P."},{"family":"George","given":"Mark S."}],"issued":{"date-parts":[["2008"]]}}},{"id":70,"uris":["http://zotero.org/users/13452644/items/VLDRITY2"],"itemData":{"id":70,"type":"article-journal","container-title":"medRxiv","DOI":"10.1101/2023.02.10.23285794","title":"Concurrent Transcranial Magnetic Stimulation and Electroencephalography Measures are Associated with Antidepressant Response from rTMS Treatment for Depression","URL":"https://www.semanticscholar.org/paper/8278c0b8d2b48ae5ed473c09d6c3f9ba34f53391","author":[{"family":"Bailey","given":"N."},{"family":"Hoy","given":"K."},{"family":"Sullivan","given":"C."},{"family":"Allman","given":"B."},{"family":"Rogasch","given":"N."},{"family":"Daskalakis","given":"Z."},{"family":"Fitzgerald","given":"P."}],"issued":{"date-parts":[["2023"]]}}},{"id":85,"uris":["http://zotero.org/users/13452644/items/QP8P73QL"],"itemData":{"id":85,"type":"paper-conference","container-title":"Annual International Conference of the IEEE Engineering in Medicine and Biology Society","DOI":"10.1109/EMBC53108.2024.10782112","title":"Resting-state EEG biomarkers of accelerated intermittent theta burst stimulation treatment for depression: a pilot study","URL":"https://www.semanticscholar.org/paper/9d00f9320f2f75435719d9cccc4133e989f8737e","author":[{"family":"Guo","given":"Ling"},{"family":"Zhang","given":"Zhuo"},{"family":"Tan","given":"X."},{"family":"Phua","given":"K."},{"family":"Wang","given":"C."},{"family":"Tor","given":"P."},{"family":"Ang","given":"K."}],"issued":{"date-parts":[["2024"]]}}}],"schema":"https://github.com/citation-style-language/schema/raw/master/csl-citation.json"} </w:instrText>
      </w:r>
      <w:r w:rsidR="005751E3">
        <w:fldChar w:fldCharType="separate"/>
      </w:r>
      <w:r w:rsidR="005751E3">
        <w:rPr>
          <w:noProof/>
        </w:rPr>
        <w:t>[25], [26], [28]</w:t>
      </w:r>
      <w:r w:rsidR="005751E3">
        <w:fldChar w:fldCharType="end"/>
      </w:r>
      <w:r>
        <w:t>. Home-based and transport-oriented studies offer one clear direction for follow-up</w:t>
      </w:r>
      <w:r w:rsidR="005751E3">
        <w:t xml:space="preserve"> </w:t>
      </w:r>
      <w:r w:rsidR="005751E3">
        <w:fldChar w:fldCharType="begin"/>
      </w:r>
      <w:r w:rsidR="000C3A9A">
        <w:instrText xml:space="preserve"> ADDIN ZOTERO_ITEM CSL_CITATION {"citationID":"N2dP09nZ","properties":{"unsorted":false,"formattedCitation":"[53], [54], [55]","plainCitation":"[53], [54], [55]","noteIndex":0},"citationItems":[{"id":84,"uris":["http://zotero.org/users/13452644/items/W2JXG6JL"],"itemData":{"id":84,"type":"article-journal","container-title":"Research Square","DOI":"10.21203/rs.3.rs-8709698/v1","title":"Remotely Supervised Home-Based tDCS in Treatment-Resistant Depression: Feasibility, Effectiveness and EEG Biomarkers of Response","URL":"https://www.semanticscholar.org/paper/7ba628353818d20f18ac5ecdccca2bd39bca3d77","author":[{"family":"Romero Marin","given":"R."},{"family":"Lopez Rodriguez","given":"S."},{"family":"Lakis Granell","given":"S."},{"family":"Buloz Osorio","given":"E."},{"family":"Cabello Toscano","given":"M."},{"family":"Urretavizcaya Sarachaga","given":"Mikel"},{"family":"Alonso Ortega","given":"Maria del Pino"},{"family":"Chopra","given":"Mohit"},{"family":"Solana Sanchez","given":"J."},{"family":"Camprodon","given":"J."},{"family":"Pascual Leone","given":"A."},{"family":"Bartres Faz","given":"D."},{"family":"Cappon","given":"Davide"},{"family":"Cattaneo","given":"G."}],"issued":{"date-parts":[["2026"]]}}},{"id":81,"uris":["http://zotero.org/users/13452644/items/UUBRTC6K"],"itemData":{"id":81,"type":"article-journal","container-title":"World Psychiatry","DOI":"10.1002/wps.70032","title":"Stanford neuromodulation therapy for treatment-resistant depression: a randomized controlled trial confirming efficacy, and an &lt;scp&gt;EEG&lt;/scp&gt; study providing insight into mechanism of action and a potentially predictive biomarker of efficacy","URL":"https://doi.org/10.1002/wps.70032","author":[{"family":"Kratter","given":"Ian H."},{"family":"Austelle","given":"Christopher W."},{"family":"Lissemore","given":"Jennifer I."},{"family":"Wada","given":"Masataka"},{"family":"Geoly","given":"Andrew"},{"family":"Chaiken","given":"Anna"},{"family":"Kaloiani","given":"Irakli"},{"family":"Johnson","given":"Noriah"},{"family":"Wan","given":"Stephanie"},{"family":"Kozyr","given":"Lena"},{"family":"Makarewycz","given":"Ethan"},{"family":"Wong","given":"Brendan L."},{"family":"Sridhar","given":"Malvika"},{"family":"Espil","given":"Flint M."},{"family":"Bassano","given":"Nick"},{"family":"Kim","given":"Bora"},{"family":"Ehrie","given":"Jarrod"},{"family":"Maron Katz","given":"Adi"},{"family":"Tischler","given":"Claudia"},{"family":"Nejad","given":"Romina"},{"family":"Batail","given":"Jean-Marie"},{"family":"Phillips","given":"Angela"},{"family":"Cole","given":"Eleanor"},{"family":"Ford","given":"Tiffany J."},{"family":"Bentzley","given":"Brandon S."},{"family":"Jo","given":"Booil"},{"family":"Schatzberg","given":"Alan F."},{"family":"Spiegel","given":"David"},{"family":"Rolle","given":"Cammie"},{"family":"Sahlem","given":"Gregory L."},{"family":"Williams","given":"Nolan"}],"issued":{"date-parts":[["2026"]]}}},{"id":75,"uris":["http://zotero.org/users/13452644/items/ZA2PKX8X"],"itemData":{"id":75,"type":"article-journal","container-title":"Journal of Psychiatric Research","DOI":"10.1016/j.jpsychires.2026.03.010","title":"Transient frontal spectral events from EEG predict antidepressant response to sertraline in depression.","URL":"https://www.semanticscholar.org/paper/6a3e902c05c07569afa93b0bb3e0b484bf519824","author":[{"family":"Waller","given":"Darcy A."},{"family":"Carpenter","given":"Linda L."},{"family":"Jones","given":"Stephanie R."}],"issued":{"date-parts":[["2026"]]}}}],"schema":"https://github.com/citation-style-language/schema/raw/master/csl-citation.json"} </w:instrText>
      </w:r>
      <w:r w:rsidR="005751E3">
        <w:fldChar w:fldCharType="separate"/>
      </w:r>
      <w:r w:rsidR="000C3A9A">
        <w:rPr>
          <w:noProof/>
        </w:rPr>
        <w:t>[53], [54], [55]</w:t>
      </w:r>
      <w:r w:rsidR="005751E3">
        <w:fldChar w:fldCharType="end"/>
      </w:r>
      <w:r>
        <w:t>. More recent response-signature studies also provide relevant benchmarks for that next phase</w:t>
      </w:r>
      <w:r w:rsidR="005A53D8">
        <w:t xml:space="preserve"> </w:t>
      </w:r>
      <w:r w:rsidR="005A53D8">
        <w:fldChar w:fldCharType="begin"/>
      </w:r>
      <w:r w:rsidR="005A53D8">
        <w:instrText xml:space="preserve"> ADDIN ZOTERO_ITEM CSL_CITATION {"citationID":"GeuumZJG","properties":{"unsorted":false,"formattedCitation":"[31], [32], [33]","plainCitation":"[31], [32], [33]","noteIndex":0},"citationItems":[{"id":37,"uris":["http://zotero.org/users/13452644/items/3GWSH4HQ"],"itemData":{"id":37,"type":"article-journal","container-title":"Journal of Affective Disorders","DOI":"10.1016/j.jad.2024.07.131","title":"N100 as a response prediction biomarker for accelerated 1 Hz right DLPFC-rTMS in major depression.","URL":"https://www.semanticscholar.org/paper/c0dabdc70010a5fb8ea6f2546d37fe9e83a13071","author":[{"family":"Sheen","given":"J."},{"family":"Mazza","given":"F."},{"family":"Momi","given":"D."},{"family":"Miron","given":"J."},{"family":"Mansouri","given":"Farrokh"},{"family":"Russell","given":"Thomas"},{"family":"Zhou","given":"Ryan"},{"family":"Hyde","given":"M."},{"family":"Fox","given":"L."},{"family":"Voetterl","given":"Helena"},{"family":"Assi","given":"E. B."},{"family":"Daskalakis","given":"Z."},{"family":"Blumberger","given":"D."},{"family":"Griffiths","given":"John D."},{"family":"Downar","given":"Jonathan"}],"issued":{"date-parts":[["2024"]]}}},{"id":40,"uris":["http://zotero.org/users/13452644/items/XEASWCFC"],"itemData":{"id":40,"type":"paper-conference","container-title":"International Conference on Computer and Knowledge Engineering","DOI":"10.1109/ICCKE68588.2025.11273345","title":"Prediction of rTMS Treatment Response in Depression Using a Frequency-Based EEG Biomarker","URL":"https://www.semanticscholar.org/paper/fa7b0c55f517ebfbaa6af5be40ba57129e5d87f2","author":[{"family":"Zeidabadi","given":"Ali Asadi"},{"family":"Rashidi","given":"Saeid"}],"issued":{"date-parts":[["2025"]]}}},{"id":41,"uris":["http://zotero.org/users/13452644/items/TV8LICFH"],"itemData":{"id":41,"type":"article-journal","container-title":"Clinical Neurophysiology","DOI":"10.1016/j.clinph.2026.2111710","title":"Theta-cordance as a biomarker of treatment response to intermittent theta burst stimulation in patients with treatment-resistant depression.","URL":"https://www.semanticscholar.org/paper/c2c05fd78b73d7ebd82bcbd5cb8af3516e1f5751","author":[{"family":"Reissmann","given":"Andreas"},{"family":"Rupprecht","given":"Maximilian"},{"family":"Langguth","given":"B."},{"family":"Rischer","given":"Johanna"},{"family":"Schoisswohl","given":"S."}],"issued":{"date-parts":[["2026"]]}}}],"schema":"https://github.com/citation-style-language/schema/raw/master/csl-citation.json"} </w:instrText>
      </w:r>
      <w:r w:rsidR="005A53D8">
        <w:fldChar w:fldCharType="separate"/>
      </w:r>
      <w:r w:rsidR="005A53D8">
        <w:rPr>
          <w:noProof/>
        </w:rPr>
        <w:t>[31], [32], [33]</w:t>
      </w:r>
      <w:r w:rsidR="005A53D8">
        <w:fldChar w:fldCharType="end"/>
      </w:r>
      <w:r>
        <w:t>. Related protocol and</w:t>
      </w:r>
      <w:r>
        <w:rPr>
          <w:spacing w:val="-1"/>
        </w:rPr>
        <w:t xml:space="preserve"> </w:t>
      </w:r>
      <w:r>
        <w:t>review work</w:t>
      </w:r>
      <w:r>
        <w:rPr>
          <w:spacing w:val="-1"/>
        </w:rPr>
        <w:t xml:space="preserve"> </w:t>
      </w:r>
      <w:r>
        <w:t>in</w:t>
      </w:r>
      <w:r>
        <w:rPr>
          <w:spacing w:val="-1"/>
        </w:rPr>
        <w:t xml:space="preserve"> </w:t>
      </w:r>
      <w:r>
        <w:t>treatment-resistant depression</w:t>
      </w:r>
      <w:r>
        <w:rPr>
          <w:spacing w:val="-1"/>
        </w:rPr>
        <w:t xml:space="preserve"> </w:t>
      </w:r>
      <w:r>
        <w:t>can</w:t>
      </w:r>
      <w:r>
        <w:rPr>
          <w:spacing w:val="-1"/>
        </w:rPr>
        <w:t xml:space="preserve"> </w:t>
      </w:r>
      <w:r>
        <w:t>help frame that validation effort</w:t>
      </w:r>
      <w:r w:rsidR="005A53D8">
        <w:t xml:space="preserve"> </w:t>
      </w:r>
      <w:r w:rsidR="005A53D8">
        <w:fldChar w:fldCharType="begin"/>
      </w:r>
      <w:r w:rsidR="000C3A9A">
        <w:instrText xml:space="preserve"> ADDIN ZOTERO_ITEM CSL_CITATION {"citationID":"pM8UpWjZ","properties":{"unsorted":false,"formattedCitation":"[34], [56]","plainCitation":"[34], [56]","noteIndex":0},"citationItems":[{"id":57,"uris":["http://zotero.org/users/13452644/items/B9DH3U3U"],"itemData":{"id":57,"type":"article-journal","container-title":"Neuroscience &amp; Biobehavioral Reviews","DOI":"10.1016/j.neubiorev.2025.106017","title":"Alterations in resting-state EEG functional connectivity in patients with major depressive disorder receiving electroconvulsive therapy: A systematic review","URL":"https://doi.org/10.1016/j.neubiorev.2025.106017","author":[{"family":"Ulrich","given":"Sarah"},{"family":"Schneider","given":"Else"},{"family":"Deuring","given":"Gunnar"},{"family":"Erni","given":"Saskia"},{"family":"Ridder","given":"Maria","dropping-particle":"de"},{"family":"Sarlon","given":"Jan"},{"family":"Bruhl","given":"Annette Beatrix"}],"issued":{"date-parts":[["2025"]]}}},{"id":80,"uris":["http://zotero.org/users/13452644/items/ZS495ANM"],"itemData":{"id":80,"type":"article-journal","container-title":"Frontiers in Psychiatry","DOI":"10.3389/fpsyt.2024.1436006","title":"Overcoming treatment-resistant depression with machine-learning based tools: a study protocol combining EEG and clinical data to personalize glutamatergic and brain stimulation interventions (SelecTool Project)","URL":"https://www.semanticscholar.org/paper/169e53dbe54745e1df0495183343bda9d6a8a29e","author":[{"family":"Pettorruso","given":"M."},{"family":"Lorenzo","given":"Giorgio Di"},{"family":"Benatti","given":"Beatrice"},{"family":"dAndrea","given":"G."},{"family":"Cavallotto","given":"C."},{"family":"Carullo","given":"Rosalba"},{"family":"Mancusi","given":"G."},{"family":"Marco","given":"O. Di"},{"family":"Mammarella","given":"G."},{"family":"Dattilio","given":"A."},{"family":"Barlocci","given":"Elisabetta"},{"family":"Rosa","given":"Ilenia"},{"family":"Cocco","given":"Alessio"},{"family":"Padula","given":"Lorenzo Pio"},{"family":"Bubbico","given":"Giovanna"},{"family":"Perrucci","given":"M. G."},{"family":"Guidotti","given":"Roberto"},{"family":"DAndrea","given":"A."},{"family":"Marzetti","given":"L."},{"family":"Zoratto","given":"F."},{"family":"Dellosso","given":"B."},{"family":"Martinotti","given":"Giovanni"}],"issued":{"date-parts":[["2024"]]}}}],"schema":"https://github.com/citation-style-language/schema/raw/master/csl-citation.json"} </w:instrText>
      </w:r>
      <w:r w:rsidR="005A53D8">
        <w:fldChar w:fldCharType="separate"/>
      </w:r>
      <w:r w:rsidR="000C3A9A">
        <w:rPr>
          <w:noProof/>
        </w:rPr>
        <w:t>[34], [56]</w:t>
      </w:r>
      <w:r w:rsidR="005A53D8">
        <w:fldChar w:fldCharType="end"/>
      </w:r>
      <w:r>
        <w:t>. These extensions should keep stringent patient-level evaluation and sparse interpretable feature budgets in the core study design.</w:t>
      </w:r>
    </w:p>
    <w:p w14:paraId="5005114A" w14:textId="77777777" w:rsidR="004E7388" w:rsidRDefault="004E7388">
      <w:pPr>
        <w:pStyle w:val="BodyText"/>
        <w:spacing w:before="78"/>
      </w:pPr>
    </w:p>
    <w:p w14:paraId="6D753180" w14:textId="77777777" w:rsidR="004E7388" w:rsidRDefault="00000000" w:rsidP="00627C5D">
      <w:pPr>
        <w:pStyle w:val="Heading1"/>
        <w:numPr>
          <w:ilvl w:val="0"/>
          <w:numId w:val="3"/>
        </w:numPr>
        <w:tabs>
          <w:tab w:val="left" w:pos="332"/>
        </w:tabs>
        <w:ind w:left="332" w:hanging="298"/>
      </w:pPr>
      <w:r>
        <w:rPr>
          <w:spacing w:val="-2"/>
        </w:rPr>
        <w:t>Conclusion</w:t>
      </w:r>
    </w:p>
    <w:p w14:paraId="283FA99C" w14:textId="77777777" w:rsidR="00594160" w:rsidRDefault="00B96EE7">
      <w:pPr>
        <w:pStyle w:val="BodyText"/>
        <w:spacing w:before="80" w:line="249" w:lineRule="auto"/>
        <w:ind w:left="34" w:right="32" w:firstLine="298"/>
        <w:jc w:val="both"/>
      </w:pPr>
      <w:r w:rsidRPr="00B96EE7">
        <w:t>This study demonstrates that low-montage resting-state EEG can support patient-level prediction of remission outcomes in a home-based tDCS trial using an extremely sparse feature-selection framework. The strongest model achieved meaningful discrimination while selecting only a small set of recurrent features.</w:t>
      </w:r>
      <w:r>
        <w:t xml:space="preserve"> </w:t>
      </w:r>
    </w:p>
    <w:p w14:paraId="00FE7071" w14:textId="31810C57" w:rsidR="00594160" w:rsidRDefault="00594160" w:rsidP="00594160">
      <w:pPr>
        <w:pStyle w:val="BodyText"/>
        <w:spacing w:before="80" w:line="249" w:lineRule="auto"/>
        <w:ind w:left="34" w:right="32" w:firstLine="298"/>
        <w:jc w:val="both"/>
      </w:pPr>
      <w:r>
        <w:t>Rather than relying on high-dimensional feature spaces, the results suggest that compact and interpretable biomarker candidates centered on temporal entropy and frontal–temporal interactions may capture clinically relevant signal. These findings extend prior PSD-based analyses in the same cohort and support a convergent regional signal interpretation.</w:t>
      </w:r>
    </w:p>
    <w:p w14:paraId="0ADD0DBF" w14:textId="77D2AA3B" w:rsidR="004E7388" w:rsidRDefault="004E7388" w:rsidP="006A2B08">
      <w:pPr>
        <w:pStyle w:val="BodyText"/>
        <w:spacing w:line="249" w:lineRule="auto"/>
        <w:ind w:left="34" w:right="32" w:firstLine="298"/>
        <w:jc w:val="both"/>
      </w:pPr>
    </w:p>
    <w:p w14:paraId="5D651B25" w14:textId="77777777" w:rsidR="004E7388" w:rsidRDefault="00000000">
      <w:pPr>
        <w:pStyle w:val="Heading1"/>
        <w:spacing w:before="0"/>
        <w:ind w:left="34" w:firstLine="0"/>
        <w:jc w:val="both"/>
      </w:pPr>
      <w:r>
        <w:t>CRediT</w:t>
      </w:r>
      <w:r>
        <w:rPr>
          <w:spacing w:val="-15"/>
        </w:rPr>
        <w:t xml:space="preserve"> </w:t>
      </w:r>
      <w:r>
        <w:t>authorship</w:t>
      </w:r>
      <w:r>
        <w:rPr>
          <w:spacing w:val="-14"/>
        </w:rPr>
        <w:t xml:space="preserve"> </w:t>
      </w:r>
      <w:r>
        <w:t>contribution</w:t>
      </w:r>
      <w:r>
        <w:rPr>
          <w:spacing w:val="-15"/>
        </w:rPr>
        <w:t xml:space="preserve"> </w:t>
      </w:r>
      <w:r>
        <w:rPr>
          <w:spacing w:val="-2"/>
        </w:rPr>
        <w:t>statement</w:t>
      </w:r>
    </w:p>
    <w:p w14:paraId="67518D84" w14:textId="6D1444E9" w:rsidR="004E7388" w:rsidRDefault="00000000" w:rsidP="000D52C2">
      <w:pPr>
        <w:pStyle w:val="BodyText"/>
        <w:spacing w:before="81" w:line="249" w:lineRule="auto"/>
        <w:ind w:left="34" w:right="32" w:firstLine="298"/>
        <w:jc w:val="both"/>
      </w:pPr>
      <w:r>
        <w:rPr>
          <w:b/>
        </w:rPr>
        <w:t xml:space="preserve">Abin Daniel Zorto: </w:t>
      </w:r>
      <w:r>
        <w:t>Writing - review &amp; editing, writing</w:t>
      </w:r>
      <w:r>
        <w:rPr>
          <w:spacing w:val="40"/>
        </w:rPr>
        <w:t xml:space="preserve"> </w:t>
      </w:r>
      <w:r>
        <w:t>-</w:t>
      </w:r>
      <w:r>
        <w:rPr>
          <w:spacing w:val="40"/>
        </w:rPr>
        <w:t xml:space="preserve"> </w:t>
      </w:r>
      <w:r>
        <w:t>original</w:t>
      </w:r>
      <w:r>
        <w:rPr>
          <w:spacing w:val="40"/>
        </w:rPr>
        <w:t xml:space="preserve"> </w:t>
      </w:r>
      <w:r>
        <w:t>draft,</w:t>
      </w:r>
      <w:r>
        <w:rPr>
          <w:spacing w:val="40"/>
        </w:rPr>
        <w:t xml:space="preserve"> </w:t>
      </w:r>
      <w:r>
        <w:t>visualization,</w:t>
      </w:r>
      <w:r>
        <w:rPr>
          <w:spacing w:val="40"/>
        </w:rPr>
        <w:t xml:space="preserve"> </w:t>
      </w:r>
      <w:r>
        <w:t xml:space="preserve">validation, software, methodology, formal analysis, data curation, </w:t>
      </w:r>
      <w:r w:rsidR="00ED5738">
        <w:t>conceptualization.</w:t>
      </w:r>
      <w:r>
        <w:t xml:space="preserve"> </w:t>
      </w:r>
      <w:r>
        <w:rPr>
          <w:b/>
        </w:rPr>
        <w:t xml:space="preserve">Jijomon C. Moncy: </w:t>
      </w:r>
      <w:r>
        <w:t>Writing - review &amp;</w:t>
      </w:r>
      <w:r>
        <w:rPr>
          <w:spacing w:val="-2"/>
        </w:rPr>
        <w:t xml:space="preserve"> </w:t>
      </w:r>
      <w:r>
        <w:t>editing,</w:t>
      </w:r>
      <w:r>
        <w:rPr>
          <w:spacing w:val="-2"/>
        </w:rPr>
        <w:t xml:space="preserve"> </w:t>
      </w:r>
      <w:r>
        <w:t>writing</w:t>
      </w:r>
      <w:r>
        <w:rPr>
          <w:spacing w:val="-2"/>
        </w:rPr>
        <w:t xml:space="preserve"> </w:t>
      </w:r>
      <w:r>
        <w:t>-</w:t>
      </w:r>
      <w:r>
        <w:rPr>
          <w:spacing w:val="-2"/>
        </w:rPr>
        <w:t xml:space="preserve"> </w:t>
      </w:r>
      <w:r>
        <w:t>original</w:t>
      </w:r>
      <w:r>
        <w:rPr>
          <w:spacing w:val="-2"/>
        </w:rPr>
        <w:t xml:space="preserve"> </w:t>
      </w:r>
      <w:r>
        <w:t>draft,</w:t>
      </w:r>
      <w:r>
        <w:rPr>
          <w:spacing w:val="-2"/>
        </w:rPr>
        <w:t xml:space="preserve"> </w:t>
      </w:r>
      <w:r>
        <w:t>visualization,</w:t>
      </w:r>
      <w:r>
        <w:rPr>
          <w:spacing w:val="-2"/>
        </w:rPr>
        <w:t xml:space="preserve"> </w:t>
      </w:r>
      <w:r>
        <w:t>validation, software,</w:t>
      </w:r>
      <w:r>
        <w:rPr>
          <w:spacing w:val="56"/>
        </w:rPr>
        <w:t xml:space="preserve"> </w:t>
      </w:r>
      <w:r>
        <w:t>resources,</w:t>
      </w:r>
      <w:r>
        <w:rPr>
          <w:spacing w:val="57"/>
        </w:rPr>
        <w:t xml:space="preserve"> </w:t>
      </w:r>
      <w:r>
        <w:t>methodology,</w:t>
      </w:r>
      <w:r>
        <w:rPr>
          <w:spacing w:val="56"/>
        </w:rPr>
        <w:t xml:space="preserve"> </w:t>
      </w:r>
      <w:r>
        <w:t>formal</w:t>
      </w:r>
      <w:r>
        <w:rPr>
          <w:spacing w:val="57"/>
        </w:rPr>
        <w:t xml:space="preserve"> </w:t>
      </w:r>
      <w:r>
        <w:rPr>
          <w:spacing w:val="-2"/>
        </w:rPr>
        <w:t>analysis,</w:t>
      </w:r>
      <w:ins w:id="78" w:author="Abin Daniel ZORTO" w:date="2026-04-03T18:56:00Z" w16du:dateUtc="2026-04-03T17:56:00Z">
        <w:r w:rsidR="004C3C3C">
          <w:rPr>
            <w:spacing w:val="-2"/>
          </w:rPr>
          <w:t xml:space="preserve"> </w:t>
        </w:r>
      </w:ins>
      <w:r>
        <w:t xml:space="preserve">data curation, conceptualization. </w:t>
      </w:r>
      <w:ins w:id="79" w:author="Abin Daniel ZORTO" w:date="2026-04-03T18:56:00Z" w16du:dateUtc="2026-04-03T17:56:00Z">
        <w:r w:rsidR="004C3C3C">
          <w:rPr>
            <w:b/>
          </w:rPr>
          <w:t>Wenyi Xiao</w:t>
        </w:r>
      </w:ins>
      <w:ins w:id="80" w:author="Abin Daniel ZORTO" w:date="2026-04-03T18:55:00Z" w16du:dateUtc="2026-04-03T17:55:00Z">
        <w:r w:rsidR="004C3C3C">
          <w:rPr>
            <w:b/>
          </w:rPr>
          <w:t xml:space="preserve">: </w:t>
        </w:r>
        <w:r w:rsidR="004C3C3C">
          <w:t>Writing - review &amp;</w:t>
        </w:r>
        <w:r w:rsidR="004C3C3C">
          <w:rPr>
            <w:spacing w:val="-2"/>
          </w:rPr>
          <w:t xml:space="preserve"> </w:t>
        </w:r>
        <w:r w:rsidR="004C3C3C">
          <w:t>editing,</w:t>
        </w:r>
        <w:r w:rsidR="004C3C3C">
          <w:rPr>
            <w:spacing w:val="-2"/>
          </w:rPr>
          <w:t xml:space="preserve"> </w:t>
        </w:r>
        <w:r w:rsidR="004C3C3C">
          <w:t>writing</w:t>
        </w:r>
        <w:r w:rsidR="004C3C3C">
          <w:rPr>
            <w:spacing w:val="-2"/>
          </w:rPr>
          <w:t xml:space="preserve"> </w:t>
        </w:r>
        <w:r w:rsidR="004C3C3C">
          <w:t>-</w:t>
        </w:r>
        <w:r w:rsidR="004C3C3C">
          <w:rPr>
            <w:spacing w:val="-2"/>
          </w:rPr>
          <w:t xml:space="preserve"> </w:t>
        </w:r>
        <w:r w:rsidR="004C3C3C">
          <w:t>original</w:t>
        </w:r>
        <w:r w:rsidR="004C3C3C">
          <w:rPr>
            <w:spacing w:val="-2"/>
          </w:rPr>
          <w:t xml:space="preserve"> </w:t>
        </w:r>
        <w:r w:rsidR="004C3C3C">
          <w:t>draft,</w:t>
        </w:r>
        <w:r w:rsidR="004C3C3C">
          <w:rPr>
            <w:spacing w:val="-2"/>
          </w:rPr>
          <w:t xml:space="preserve"> </w:t>
        </w:r>
        <w:r w:rsidR="004C3C3C">
          <w:t>visualization,</w:t>
        </w:r>
        <w:r w:rsidR="004C3C3C">
          <w:rPr>
            <w:spacing w:val="-2"/>
          </w:rPr>
          <w:t xml:space="preserve"> </w:t>
        </w:r>
        <w:r w:rsidR="004C3C3C">
          <w:t>validation, software,</w:t>
        </w:r>
        <w:r w:rsidR="004C3C3C">
          <w:rPr>
            <w:spacing w:val="56"/>
          </w:rPr>
          <w:t xml:space="preserve"> </w:t>
        </w:r>
        <w:r w:rsidR="004C3C3C">
          <w:t>resources,</w:t>
        </w:r>
        <w:r w:rsidR="004C3C3C">
          <w:rPr>
            <w:spacing w:val="57"/>
          </w:rPr>
          <w:t xml:space="preserve"> </w:t>
        </w:r>
        <w:r w:rsidR="004C3C3C">
          <w:t>methodology,</w:t>
        </w:r>
        <w:r w:rsidR="004C3C3C">
          <w:rPr>
            <w:spacing w:val="56"/>
          </w:rPr>
          <w:t xml:space="preserve"> </w:t>
        </w:r>
        <w:r w:rsidR="004C3C3C">
          <w:t>formal</w:t>
        </w:r>
        <w:r w:rsidR="004C3C3C">
          <w:rPr>
            <w:spacing w:val="57"/>
          </w:rPr>
          <w:t xml:space="preserve"> </w:t>
        </w:r>
        <w:r w:rsidR="004C3C3C">
          <w:rPr>
            <w:spacing w:val="-2"/>
          </w:rPr>
          <w:t>analysis,</w:t>
        </w:r>
      </w:ins>
      <w:ins w:id="81" w:author="Abin Daniel ZORTO" w:date="2026-04-03T18:56:00Z" w16du:dateUtc="2026-04-03T17:56:00Z">
        <w:r w:rsidR="004C3C3C">
          <w:rPr>
            <w:spacing w:val="-2"/>
          </w:rPr>
          <w:t xml:space="preserve"> </w:t>
        </w:r>
      </w:ins>
      <w:ins w:id="82" w:author="Abin Daniel ZORTO" w:date="2026-04-03T18:55:00Z" w16du:dateUtc="2026-04-03T17:55:00Z">
        <w:r w:rsidR="004C3C3C">
          <w:t xml:space="preserve">data curation, conceptualization. </w:t>
        </w:r>
      </w:ins>
      <w:r>
        <w:rPr>
          <w:b/>
        </w:rPr>
        <w:t xml:space="preserve">Mhd Saeed Sharif: </w:t>
      </w:r>
      <w:r>
        <w:t>Writing - review &amp; editing, writing - original draft, validation, supervision, resources, project administration, methodology,</w:t>
      </w:r>
      <w:r>
        <w:rPr>
          <w:spacing w:val="80"/>
        </w:rPr>
        <w:t xml:space="preserve"> </w:t>
      </w:r>
      <w:r>
        <w:t>investigation,</w:t>
      </w:r>
      <w:r>
        <w:rPr>
          <w:spacing w:val="80"/>
        </w:rPr>
        <w:t xml:space="preserve"> </w:t>
      </w:r>
      <w:r>
        <w:t>funding</w:t>
      </w:r>
      <w:r>
        <w:rPr>
          <w:spacing w:val="80"/>
        </w:rPr>
        <w:t xml:space="preserve"> </w:t>
      </w:r>
      <w:r>
        <w:t>acquisition,</w:t>
      </w:r>
      <w:r>
        <w:rPr>
          <w:spacing w:val="80"/>
        </w:rPr>
        <w:t xml:space="preserve"> </w:t>
      </w:r>
      <w:r>
        <w:t xml:space="preserve">formal analysis, conceptualization. </w:t>
      </w:r>
      <w:r>
        <w:rPr>
          <w:b/>
        </w:rPr>
        <w:t xml:space="preserve">Cynthia H.Y. Fu: </w:t>
      </w:r>
      <w:r>
        <w:t>Writing - review &amp; editing, writing - original draft, validation, supervision, resources, project administration, methodology, investigation, funding acquisition, formal analysis, conceptualization.</w:t>
      </w:r>
    </w:p>
    <w:p w14:paraId="3EAEE056" w14:textId="77777777" w:rsidR="004E7388" w:rsidRDefault="004E7388">
      <w:pPr>
        <w:pStyle w:val="BodyText"/>
        <w:spacing w:before="113"/>
      </w:pPr>
    </w:p>
    <w:p w14:paraId="55E125D9" w14:textId="77777777" w:rsidR="004E7388" w:rsidRDefault="00000000">
      <w:pPr>
        <w:pStyle w:val="Heading1"/>
        <w:ind w:left="34" w:firstLine="0"/>
      </w:pPr>
      <w:r>
        <w:rPr>
          <w:spacing w:val="-2"/>
        </w:rPr>
        <w:t>Acknowledgements</w:t>
      </w:r>
    </w:p>
    <w:p w14:paraId="670EADBE" w14:textId="0000D408" w:rsidR="00DD4B16" w:rsidRDefault="00DD4B16" w:rsidP="00DD4B16">
      <w:pPr>
        <w:pStyle w:val="BodyText"/>
        <w:spacing w:before="80" w:line="249" w:lineRule="auto"/>
        <w:ind w:left="34" w:firstLine="298"/>
        <w:jc w:val="both"/>
      </w:pPr>
      <w:r>
        <w:t>The authors express their gratitude to the participants who</w:t>
      </w:r>
      <w:r>
        <w:rPr>
          <w:spacing w:val="40"/>
        </w:rPr>
        <w:t xml:space="preserve"> </w:t>
      </w:r>
      <w:r>
        <w:t>took</w:t>
      </w:r>
      <w:r>
        <w:rPr>
          <w:spacing w:val="40"/>
        </w:rPr>
        <w:t xml:space="preserve"> </w:t>
      </w:r>
      <w:r>
        <w:t>part</w:t>
      </w:r>
      <w:r>
        <w:rPr>
          <w:spacing w:val="40"/>
        </w:rPr>
        <w:t xml:space="preserve"> </w:t>
      </w:r>
      <w:r>
        <w:t>in</w:t>
      </w:r>
      <w:r>
        <w:rPr>
          <w:spacing w:val="40"/>
        </w:rPr>
        <w:t xml:space="preserve"> </w:t>
      </w:r>
      <w:r>
        <w:t>the</w:t>
      </w:r>
      <w:r>
        <w:rPr>
          <w:spacing w:val="40"/>
        </w:rPr>
        <w:t xml:space="preserve"> </w:t>
      </w:r>
      <w:r>
        <w:t>studies.</w:t>
      </w:r>
      <w:r>
        <w:rPr>
          <w:spacing w:val="40"/>
        </w:rPr>
        <w:t xml:space="preserve"> </w:t>
      </w:r>
      <w:r>
        <w:t>This</w:t>
      </w:r>
      <w:r>
        <w:rPr>
          <w:spacing w:val="40"/>
        </w:rPr>
        <w:t xml:space="preserve"> </w:t>
      </w:r>
      <w:r>
        <w:t>publication</w:t>
      </w:r>
      <w:r>
        <w:rPr>
          <w:spacing w:val="40"/>
        </w:rPr>
        <w:t xml:space="preserve"> </w:t>
      </w:r>
      <w:r>
        <w:t>is</w:t>
      </w:r>
      <w:r>
        <w:rPr>
          <w:spacing w:val="40"/>
        </w:rPr>
        <w:t xml:space="preserve"> </w:t>
      </w:r>
      <w:r>
        <w:t xml:space="preserve">based on research supported by grants from Flow Neuroscience (FL001), NIMH (R01MH134236), </w:t>
      </w:r>
      <w:ins w:id="83" w:author="Cynthia Fu" w:date="2026-04-01T23:41:00Z" w16du:dateUtc="2026-04-01T22:41:00Z">
        <w:r w:rsidRPr="00863432">
          <w:t xml:space="preserve">National Institute for Health and Care Research (NIHR) Health Technology Assessment (NIHR165425), NIHR Efficacy and </w:t>
        </w:r>
        <w:r w:rsidRPr="00863432">
          <w:lastRenderedPageBreak/>
          <w:t>Mechanisms Evaluation (NIHR167361), Rosetrees Trust (CF2024M2116, CF20212104)</w:t>
        </w:r>
      </w:ins>
      <w:r>
        <w:t>to C.H.Y.F.</w:t>
      </w:r>
    </w:p>
    <w:p w14:paraId="77E64891" w14:textId="77777777" w:rsidR="004E7388" w:rsidRDefault="004E7388">
      <w:pPr>
        <w:pStyle w:val="BodyText"/>
        <w:spacing w:before="106"/>
      </w:pPr>
    </w:p>
    <w:p w14:paraId="7F1AEE23" w14:textId="63EAB54A" w:rsidR="00104D21" w:rsidRDefault="00000000" w:rsidP="00104D21">
      <w:pPr>
        <w:pStyle w:val="Heading1"/>
        <w:adjustRightInd w:val="0"/>
        <w:spacing w:before="0"/>
        <w:ind w:left="0" w:firstLine="0"/>
        <w:jc w:val="both"/>
        <w:rPr>
          <w:spacing w:val="-2"/>
        </w:rPr>
      </w:pPr>
      <w:r>
        <w:rPr>
          <w:spacing w:val="-2"/>
        </w:rPr>
        <w:t>References</w:t>
      </w:r>
      <w:bookmarkStart w:id="84" w:name="_bookmark15"/>
      <w:bookmarkEnd w:id="84"/>
    </w:p>
    <w:p w14:paraId="1A4A9D39" w14:textId="77777777" w:rsidR="000C3A9A" w:rsidRPr="0061345A" w:rsidRDefault="005A53D8">
      <w:pPr>
        <w:pStyle w:val="Bibliography"/>
        <w:ind w:left="397" w:hanging="397"/>
        <w:rPr>
          <w:rFonts w:eastAsiaTheme="minorHAnsi"/>
          <w:sz w:val="16"/>
          <w:szCs w:val="16"/>
          <w:lang w:val="en-GB"/>
          <w:rPrChange w:id="85" w:author="Abin Daniel ZORTO" w:date="2026-04-03T18:50:00Z" w16du:dateUtc="2026-04-03T17:50:00Z">
            <w:rPr>
              <w:rFonts w:eastAsiaTheme="minorHAnsi"/>
              <w:lang w:val="en-GB"/>
            </w:rPr>
          </w:rPrChange>
        </w:rPr>
        <w:pPrChange w:id="86" w:author="Abin Daniel ZORTO" w:date="2026-04-03T18:47:00Z" w16du:dateUtc="2026-04-03T17:47:00Z">
          <w:pPr>
            <w:pStyle w:val="Bibliography"/>
          </w:pPr>
        </w:pPrChange>
      </w:pPr>
      <w:r w:rsidRPr="0061345A">
        <w:rPr>
          <w:sz w:val="15"/>
          <w:szCs w:val="15"/>
          <w:rPrChange w:id="87" w:author="Abin Daniel ZORTO" w:date="2026-04-03T18:50:00Z" w16du:dateUtc="2026-04-03T17:50:00Z">
            <w:rPr>
              <w:sz w:val="16"/>
              <w:szCs w:val="16"/>
            </w:rPr>
          </w:rPrChange>
        </w:rPr>
        <w:fldChar w:fldCharType="begin"/>
      </w:r>
      <w:r w:rsidR="000C3A9A" w:rsidRPr="0061345A">
        <w:rPr>
          <w:sz w:val="15"/>
          <w:szCs w:val="15"/>
          <w:rPrChange w:id="88" w:author="Abin Daniel ZORTO" w:date="2026-04-03T18:50:00Z" w16du:dateUtc="2026-04-03T17:50:00Z">
            <w:rPr>
              <w:sz w:val="16"/>
              <w:szCs w:val="16"/>
            </w:rPr>
          </w:rPrChange>
        </w:rPr>
        <w:instrText xml:space="preserve"> ADDIN ZOTERO_BIBL {"uncited":[],"omitted":[],"custom":[]} CSL_BIBLIOGRAPHY </w:instrText>
      </w:r>
      <w:r w:rsidRPr="0061345A">
        <w:rPr>
          <w:sz w:val="15"/>
          <w:szCs w:val="15"/>
          <w:rPrChange w:id="89" w:author="Abin Daniel ZORTO" w:date="2026-04-03T18:50:00Z" w16du:dateUtc="2026-04-03T17:50:00Z">
            <w:rPr>
              <w:sz w:val="16"/>
              <w:szCs w:val="16"/>
            </w:rPr>
          </w:rPrChange>
        </w:rPr>
        <w:fldChar w:fldCharType="separate"/>
      </w:r>
      <w:r w:rsidR="000C3A9A" w:rsidRPr="0061345A">
        <w:rPr>
          <w:rFonts w:eastAsiaTheme="minorHAnsi"/>
          <w:sz w:val="16"/>
          <w:szCs w:val="16"/>
          <w:lang w:val="en-GB"/>
          <w:rPrChange w:id="90" w:author="Abin Daniel ZORTO" w:date="2026-04-03T18:50:00Z" w16du:dateUtc="2026-04-03T17:50:00Z">
            <w:rPr>
              <w:rFonts w:eastAsiaTheme="minorHAnsi"/>
              <w:lang w:val="en-GB"/>
            </w:rPr>
          </w:rPrChange>
        </w:rPr>
        <w:t>[1]</w:t>
      </w:r>
      <w:r w:rsidR="000C3A9A" w:rsidRPr="0061345A">
        <w:rPr>
          <w:rFonts w:eastAsiaTheme="minorHAnsi"/>
          <w:sz w:val="16"/>
          <w:szCs w:val="16"/>
          <w:lang w:val="en-GB"/>
          <w:rPrChange w:id="91" w:author="Abin Daniel ZORTO" w:date="2026-04-03T18:50:00Z" w16du:dateUtc="2026-04-03T17:50:00Z">
            <w:rPr>
              <w:rFonts w:eastAsiaTheme="minorHAnsi"/>
              <w:lang w:val="en-GB"/>
            </w:rPr>
          </w:rPrChange>
        </w:rPr>
        <w:tab/>
        <w:t xml:space="preserve">R. Woodham, R. M. Rimmer, J. Mutz, and C. H. Y. Fu, ‘Is tDCS a potential first line treatment for major depression?’, </w:t>
      </w:r>
      <w:r w:rsidR="000C3A9A" w:rsidRPr="0061345A">
        <w:rPr>
          <w:rFonts w:eastAsiaTheme="minorHAnsi"/>
          <w:i/>
          <w:iCs/>
          <w:sz w:val="16"/>
          <w:szCs w:val="16"/>
          <w:lang w:val="en-GB"/>
          <w:rPrChange w:id="92" w:author="Abin Daniel ZORTO" w:date="2026-04-03T18:50:00Z" w16du:dateUtc="2026-04-03T17:50:00Z">
            <w:rPr>
              <w:rFonts w:eastAsiaTheme="minorHAnsi"/>
              <w:i/>
              <w:iCs/>
              <w:lang w:val="en-GB"/>
            </w:rPr>
          </w:rPrChange>
        </w:rPr>
        <w:t>Int. Rev. Psychiatry</w:t>
      </w:r>
      <w:r w:rsidR="000C3A9A" w:rsidRPr="0061345A">
        <w:rPr>
          <w:rFonts w:eastAsiaTheme="minorHAnsi"/>
          <w:sz w:val="16"/>
          <w:szCs w:val="16"/>
          <w:lang w:val="en-GB"/>
          <w:rPrChange w:id="93" w:author="Abin Daniel ZORTO" w:date="2026-04-03T18:50:00Z" w16du:dateUtc="2026-04-03T17:50:00Z">
            <w:rPr>
              <w:rFonts w:eastAsiaTheme="minorHAnsi"/>
              <w:lang w:val="en-GB"/>
            </w:rPr>
          </w:rPrChange>
        </w:rPr>
        <w:t>, vol. 33, no. 3, pp. 250–265, May 2021, doi: 10.1080/09540261.2021.1879030.</w:t>
      </w:r>
    </w:p>
    <w:p w14:paraId="3B7E4F47" w14:textId="77777777" w:rsidR="000C3A9A" w:rsidRPr="0061345A" w:rsidRDefault="000C3A9A">
      <w:pPr>
        <w:pStyle w:val="Bibliography"/>
        <w:ind w:left="397" w:hanging="397"/>
        <w:rPr>
          <w:rFonts w:eastAsiaTheme="minorHAnsi"/>
          <w:sz w:val="16"/>
          <w:szCs w:val="16"/>
          <w:lang w:val="en-GB"/>
          <w:rPrChange w:id="94" w:author="Abin Daniel ZORTO" w:date="2026-04-03T18:50:00Z" w16du:dateUtc="2026-04-03T17:50:00Z">
            <w:rPr>
              <w:rFonts w:eastAsiaTheme="minorHAnsi"/>
              <w:lang w:val="en-GB"/>
            </w:rPr>
          </w:rPrChange>
        </w:rPr>
        <w:pPrChange w:id="95" w:author="Abin Daniel ZORTO" w:date="2026-04-03T18:47:00Z" w16du:dateUtc="2026-04-03T17:47:00Z">
          <w:pPr>
            <w:pStyle w:val="Bibliography"/>
          </w:pPr>
        </w:pPrChange>
      </w:pPr>
      <w:r w:rsidRPr="0061345A">
        <w:rPr>
          <w:rFonts w:eastAsiaTheme="minorHAnsi"/>
          <w:sz w:val="16"/>
          <w:szCs w:val="16"/>
          <w:lang w:val="en-GB"/>
          <w:rPrChange w:id="96" w:author="Abin Daniel ZORTO" w:date="2026-04-03T18:50:00Z" w16du:dateUtc="2026-04-03T17:50:00Z">
            <w:rPr>
              <w:rFonts w:eastAsiaTheme="minorHAnsi"/>
              <w:lang w:val="en-GB"/>
            </w:rPr>
          </w:rPrChange>
        </w:rPr>
        <w:t>[2]</w:t>
      </w:r>
      <w:r w:rsidRPr="0061345A">
        <w:rPr>
          <w:rFonts w:eastAsiaTheme="minorHAnsi"/>
          <w:sz w:val="16"/>
          <w:szCs w:val="16"/>
          <w:lang w:val="en-GB"/>
          <w:rPrChange w:id="97" w:author="Abin Daniel ZORTO" w:date="2026-04-03T18:50:00Z" w16du:dateUtc="2026-04-03T17:50:00Z">
            <w:rPr>
              <w:rFonts w:eastAsiaTheme="minorHAnsi"/>
              <w:lang w:val="en-GB"/>
            </w:rPr>
          </w:rPrChange>
        </w:rPr>
        <w:tab/>
        <w:t xml:space="preserve">R. D. Woodham </w:t>
      </w:r>
      <w:r w:rsidRPr="0061345A">
        <w:rPr>
          <w:rFonts w:eastAsiaTheme="minorHAnsi"/>
          <w:i/>
          <w:iCs/>
          <w:sz w:val="16"/>
          <w:szCs w:val="16"/>
          <w:lang w:val="en-GB"/>
          <w:rPrChange w:id="98"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99" w:author="Abin Daniel ZORTO" w:date="2026-04-03T18:50:00Z" w16du:dateUtc="2026-04-03T17:50:00Z">
            <w:rPr>
              <w:rFonts w:eastAsiaTheme="minorHAnsi"/>
              <w:lang w:val="en-GB"/>
            </w:rPr>
          </w:rPrChange>
        </w:rPr>
        <w:t xml:space="preserve">, ‘Home-based transcranial direct current stimulation treatment for major depressive disorder: a fully remote phase 2 randomized sham-controlled trial’, </w:t>
      </w:r>
      <w:r w:rsidRPr="0061345A">
        <w:rPr>
          <w:rFonts w:eastAsiaTheme="minorHAnsi"/>
          <w:i/>
          <w:iCs/>
          <w:sz w:val="16"/>
          <w:szCs w:val="16"/>
          <w:lang w:val="en-GB"/>
          <w:rPrChange w:id="100" w:author="Abin Daniel ZORTO" w:date="2026-04-03T18:50:00Z" w16du:dateUtc="2026-04-03T17:50:00Z">
            <w:rPr>
              <w:rFonts w:eastAsiaTheme="minorHAnsi"/>
              <w:i/>
              <w:iCs/>
              <w:lang w:val="en-GB"/>
            </w:rPr>
          </w:rPrChange>
        </w:rPr>
        <w:t>Nat. Med.</w:t>
      </w:r>
      <w:r w:rsidRPr="0061345A">
        <w:rPr>
          <w:rFonts w:eastAsiaTheme="minorHAnsi"/>
          <w:sz w:val="16"/>
          <w:szCs w:val="16"/>
          <w:lang w:val="en-GB"/>
          <w:rPrChange w:id="101" w:author="Abin Daniel ZORTO" w:date="2026-04-03T18:50:00Z" w16du:dateUtc="2026-04-03T17:50:00Z">
            <w:rPr>
              <w:rFonts w:eastAsiaTheme="minorHAnsi"/>
              <w:lang w:val="en-GB"/>
            </w:rPr>
          </w:rPrChange>
        </w:rPr>
        <w:t>, vol. 31, no. 1, pp. 87–95, 2025, doi: 10.1038/s41591-024-03305-y.</w:t>
      </w:r>
    </w:p>
    <w:p w14:paraId="77B419C7" w14:textId="77777777" w:rsidR="000C3A9A" w:rsidRPr="0061345A" w:rsidRDefault="000C3A9A">
      <w:pPr>
        <w:pStyle w:val="Bibliography"/>
        <w:ind w:left="397" w:hanging="397"/>
        <w:rPr>
          <w:rFonts w:eastAsiaTheme="minorHAnsi"/>
          <w:sz w:val="16"/>
          <w:szCs w:val="16"/>
          <w:lang w:val="en-GB"/>
          <w:rPrChange w:id="102" w:author="Abin Daniel ZORTO" w:date="2026-04-03T18:50:00Z" w16du:dateUtc="2026-04-03T17:50:00Z">
            <w:rPr>
              <w:rFonts w:eastAsiaTheme="minorHAnsi"/>
              <w:lang w:val="en-GB"/>
            </w:rPr>
          </w:rPrChange>
        </w:rPr>
        <w:pPrChange w:id="103" w:author="Abin Daniel ZORTO" w:date="2026-04-03T18:47:00Z" w16du:dateUtc="2026-04-03T17:47:00Z">
          <w:pPr>
            <w:pStyle w:val="Bibliography"/>
          </w:pPr>
        </w:pPrChange>
      </w:pPr>
      <w:r w:rsidRPr="0061345A">
        <w:rPr>
          <w:rFonts w:eastAsiaTheme="minorHAnsi"/>
          <w:sz w:val="16"/>
          <w:szCs w:val="16"/>
          <w:lang w:val="en-GB"/>
          <w:rPrChange w:id="104" w:author="Abin Daniel ZORTO" w:date="2026-04-03T18:50:00Z" w16du:dateUtc="2026-04-03T17:50:00Z">
            <w:rPr>
              <w:rFonts w:eastAsiaTheme="minorHAnsi"/>
              <w:lang w:val="en-GB"/>
            </w:rPr>
          </w:rPrChange>
        </w:rPr>
        <w:t>[3]</w:t>
      </w:r>
      <w:r w:rsidRPr="0061345A">
        <w:rPr>
          <w:rFonts w:eastAsiaTheme="minorHAnsi"/>
          <w:sz w:val="16"/>
          <w:szCs w:val="16"/>
          <w:lang w:val="en-GB"/>
          <w:rPrChange w:id="105" w:author="Abin Daniel ZORTO" w:date="2026-04-03T18:50:00Z" w16du:dateUtc="2026-04-03T17:50:00Z">
            <w:rPr>
              <w:rFonts w:eastAsiaTheme="minorHAnsi"/>
              <w:lang w:val="en-GB"/>
            </w:rPr>
          </w:rPrChange>
        </w:rPr>
        <w:tab/>
        <w:t xml:space="preserve">E. Hampsey </w:t>
      </w:r>
      <w:r w:rsidRPr="0061345A">
        <w:rPr>
          <w:rFonts w:eastAsiaTheme="minorHAnsi"/>
          <w:i/>
          <w:iCs/>
          <w:sz w:val="16"/>
          <w:szCs w:val="16"/>
          <w:lang w:val="en-GB"/>
          <w:rPrChange w:id="106"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107" w:author="Abin Daniel ZORTO" w:date="2026-04-03T18:50:00Z" w16du:dateUtc="2026-04-03T17:50:00Z">
            <w:rPr>
              <w:rFonts w:eastAsiaTheme="minorHAnsi"/>
              <w:lang w:val="en-GB"/>
            </w:rPr>
          </w:rPrChange>
        </w:rPr>
        <w:t xml:space="preserve">, ‘A systematic review of transcranial electrical stimulation and meta-analysis of transcranial direct current stimulation RCTs in unipolar and bipolar depression’, </w:t>
      </w:r>
      <w:r w:rsidRPr="0061345A">
        <w:rPr>
          <w:rFonts w:eastAsiaTheme="minorHAnsi"/>
          <w:i/>
          <w:iCs/>
          <w:sz w:val="16"/>
          <w:szCs w:val="16"/>
          <w:lang w:val="en-GB"/>
          <w:rPrChange w:id="108" w:author="Abin Daniel ZORTO" w:date="2026-04-03T18:50:00Z" w16du:dateUtc="2026-04-03T17:50:00Z">
            <w:rPr>
              <w:rFonts w:eastAsiaTheme="minorHAnsi"/>
              <w:i/>
              <w:iCs/>
              <w:lang w:val="en-GB"/>
            </w:rPr>
          </w:rPrChange>
        </w:rPr>
        <w:t>J. Affect. Disord.</w:t>
      </w:r>
      <w:r w:rsidRPr="0061345A">
        <w:rPr>
          <w:rFonts w:eastAsiaTheme="minorHAnsi"/>
          <w:sz w:val="16"/>
          <w:szCs w:val="16"/>
          <w:lang w:val="en-GB"/>
          <w:rPrChange w:id="109" w:author="Abin Daniel ZORTO" w:date="2026-04-03T18:50:00Z" w16du:dateUtc="2026-04-03T17:50:00Z">
            <w:rPr>
              <w:rFonts w:eastAsiaTheme="minorHAnsi"/>
              <w:lang w:val="en-GB"/>
            </w:rPr>
          </w:rPrChange>
        </w:rPr>
        <w:t>, vol. 400, p. 121009, May 2026, doi: 10.1016/j.jad.2025.121009.</w:t>
      </w:r>
    </w:p>
    <w:p w14:paraId="534DCFF8" w14:textId="77777777" w:rsidR="000C3A9A" w:rsidRPr="0061345A" w:rsidRDefault="000C3A9A">
      <w:pPr>
        <w:pStyle w:val="Bibliography"/>
        <w:ind w:left="397" w:hanging="397"/>
        <w:rPr>
          <w:rFonts w:eastAsiaTheme="minorHAnsi"/>
          <w:sz w:val="16"/>
          <w:szCs w:val="16"/>
          <w:lang w:val="en-GB"/>
          <w:rPrChange w:id="110" w:author="Abin Daniel ZORTO" w:date="2026-04-03T18:50:00Z" w16du:dateUtc="2026-04-03T17:50:00Z">
            <w:rPr>
              <w:rFonts w:eastAsiaTheme="minorHAnsi"/>
              <w:lang w:val="en-GB"/>
            </w:rPr>
          </w:rPrChange>
        </w:rPr>
        <w:pPrChange w:id="111" w:author="Abin Daniel ZORTO" w:date="2026-04-03T18:47:00Z" w16du:dateUtc="2026-04-03T17:47:00Z">
          <w:pPr>
            <w:pStyle w:val="Bibliography"/>
          </w:pPr>
        </w:pPrChange>
      </w:pPr>
      <w:r w:rsidRPr="0061345A">
        <w:rPr>
          <w:rFonts w:eastAsiaTheme="minorHAnsi"/>
          <w:sz w:val="16"/>
          <w:szCs w:val="16"/>
          <w:lang w:val="en-GB"/>
          <w:rPrChange w:id="112" w:author="Abin Daniel ZORTO" w:date="2026-04-03T18:50:00Z" w16du:dateUtc="2026-04-03T17:50:00Z">
            <w:rPr>
              <w:rFonts w:eastAsiaTheme="minorHAnsi"/>
              <w:lang w:val="en-GB"/>
            </w:rPr>
          </w:rPrChange>
        </w:rPr>
        <w:t>[4]</w:t>
      </w:r>
      <w:r w:rsidRPr="0061345A">
        <w:rPr>
          <w:rFonts w:eastAsiaTheme="minorHAnsi"/>
          <w:sz w:val="16"/>
          <w:szCs w:val="16"/>
          <w:lang w:val="en-GB"/>
          <w:rPrChange w:id="113" w:author="Abin Daniel ZORTO" w:date="2026-04-03T18:50:00Z" w16du:dateUtc="2026-04-03T17:50:00Z">
            <w:rPr>
              <w:rFonts w:eastAsiaTheme="minorHAnsi"/>
              <w:lang w:val="en-GB"/>
            </w:rPr>
          </w:rPrChange>
        </w:rPr>
        <w:tab/>
        <w:t xml:space="preserve">R. M. Rimmer, R. D. Woodham, S. Cahill, and C. H. Fu, ‘Acceptability of home-based transcranial direct current stimulation (tDCS) in major depression: a qualitative analysis of individual experiences’, </w:t>
      </w:r>
      <w:r w:rsidRPr="0061345A">
        <w:rPr>
          <w:rFonts w:eastAsiaTheme="minorHAnsi"/>
          <w:i/>
          <w:iCs/>
          <w:sz w:val="16"/>
          <w:szCs w:val="16"/>
          <w:lang w:val="en-GB"/>
          <w:rPrChange w:id="114" w:author="Abin Daniel ZORTO" w:date="2026-04-03T18:50:00Z" w16du:dateUtc="2026-04-03T17:50:00Z">
            <w:rPr>
              <w:rFonts w:eastAsiaTheme="minorHAnsi"/>
              <w:i/>
              <w:iCs/>
              <w:lang w:val="en-GB"/>
            </w:rPr>
          </w:rPrChange>
        </w:rPr>
        <w:t>Ment. Health Rev. J.</w:t>
      </w:r>
      <w:r w:rsidRPr="0061345A">
        <w:rPr>
          <w:rFonts w:eastAsiaTheme="minorHAnsi"/>
          <w:sz w:val="16"/>
          <w:szCs w:val="16"/>
          <w:lang w:val="en-GB"/>
          <w:rPrChange w:id="115" w:author="Abin Daniel ZORTO" w:date="2026-04-03T18:50:00Z" w16du:dateUtc="2026-04-03T17:50:00Z">
            <w:rPr>
              <w:rFonts w:eastAsiaTheme="minorHAnsi"/>
              <w:lang w:val="en-GB"/>
            </w:rPr>
          </w:rPrChange>
        </w:rPr>
        <w:t>, vol. 29, no. 1, pp. 79–91, 2024.</w:t>
      </w:r>
    </w:p>
    <w:p w14:paraId="6B302D7D" w14:textId="77777777" w:rsidR="000C3A9A" w:rsidRPr="0061345A" w:rsidRDefault="000C3A9A">
      <w:pPr>
        <w:pStyle w:val="Bibliography"/>
        <w:ind w:left="397" w:hanging="397"/>
        <w:rPr>
          <w:rFonts w:eastAsiaTheme="minorHAnsi"/>
          <w:sz w:val="16"/>
          <w:szCs w:val="16"/>
          <w:lang w:val="en-GB"/>
          <w:rPrChange w:id="116" w:author="Abin Daniel ZORTO" w:date="2026-04-03T18:50:00Z" w16du:dateUtc="2026-04-03T17:50:00Z">
            <w:rPr>
              <w:rFonts w:eastAsiaTheme="minorHAnsi"/>
              <w:lang w:val="en-GB"/>
            </w:rPr>
          </w:rPrChange>
        </w:rPr>
        <w:pPrChange w:id="117" w:author="Abin Daniel ZORTO" w:date="2026-04-03T18:47:00Z" w16du:dateUtc="2026-04-03T17:47:00Z">
          <w:pPr>
            <w:pStyle w:val="Bibliography"/>
          </w:pPr>
        </w:pPrChange>
      </w:pPr>
      <w:r w:rsidRPr="0061345A">
        <w:rPr>
          <w:rFonts w:eastAsiaTheme="minorHAnsi"/>
          <w:sz w:val="16"/>
          <w:szCs w:val="16"/>
          <w:lang w:val="en-GB"/>
          <w:rPrChange w:id="118" w:author="Abin Daniel ZORTO" w:date="2026-04-03T18:50:00Z" w16du:dateUtc="2026-04-03T17:50:00Z">
            <w:rPr>
              <w:rFonts w:eastAsiaTheme="minorHAnsi"/>
              <w:lang w:val="en-GB"/>
            </w:rPr>
          </w:rPrChange>
        </w:rPr>
        <w:t>[5]</w:t>
      </w:r>
      <w:r w:rsidRPr="0061345A">
        <w:rPr>
          <w:rFonts w:eastAsiaTheme="minorHAnsi"/>
          <w:sz w:val="16"/>
          <w:szCs w:val="16"/>
          <w:lang w:val="en-GB"/>
          <w:rPrChange w:id="119" w:author="Abin Daniel ZORTO" w:date="2026-04-03T18:50:00Z" w16du:dateUtc="2026-04-03T17:50:00Z">
            <w:rPr>
              <w:rFonts w:eastAsiaTheme="minorHAnsi"/>
              <w:lang w:val="en-GB"/>
            </w:rPr>
          </w:rPrChange>
        </w:rPr>
        <w:tab/>
        <w:t xml:space="preserve">S. Olbrich and M. Arns, ‘EEG biomarkers in major depressive disorder: Discriminative power and prediction of treatment response’, </w:t>
      </w:r>
      <w:r w:rsidRPr="0061345A">
        <w:rPr>
          <w:rFonts w:eastAsiaTheme="minorHAnsi"/>
          <w:i/>
          <w:iCs/>
          <w:sz w:val="16"/>
          <w:szCs w:val="16"/>
          <w:lang w:val="en-GB"/>
          <w:rPrChange w:id="120" w:author="Abin Daniel ZORTO" w:date="2026-04-03T18:50:00Z" w16du:dateUtc="2026-04-03T17:50:00Z">
            <w:rPr>
              <w:rFonts w:eastAsiaTheme="minorHAnsi"/>
              <w:i/>
              <w:iCs/>
              <w:lang w:val="en-GB"/>
            </w:rPr>
          </w:rPrChange>
        </w:rPr>
        <w:t>Int. Rev. Psychiatry</w:t>
      </w:r>
      <w:r w:rsidRPr="0061345A">
        <w:rPr>
          <w:rFonts w:eastAsiaTheme="minorHAnsi"/>
          <w:sz w:val="16"/>
          <w:szCs w:val="16"/>
          <w:lang w:val="en-GB"/>
          <w:rPrChange w:id="121" w:author="Abin Daniel ZORTO" w:date="2026-04-03T18:50:00Z" w16du:dateUtc="2026-04-03T17:50:00Z">
            <w:rPr>
              <w:rFonts w:eastAsiaTheme="minorHAnsi"/>
              <w:lang w:val="en-GB"/>
            </w:rPr>
          </w:rPrChange>
        </w:rPr>
        <w:t>, 2013, doi: 10.3109/09540261.2013.816269.</w:t>
      </w:r>
    </w:p>
    <w:p w14:paraId="324E10CB" w14:textId="77777777" w:rsidR="000C3A9A" w:rsidRPr="0061345A" w:rsidRDefault="000C3A9A">
      <w:pPr>
        <w:pStyle w:val="Bibliography"/>
        <w:ind w:left="397" w:hanging="397"/>
        <w:rPr>
          <w:rFonts w:eastAsiaTheme="minorHAnsi"/>
          <w:sz w:val="16"/>
          <w:szCs w:val="16"/>
          <w:lang w:val="en-GB"/>
          <w:rPrChange w:id="122" w:author="Abin Daniel ZORTO" w:date="2026-04-03T18:50:00Z" w16du:dateUtc="2026-04-03T17:50:00Z">
            <w:rPr>
              <w:rFonts w:eastAsiaTheme="minorHAnsi"/>
              <w:lang w:val="en-GB"/>
            </w:rPr>
          </w:rPrChange>
        </w:rPr>
        <w:pPrChange w:id="123" w:author="Abin Daniel ZORTO" w:date="2026-04-03T18:47:00Z" w16du:dateUtc="2026-04-03T17:47:00Z">
          <w:pPr>
            <w:pStyle w:val="Bibliography"/>
          </w:pPr>
        </w:pPrChange>
      </w:pPr>
      <w:r w:rsidRPr="0061345A">
        <w:rPr>
          <w:rFonts w:eastAsiaTheme="minorHAnsi"/>
          <w:sz w:val="16"/>
          <w:szCs w:val="16"/>
          <w:lang w:val="en-GB"/>
          <w:rPrChange w:id="124" w:author="Abin Daniel ZORTO" w:date="2026-04-03T18:50:00Z" w16du:dateUtc="2026-04-03T17:50:00Z">
            <w:rPr>
              <w:rFonts w:eastAsiaTheme="minorHAnsi"/>
              <w:lang w:val="en-GB"/>
            </w:rPr>
          </w:rPrChange>
        </w:rPr>
        <w:t>[6]</w:t>
      </w:r>
      <w:r w:rsidRPr="0061345A">
        <w:rPr>
          <w:rFonts w:eastAsiaTheme="minorHAnsi"/>
          <w:sz w:val="16"/>
          <w:szCs w:val="16"/>
          <w:lang w:val="en-GB"/>
          <w:rPrChange w:id="125" w:author="Abin Daniel ZORTO" w:date="2026-04-03T18:50:00Z" w16du:dateUtc="2026-04-03T17:50:00Z">
            <w:rPr>
              <w:rFonts w:eastAsiaTheme="minorHAnsi"/>
              <w:lang w:val="en-GB"/>
            </w:rPr>
          </w:rPrChange>
        </w:rPr>
        <w:tab/>
        <w:t xml:space="preserve">S. Olbrich, R. van Dinteren, and M. Arns, ‘Personalized Medicine: Review and Perspectives of Promising Baseline EEG Biomarkers in Major Depressive Disorder and Attention Deficit Hyperactivity Disorder’, </w:t>
      </w:r>
      <w:r w:rsidRPr="0061345A">
        <w:rPr>
          <w:rFonts w:eastAsiaTheme="minorHAnsi"/>
          <w:i/>
          <w:iCs/>
          <w:sz w:val="16"/>
          <w:szCs w:val="16"/>
          <w:lang w:val="en-GB"/>
          <w:rPrChange w:id="126" w:author="Abin Daniel ZORTO" w:date="2026-04-03T18:50:00Z" w16du:dateUtc="2026-04-03T17:50:00Z">
            <w:rPr>
              <w:rFonts w:eastAsiaTheme="minorHAnsi"/>
              <w:i/>
              <w:iCs/>
              <w:lang w:val="en-GB"/>
            </w:rPr>
          </w:rPrChange>
        </w:rPr>
        <w:t>Neuropsychobiology</w:t>
      </w:r>
      <w:r w:rsidRPr="0061345A">
        <w:rPr>
          <w:rFonts w:eastAsiaTheme="minorHAnsi"/>
          <w:sz w:val="16"/>
          <w:szCs w:val="16"/>
          <w:lang w:val="en-GB"/>
          <w:rPrChange w:id="127" w:author="Abin Daniel ZORTO" w:date="2026-04-03T18:50:00Z" w16du:dateUtc="2026-04-03T17:50:00Z">
            <w:rPr>
              <w:rFonts w:eastAsiaTheme="minorHAnsi"/>
              <w:lang w:val="en-GB"/>
            </w:rPr>
          </w:rPrChange>
        </w:rPr>
        <w:t>, 2015, doi: 10.1159/000437435.</w:t>
      </w:r>
    </w:p>
    <w:p w14:paraId="77E7034D" w14:textId="77777777" w:rsidR="000C3A9A" w:rsidRPr="0061345A" w:rsidRDefault="000C3A9A">
      <w:pPr>
        <w:pStyle w:val="Bibliography"/>
        <w:ind w:left="397" w:hanging="397"/>
        <w:rPr>
          <w:rFonts w:eastAsiaTheme="minorHAnsi"/>
          <w:sz w:val="16"/>
          <w:szCs w:val="16"/>
          <w:lang w:val="en-GB"/>
          <w:rPrChange w:id="128" w:author="Abin Daniel ZORTO" w:date="2026-04-03T18:50:00Z" w16du:dateUtc="2026-04-03T17:50:00Z">
            <w:rPr>
              <w:rFonts w:eastAsiaTheme="minorHAnsi"/>
              <w:lang w:val="en-GB"/>
            </w:rPr>
          </w:rPrChange>
        </w:rPr>
        <w:pPrChange w:id="129" w:author="Abin Daniel ZORTO" w:date="2026-04-03T18:47:00Z" w16du:dateUtc="2026-04-03T17:47:00Z">
          <w:pPr>
            <w:pStyle w:val="Bibliography"/>
          </w:pPr>
        </w:pPrChange>
      </w:pPr>
      <w:r w:rsidRPr="0061345A">
        <w:rPr>
          <w:rFonts w:eastAsiaTheme="minorHAnsi"/>
          <w:sz w:val="16"/>
          <w:szCs w:val="16"/>
          <w:lang w:val="en-GB"/>
          <w:rPrChange w:id="130" w:author="Abin Daniel ZORTO" w:date="2026-04-03T18:50:00Z" w16du:dateUtc="2026-04-03T17:50:00Z">
            <w:rPr>
              <w:rFonts w:eastAsiaTheme="minorHAnsi"/>
              <w:lang w:val="en-GB"/>
            </w:rPr>
          </w:rPrChange>
        </w:rPr>
        <w:t>[7]</w:t>
      </w:r>
      <w:r w:rsidRPr="0061345A">
        <w:rPr>
          <w:rFonts w:eastAsiaTheme="minorHAnsi"/>
          <w:sz w:val="16"/>
          <w:szCs w:val="16"/>
          <w:lang w:val="en-GB"/>
          <w:rPrChange w:id="131" w:author="Abin Daniel ZORTO" w:date="2026-04-03T18:50:00Z" w16du:dateUtc="2026-04-03T17:50:00Z">
            <w:rPr>
              <w:rFonts w:eastAsiaTheme="minorHAnsi"/>
              <w:lang w:val="en-GB"/>
            </w:rPr>
          </w:rPrChange>
        </w:rPr>
        <w:tab/>
        <w:t xml:space="preserve">A. F. Leuchter </w:t>
      </w:r>
      <w:r w:rsidRPr="0061345A">
        <w:rPr>
          <w:rFonts w:eastAsiaTheme="minorHAnsi"/>
          <w:i/>
          <w:iCs/>
          <w:sz w:val="16"/>
          <w:szCs w:val="16"/>
          <w:lang w:val="en-GB"/>
          <w:rPrChange w:id="132"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133" w:author="Abin Daniel ZORTO" w:date="2026-04-03T18:50:00Z" w16du:dateUtc="2026-04-03T17:50:00Z">
            <w:rPr>
              <w:rFonts w:eastAsiaTheme="minorHAnsi"/>
              <w:lang w:val="en-GB"/>
            </w:rPr>
          </w:rPrChange>
        </w:rPr>
        <w:t xml:space="preserve">, ‘Biomarkers to Predict Antidepressant Response’, </w:t>
      </w:r>
      <w:r w:rsidRPr="0061345A">
        <w:rPr>
          <w:rFonts w:eastAsiaTheme="minorHAnsi"/>
          <w:i/>
          <w:iCs/>
          <w:sz w:val="16"/>
          <w:szCs w:val="16"/>
          <w:lang w:val="en-GB"/>
          <w:rPrChange w:id="134" w:author="Abin Daniel ZORTO" w:date="2026-04-03T18:50:00Z" w16du:dateUtc="2026-04-03T17:50:00Z">
            <w:rPr>
              <w:rFonts w:eastAsiaTheme="minorHAnsi"/>
              <w:i/>
              <w:iCs/>
              <w:lang w:val="en-GB"/>
            </w:rPr>
          </w:rPrChange>
        </w:rPr>
        <w:t>Curr. Psychiatry Rep.</w:t>
      </w:r>
      <w:r w:rsidRPr="0061345A">
        <w:rPr>
          <w:rFonts w:eastAsiaTheme="minorHAnsi"/>
          <w:sz w:val="16"/>
          <w:szCs w:val="16"/>
          <w:lang w:val="en-GB"/>
          <w:rPrChange w:id="135" w:author="Abin Daniel ZORTO" w:date="2026-04-03T18:50:00Z" w16du:dateUtc="2026-04-03T17:50:00Z">
            <w:rPr>
              <w:rFonts w:eastAsiaTheme="minorHAnsi"/>
              <w:lang w:val="en-GB"/>
            </w:rPr>
          </w:rPrChange>
        </w:rPr>
        <w:t>, 2010, doi: 10.1007/s11920-010-0160-4.</w:t>
      </w:r>
    </w:p>
    <w:p w14:paraId="74768CB7" w14:textId="77777777" w:rsidR="000C3A9A" w:rsidRPr="0061345A" w:rsidRDefault="000C3A9A">
      <w:pPr>
        <w:pStyle w:val="Bibliography"/>
        <w:ind w:left="397" w:hanging="397"/>
        <w:rPr>
          <w:rFonts w:eastAsiaTheme="minorHAnsi"/>
          <w:sz w:val="16"/>
          <w:szCs w:val="16"/>
          <w:lang w:val="en-GB"/>
          <w:rPrChange w:id="136" w:author="Abin Daniel ZORTO" w:date="2026-04-03T18:50:00Z" w16du:dateUtc="2026-04-03T17:50:00Z">
            <w:rPr>
              <w:rFonts w:eastAsiaTheme="minorHAnsi"/>
              <w:lang w:val="en-GB"/>
            </w:rPr>
          </w:rPrChange>
        </w:rPr>
        <w:pPrChange w:id="137" w:author="Abin Daniel ZORTO" w:date="2026-04-03T18:47:00Z" w16du:dateUtc="2026-04-03T17:47:00Z">
          <w:pPr>
            <w:pStyle w:val="Bibliography"/>
          </w:pPr>
        </w:pPrChange>
      </w:pPr>
      <w:r w:rsidRPr="0061345A">
        <w:rPr>
          <w:rFonts w:eastAsiaTheme="minorHAnsi"/>
          <w:sz w:val="16"/>
          <w:szCs w:val="16"/>
          <w:lang w:val="en-GB"/>
          <w:rPrChange w:id="138" w:author="Abin Daniel ZORTO" w:date="2026-04-03T18:50:00Z" w16du:dateUtc="2026-04-03T17:50:00Z">
            <w:rPr>
              <w:rFonts w:eastAsiaTheme="minorHAnsi"/>
              <w:lang w:val="en-GB"/>
            </w:rPr>
          </w:rPrChange>
        </w:rPr>
        <w:t>[8]</w:t>
      </w:r>
      <w:r w:rsidRPr="0061345A">
        <w:rPr>
          <w:rFonts w:eastAsiaTheme="minorHAnsi"/>
          <w:sz w:val="16"/>
          <w:szCs w:val="16"/>
          <w:lang w:val="en-GB"/>
          <w:rPrChange w:id="139" w:author="Abin Daniel ZORTO" w:date="2026-04-03T18:50:00Z" w16du:dateUtc="2026-04-03T17:50:00Z">
            <w:rPr>
              <w:rFonts w:eastAsiaTheme="minorHAnsi"/>
              <w:lang w:val="en-GB"/>
            </w:rPr>
          </w:rPrChange>
        </w:rPr>
        <w:tab/>
        <w:t xml:space="preserve">C. H. Fu and S. G. Costafreda, ‘Neuroimaging-based biomarkers in psychiatry: clinical opportunities of a paradigm shift’, </w:t>
      </w:r>
      <w:r w:rsidRPr="0061345A">
        <w:rPr>
          <w:rFonts w:eastAsiaTheme="minorHAnsi"/>
          <w:i/>
          <w:iCs/>
          <w:sz w:val="16"/>
          <w:szCs w:val="16"/>
          <w:lang w:val="en-GB"/>
          <w:rPrChange w:id="140" w:author="Abin Daniel ZORTO" w:date="2026-04-03T18:50:00Z" w16du:dateUtc="2026-04-03T17:50:00Z">
            <w:rPr>
              <w:rFonts w:eastAsiaTheme="minorHAnsi"/>
              <w:i/>
              <w:iCs/>
              <w:lang w:val="en-GB"/>
            </w:rPr>
          </w:rPrChange>
        </w:rPr>
        <w:t>Can. J. Psychiatry</w:t>
      </w:r>
      <w:r w:rsidRPr="0061345A">
        <w:rPr>
          <w:rFonts w:eastAsiaTheme="minorHAnsi"/>
          <w:sz w:val="16"/>
          <w:szCs w:val="16"/>
          <w:lang w:val="en-GB"/>
          <w:rPrChange w:id="141" w:author="Abin Daniel ZORTO" w:date="2026-04-03T18:50:00Z" w16du:dateUtc="2026-04-03T17:50:00Z">
            <w:rPr>
              <w:rFonts w:eastAsiaTheme="minorHAnsi"/>
              <w:lang w:val="en-GB"/>
            </w:rPr>
          </w:rPrChange>
        </w:rPr>
        <w:t>, vol. 58, no. 9, pp. 499–508, 2013.</w:t>
      </w:r>
    </w:p>
    <w:p w14:paraId="03015054" w14:textId="77777777" w:rsidR="000C3A9A" w:rsidRPr="0061345A" w:rsidRDefault="000C3A9A">
      <w:pPr>
        <w:pStyle w:val="Bibliography"/>
        <w:ind w:left="397" w:hanging="397"/>
        <w:rPr>
          <w:rFonts w:eastAsiaTheme="minorHAnsi"/>
          <w:sz w:val="16"/>
          <w:szCs w:val="16"/>
          <w:lang w:val="en-GB"/>
          <w:rPrChange w:id="142" w:author="Abin Daniel ZORTO" w:date="2026-04-03T18:50:00Z" w16du:dateUtc="2026-04-03T17:50:00Z">
            <w:rPr>
              <w:rFonts w:eastAsiaTheme="minorHAnsi"/>
              <w:lang w:val="en-GB"/>
            </w:rPr>
          </w:rPrChange>
        </w:rPr>
        <w:pPrChange w:id="143" w:author="Abin Daniel ZORTO" w:date="2026-04-03T18:47:00Z" w16du:dateUtc="2026-04-03T17:47:00Z">
          <w:pPr>
            <w:pStyle w:val="Bibliography"/>
          </w:pPr>
        </w:pPrChange>
      </w:pPr>
      <w:r w:rsidRPr="0061345A">
        <w:rPr>
          <w:rFonts w:eastAsiaTheme="minorHAnsi"/>
          <w:sz w:val="16"/>
          <w:szCs w:val="16"/>
          <w:lang w:val="en-GB"/>
          <w:rPrChange w:id="144" w:author="Abin Daniel ZORTO" w:date="2026-04-03T18:50:00Z" w16du:dateUtc="2026-04-03T17:50:00Z">
            <w:rPr>
              <w:rFonts w:eastAsiaTheme="minorHAnsi"/>
              <w:lang w:val="en-GB"/>
            </w:rPr>
          </w:rPrChange>
        </w:rPr>
        <w:t>[9]</w:t>
      </w:r>
      <w:r w:rsidRPr="0061345A">
        <w:rPr>
          <w:rFonts w:eastAsiaTheme="minorHAnsi"/>
          <w:sz w:val="16"/>
          <w:szCs w:val="16"/>
          <w:lang w:val="en-GB"/>
          <w:rPrChange w:id="145" w:author="Abin Daniel ZORTO" w:date="2026-04-03T18:50:00Z" w16du:dateUtc="2026-04-03T17:50:00Z">
            <w:rPr>
              <w:rFonts w:eastAsiaTheme="minorHAnsi"/>
              <w:lang w:val="en-GB"/>
            </w:rPr>
          </w:rPrChange>
        </w:rPr>
        <w:tab/>
        <w:t xml:space="preserve">C. H. Fu, Y. Fan, and C. Davatzikos, ‘Addressing heterogeneity (and homogeneity) in treatment mechanisms in depression and the potential to develop diagnostic and predictive biomarkers’, </w:t>
      </w:r>
      <w:r w:rsidRPr="0061345A">
        <w:rPr>
          <w:rFonts w:eastAsiaTheme="minorHAnsi"/>
          <w:i/>
          <w:iCs/>
          <w:sz w:val="16"/>
          <w:szCs w:val="16"/>
          <w:lang w:val="en-GB"/>
          <w:rPrChange w:id="146" w:author="Abin Daniel ZORTO" w:date="2026-04-03T18:50:00Z" w16du:dateUtc="2026-04-03T17:50:00Z">
            <w:rPr>
              <w:rFonts w:eastAsiaTheme="minorHAnsi"/>
              <w:i/>
              <w:iCs/>
              <w:lang w:val="en-GB"/>
            </w:rPr>
          </w:rPrChange>
        </w:rPr>
        <w:t>NeuroImage Clin.</w:t>
      </w:r>
      <w:r w:rsidRPr="0061345A">
        <w:rPr>
          <w:rFonts w:eastAsiaTheme="minorHAnsi"/>
          <w:sz w:val="16"/>
          <w:szCs w:val="16"/>
          <w:lang w:val="en-GB"/>
          <w:rPrChange w:id="147" w:author="Abin Daniel ZORTO" w:date="2026-04-03T18:50:00Z" w16du:dateUtc="2026-04-03T17:50:00Z">
            <w:rPr>
              <w:rFonts w:eastAsiaTheme="minorHAnsi"/>
              <w:lang w:val="en-GB"/>
            </w:rPr>
          </w:rPrChange>
        </w:rPr>
        <w:t>, vol. 24, p. 101997, 2019.</w:t>
      </w:r>
    </w:p>
    <w:p w14:paraId="64736621" w14:textId="77777777" w:rsidR="000C3A9A" w:rsidRPr="0061345A" w:rsidRDefault="000C3A9A">
      <w:pPr>
        <w:pStyle w:val="Bibliography"/>
        <w:ind w:left="397" w:hanging="397"/>
        <w:rPr>
          <w:rFonts w:eastAsiaTheme="minorHAnsi"/>
          <w:sz w:val="16"/>
          <w:szCs w:val="16"/>
          <w:lang w:val="en-GB"/>
          <w:rPrChange w:id="148" w:author="Abin Daniel ZORTO" w:date="2026-04-03T18:50:00Z" w16du:dateUtc="2026-04-03T17:50:00Z">
            <w:rPr>
              <w:rFonts w:eastAsiaTheme="minorHAnsi"/>
              <w:lang w:val="en-GB"/>
            </w:rPr>
          </w:rPrChange>
        </w:rPr>
        <w:pPrChange w:id="149" w:author="Abin Daniel ZORTO" w:date="2026-04-03T18:47:00Z" w16du:dateUtc="2026-04-03T17:47:00Z">
          <w:pPr>
            <w:pStyle w:val="Bibliography"/>
          </w:pPr>
        </w:pPrChange>
      </w:pPr>
      <w:r w:rsidRPr="0061345A">
        <w:rPr>
          <w:rFonts w:eastAsiaTheme="minorHAnsi"/>
          <w:sz w:val="16"/>
          <w:szCs w:val="16"/>
          <w:lang w:val="en-GB"/>
          <w:rPrChange w:id="150" w:author="Abin Daniel ZORTO" w:date="2026-04-03T18:50:00Z" w16du:dateUtc="2026-04-03T17:50:00Z">
            <w:rPr>
              <w:rFonts w:eastAsiaTheme="minorHAnsi"/>
              <w:lang w:val="en-GB"/>
            </w:rPr>
          </w:rPrChange>
        </w:rPr>
        <w:t>[10]</w:t>
      </w:r>
      <w:r w:rsidRPr="0061345A">
        <w:rPr>
          <w:rFonts w:eastAsiaTheme="minorHAnsi"/>
          <w:sz w:val="16"/>
          <w:szCs w:val="16"/>
          <w:lang w:val="en-GB"/>
          <w:rPrChange w:id="151" w:author="Abin Daniel ZORTO" w:date="2026-04-03T18:50:00Z" w16du:dateUtc="2026-04-03T17:50:00Z">
            <w:rPr>
              <w:rFonts w:eastAsiaTheme="minorHAnsi"/>
              <w:lang w:val="en-GB"/>
            </w:rPr>
          </w:rPrChange>
        </w:rPr>
        <w:tab/>
        <w:t xml:space="preserve">A. S. Widge </w:t>
      </w:r>
      <w:r w:rsidRPr="0061345A">
        <w:rPr>
          <w:rFonts w:eastAsiaTheme="minorHAnsi"/>
          <w:i/>
          <w:iCs/>
          <w:sz w:val="16"/>
          <w:szCs w:val="16"/>
          <w:lang w:val="en-GB"/>
          <w:rPrChange w:id="152"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153" w:author="Abin Daniel ZORTO" w:date="2026-04-03T18:50:00Z" w16du:dateUtc="2026-04-03T17:50:00Z">
            <w:rPr>
              <w:rFonts w:eastAsiaTheme="minorHAnsi"/>
              <w:lang w:val="en-GB"/>
            </w:rPr>
          </w:rPrChange>
        </w:rPr>
        <w:t xml:space="preserve">, ‘Electroencephalographic Biomarkers for Treatment Response Prediction in Major Depressive Illness: A Meta-Analysis’, </w:t>
      </w:r>
      <w:r w:rsidRPr="0061345A">
        <w:rPr>
          <w:rFonts w:eastAsiaTheme="minorHAnsi"/>
          <w:i/>
          <w:iCs/>
          <w:sz w:val="16"/>
          <w:szCs w:val="16"/>
          <w:lang w:val="en-GB"/>
          <w:rPrChange w:id="154" w:author="Abin Daniel ZORTO" w:date="2026-04-03T18:50:00Z" w16du:dateUtc="2026-04-03T17:50:00Z">
            <w:rPr>
              <w:rFonts w:eastAsiaTheme="minorHAnsi"/>
              <w:i/>
              <w:iCs/>
              <w:lang w:val="en-GB"/>
            </w:rPr>
          </w:rPrChange>
        </w:rPr>
        <w:t>Am. J. Psychiatry</w:t>
      </w:r>
      <w:r w:rsidRPr="0061345A">
        <w:rPr>
          <w:rFonts w:eastAsiaTheme="minorHAnsi"/>
          <w:sz w:val="16"/>
          <w:szCs w:val="16"/>
          <w:lang w:val="en-GB"/>
          <w:rPrChange w:id="155" w:author="Abin Daniel ZORTO" w:date="2026-04-03T18:50:00Z" w16du:dateUtc="2026-04-03T17:50:00Z">
            <w:rPr>
              <w:rFonts w:eastAsiaTheme="minorHAnsi"/>
              <w:lang w:val="en-GB"/>
            </w:rPr>
          </w:rPrChange>
        </w:rPr>
        <w:t>, vol. 176, no. 1, pp. 44–56, 2019, doi: 10.1176/appi.ajp.2018.17121358.</w:t>
      </w:r>
    </w:p>
    <w:p w14:paraId="3A21E1FF" w14:textId="77777777" w:rsidR="000C3A9A" w:rsidRPr="0061345A" w:rsidRDefault="000C3A9A">
      <w:pPr>
        <w:pStyle w:val="Bibliography"/>
        <w:ind w:left="397" w:hanging="397"/>
        <w:rPr>
          <w:rFonts w:eastAsiaTheme="minorHAnsi"/>
          <w:sz w:val="16"/>
          <w:szCs w:val="16"/>
          <w:lang w:val="en-GB"/>
          <w:rPrChange w:id="156" w:author="Abin Daniel ZORTO" w:date="2026-04-03T18:50:00Z" w16du:dateUtc="2026-04-03T17:50:00Z">
            <w:rPr>
              <w:rFonts w:eastAsiaTheme="minorHAnsi"/>
              <w:lang w:val="en-GB"/>
            </w:rPr>
          </w:rPrChange>
        </w:rPr>
        <w:pPrChange w:id="157" w:author="Abin Daniel ZORTO" w:date="2026-04-03T18:47:00Z" w16du:dateUtc="2026-04-03T17:47:00Z">
          <w:pPr>
            <w:pStyle w:val="Bibliography"/>
          </w:pPr>
        </w:pPrChange>
      </w:pPr>
      <w:r w:rsidRPr="0061345A">
        <w:rPr>
          <w:rFonts w:eastAsiaTheme="minorHAnsi"/>
          <w:sz w:val="16"/>
          <w:szCs w:val="16"/>
          <w:lang w:val="en-GB"/>
          <w:rPrChange w:id="158" w:author="Abin Daniel ZORTO" w:date="2026-04-03T18:50:00Z" w16du:dateUtc="2026-04-03T17:50:00Z">
            <w:rPr>
              <w:rFonts w:eastAsiaTheme="minorHAnsi"/>
              <w:lang w:val="en-GB"/>
            </w:rPr>
          </w:rPrChange>
        </w:rPr>
        <w:t>[11]</w:t>
      </w:r>
      <w:r w:rsidRPr="0061345A">
        <w:rPr>
          <w:rFonts w:eastAsiaTheme="minorHAnsi"/>
          <w:sz w:val="16"/>
          <w:szCs w:val="16"/>
          <w:lang w:val="en-GB"/>
          <w:rPrChange w:id="159" w:author="Abin Daniel ZORTO" w:date="2026-04-03T18:50:00Z" w16du:dateUtc="2026-04-03T17:50:00Z">
            <w:rPr>
              <w:rFonts w:eastAsiaTheme="minorHAnsi"/>
              <w:lang w:val="en-GB"/>
            </w:rPr>
          </w:rPrChange>
        </w:rPr>
        <w:tab/>
        <w:t xml:space="preserve">L. Simmatis, E. E. Russo, J. Geraci, I. E. Harmsen, and N. Samuel, ‘Technical and clinical considerations for electroencephalography-based biomarkers for major depressive disorder’, </w:t>
      </w:r>
      <w:r w:rsidRPr="0061345A">
        <w:rPr>
          <w:rFonts w:eastAsiaTheme="minorHAnsi"/>
          <w:i/>
          <w:iCs/>
          <w:sz w:val="16"/>
          <w:szCs w:val="16"/>
          <w:lang w:val="en-GB"/>
          <w:rPrChange w:id="160" w:author="Abin Daniel ZORTO" w:date="2026-04-03T18:50:00Z" w16du:dateUtc="2026-04-03T17:50:00Z">
            <w:rPr>
              <w:rFonts w:eastAsiaTheme="minorHAnsi"/>
              <w:i/>
              <w:iCs/>
              <w:lang w:val="en-GB"/>
            </w:rPr>
          </w:rPrChange>
        </w:rPr>
        <w:t>Npj Ment. Health Res.</w:t>
      </w:r>
      <w:r w:rsidRPr="0061345A">
        <w:rPr>
          <w:rFonts w:eastAsiaTheme="minorHAnsi"/>
          <w:sz w:val="16"/>
          <w:szCs w:val="16"/>
          <w:lang w:val="en-GB"/>
          <w:rPrChange w:id="161" w:author="Abin Daniel ZORTO" w:date="2026-04-03T18:50:00Z" w16du:dateUtc="2026-04-03T17:50:00Z">
            <w:rPr>
              <w:rFonts w:eastAsiaTheme="minorHAnsi"/>
              <w:lang w:val="en-GB"/>
            </w:rPr>
          </w:rPrChange>
        </w:rPr>
        <w:t>, 2023, doi: 10.1038/s44184-023-00038-7.</w:t>
      </w:r>
    </w:p>
    <w:p w14:paraId="40E7D498" w14:textId="77777777" w:rsidR="000C3A9A" w:rsidRPr="0061345A" w:rsidRDefault="000C3A9A">
      <w:pPr>
        <w:pStyle w:val="Bibliography"/>
        <w:ind w:left="397" w:hanging="397"/>
        <w:rPr>
          <w:rFonts w:eastAsiaTheme="minorHAnsi"/>
          <w:sz w:val="16"/>
          <w:szCs w:val="16"/>
          <w:lang w:val="en-GB"/>
          <w:rPrChange w:id="162" w:author="Abin Daniel ZORTO" w:date="2026-04-03T18:50:00Z" w16du:dateUtc="2026-04-03T17:50:00Z">
            <w:rPr>
              <w:rFonts w:eastAsiaTheme="minorHAnsi"/>
              <w:lang w:val="en-GB"/>
            </w:rPr>
          </w:rPrChange>
        </w:rPr>
        <w:pPrChange w:id="163" w:author="Abin Daniel ZORTO" w:date="2026-04-03T18:47:00Z" w16du:dateUtc="2026-04-03T17:47:00Z">
          <w:pPr>
            <w:pStyle w:val="Bibliography"/>
          </w:pPr>
        </w:pPrChange>
      </w:pPr>
      <w:r w:rsidRPr="0061345A">
        <w:rPr>
          <w:rFonts w:eastAsiaTheme="minorHAnsi"/>
          <w:sz w:val="16"/>
          <w:szCs w:val="16"/>
          <w:lang w:val="en-GB"/>
          <w:rPrChange w:id="164" w:author="Abin Daniel ZORTO" w:date="2026-04-03T18:50:00Z" w16du:dateUtc="2026-04-03T17:50:00Z">
            <w:rPr>
              <w:rFonts w:eastAsiaTheme="minorHAnsi"/>
              <w:lang w:val="en-GB"/>
            </w:rPr>
          </w:rPrChange>
        </w:rPr>
        <w:t>[12]</w:t>
      </w:r>
      <w:r w:rsidRPr="0061345A">
        <w:rPr>
          <w:rFonts w:eastAsiaTheme="minorHAnsi"/>
          <w:sz w:val="16"/>
          <w:szCs w:val="16"/>
          <w:lang w:val="en-GB"/>
          <w:rPrChange w:id="165" w:author="Abin Daniel ZORTO" w:date="2026-04-03T18:50:00Z" w16du:dateUtc="2026-04-03T17:50:00Z">
            <w:rPr>
              <w:rFonts w:eastAsiaTheme="minorHAnsi"/>
              <w:lang w:val="en-GB"/>
            </w:rPr>
          </w:rPrChange>
        </w:rPr>
        <w:tab/>
        <w:t xml:space="preserve">D. Watts, R. F. Pulice, J. Reilly, A. R. Brunoni, F. Kapczinski, and I. C. Passos, ‘Predicting treatment response using EEG in major depressive disorder: A machine-learning meta-analysis’, </w:t>
      </w:r>
      <w:r w:rsidRPr="0061345A">
        <w:rPr>
          <w:rFonts w:eastAsiaTheme="minorHAnsi"/>
          <w:i/>
          <w:iCs/>
          <w:sz w:val="16"/>
          <w:szCs w:val="16"/>
          <w:lang w:val="en-GB"/>
          <w:rPrChange w:id="166" w:author="Abin Daniel ZORTO" w:date="2026-04-03T18:50:00Z" w16du:dateUtc="2026-04-03T17:50:00Z">
            <w:rPr>
              <w:rFonts w:eastAsiaTheme="minorHAnsi"/>
              <w:i/>
              <w:iCs/>
              <w:lang w:val="en-GB"/>
            </w:rPr>
          </w:rPrChange>
        </w:rPr>
        <w:t>Transl. Psychiatry</w:t>
      </w:r>
      <w:r w:rsidRPr="0061345A">
        <w:rPr>
          <w:rFonts w:eastAsiaTheme="minorHAnsi"/>
          <w:sz w:val="16"/>
          <w:szCs w:val="16"/>
          <w:lang w:val="en-GB"/>
          <w:rPrChange w:id="167" w:author="Abin Daniel ZORTO" w:date="2026-04-03T18:50:00Z" w16du:dateUtc="2026-04-03T17:50:00Z">
            <w:rPr>
              <w:rFonts w:eastAsiaTheme="minorHAnsi"/>
              <w:lang w:val="en-GB"/>
            </w:rPr>
          </w:rPrChange>
        </w:rPr>
        <w:t>, vol. 12, no. 1, p. 332, 2022.</w:t>
      </w:r>
    </w:p>
    <w:p w14:paraId="18D3A6B5" w14:textId="77777777" w:rsidR="000C3A9A" w:rsidRPr="0061345A" w:rsidRDefault="000C3A9A">
      <w:pPr>
        <w:pStyle w:val="Bibliography"/>
        <w:ind w:left="397" w:hanging="397"/>
        <w:rPr>
          <w:rFonts w:eastAsiaTheme="minorHAnsi"/>
          <w:sz w:val="16"/>
          <w:szCs w:val="16"/>
          <w:lang w:val="en-GB"/>
          <w:rPrChange w:id="168" w:author="Abin Daniel ZORTO" w:date="2026-04-03T18:50:00Z" w16du:dateUtc="2026-04-03T17:50:00Z">
            <w:rPr>
              <w:rFonts w:eastAsiaTheme="minorHAnsi"/>
              <w:lang w:val="en-GB"/>
            </w:rPr>
          </w:rPrChange>
        </w:rPr>
        <w:pPrChange w:id="169" w:author="Abin Daniel ZORTO" w:date="2026-04-03T18:47:00Z" w16du:dateUtc="2026-04-03T17:47:00Z">
          <w:pPr>
            <w:pStyle w:val="Bibliography"/>
          </w:pPr>
        </w:pPrChange>
      </w:pPr>
      <w:r w:rsidRPr="0061345A">
        <w:rPr>
          <w:rFonts w:eastAsiaTheme="minorHAnsi"/>
          <w:sz w:val="16"/>
          <w:szCs w:val="16"/>
          <w:lang w:val="en-GB"/>
          <w:rPrChange w:id="170" w:author="Abin Daniel ZORTO" w:date="2026-04-03T18:50:00Z" w16du:dateUtc="2026-04-03T17:50:00Z">
            <w:rPr>
              <w:rFonts w:eastAsiaTheme="minorHAnsi"/>
              <w:lang w:val="en-GB"/>
            </w:rPr>
          </w:rPrChange>
        </w:rPr>
        <w:t>[13]</w:t>
      </w:r>
      <w:r w:rsidRPr="0061345A">
        <w:rPr>
          <w:rFonts w:eastAsiaTheme="minorHAnsi"/>
          <w:sz w:val="16"/>
          <w:szCs w:val="16"/>
          <w:lang w:val="en-GB"/>
          <w:rPrChange w:id="171" w:author="Abin Daniel ZORTO" w:date="2026-04-03T18:50:00Z" w16du:dateUtc="2026-04-03T17:50:00Z">
            <w:rPr>
              <w:rFonts w:eastAsiaTheme="minorHAnsi"/>
              <w:lang w:val="en-GB"/>
            </w:rPr>
          </w:rPrChange>
        </w:rPr>
        <w:tab/>
        <w:t xml:space="preserve">S. Cohen </w:t>
      </w:r>
      <w:r w:rsidRPr="0061345A">
        <w:rPr>
          <w:rFonts w:eastAsiaTheme="minorHAnsi"/>
          <w:i/>
          <w:iCs/>
          <w:sz w:val="16"/>
          <w:szCs w:val="16"/>
          <w:lang w:val="en-GB"/>
          <w:rPrChange w:id="172"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173" w:author="Abin Daniel ZORTO" w:date="2026-04-03T18:50:00Z" w16du:dateUtc="2026-04-03T17:50:00Z">
            <w:rPr>
              <w:rFonts w:eastAsiaTheme="minorHAnsi"/>
              <w:lang w:val="en-GB"/>
            </w:rPr>
          </w:rPrChange>
        </w:rPr>
        <w:t xml:space="preserve">, ‘Electroencephalography for predicting antidepressant treatment success: a systematic review and meta-analysis’, </w:t>
      </w:r>
      <w:r w:rsidRPr="0061345A">
        <w:rPr>
          <w:rFonts w:eastAsiaTheme="minorHAnsi"/>
          <w:i/>
          <w:iCs/>
          <w:sz w:val="16"/>
          <w:szCs w:val="16"/>
          <w:lang w:val="en-GB"/>
          <w:rPrChange w:id="174" w:author="Abin Daniel ZORTO" w:date="2026-04-03T18:50:00Z" w16du:dateUtc="2026-04-03T17:50:00Z">
            <w:rPr>
              <w:rFonts w:eastAsiaTheme="minorHAnsi"/>
              <w:i/>
              <w:iCs/>
              <w:lang w:val="en-GB"/>
            </w:rPr>
          </w:rPrChange>
        </w:rPr>
        <w:t>J. Affect. Disord.</w:t>
      </w:r>
      <w:r w:rsidRPr="0061345A">
        <w:rPr>
          <w:rFonts w:eastAsiaTheme="minorHAnsi"/>
          <w:sz w:val="16"/>
          <w:szCs w:val="16"/>
          <w:lang w:val="en-GB"/>
          <w:rPrChange w:id="175" w:author="Abin Daniel ZORTO" w:date="2026-04-03T18:50:00Z" w16du:dateUtc="2026-04-03T17:50:00Z">
            <w:rPr>
              <w:rFonts w:eastAsiaTheme="minorHAnsi"/>
              <w:lang w:val="en-GB"/>
            </w:rPr>
          </w:rPrChange>
        </w:rPr>
        <w:t>, vol. 321, pp. 201–207, 2023.</w:t>
      </w:r>
    </w:p>
    <w:p w14:paraId="0AAF3F48" w14:textId="77777777" w:rsidR="000C3A9A" w:rsidRPr="0061345A" w:rsidRDefault="000C3A9A">
      <w:pPr>
        <w:pStyle w:val="Bibliography"/>
        <w:ind w:left="397" w:hanging="397"/>
        <w:rPr>
          <w:rFonts w:eastAsiaTheme="minorHAnsi"/>
          <w:sz w:val="16"/>
          <w:szCs w:val="16"/>
          <w:lang w:val="en-GB"/>
          <w:rPrChange w:id="176" w:author="Abin Daniel ZORTO" w:date="2026-04-03T18:50:00Z" w16du:dateUtc="2026-04-03T17:50:00Z">
            <w:rPr>
              <w:rFonts w:eastAsiaTheme="minorHAnsi"/>
              <w:lang w:val="en-GB"/>
            </w:rPr>
          </w:rPrChange>
        </w:rPr>
        <w:pPrChange w:id="177" w:author="Abin Daniel ZORTO" w:date="2026-04-03T18:47:00Z" w16du:dateUtc="2026-04-03T17:47:00Z">
          <w:pPr>
            <w:pStyle w:val="Bibliography"/>
          </w:pPr>
        </w:pPrChange>
      </w:pPr>
      <w:r w:rsidRPr="0061345A">
        <w:rPr>
          <w:rFonts w:eastAsiaTheme="minorHAnsi"/>
          <w:sz w:val="16"/>
          <w:szCs w:val="16"/>
          <w:lang w:val="en-GB"/>
          <w:rPrChange w:id="178" w:author="Abin Daniel ZORTO" w:date="2026-04-03T18:50:00Z" w16du:dateUtc="2026-04-03T17:50:00Z">
            <w:rPr>
              <w:rFonts w:eastAsiaTheme="minorHAnsi"/>
              <w:lang w:val="en-GB"/>
            </w:rPr>
          </w:rPrChange>
        </w:rPr>
        <w:t>[14]</w:t>
      </w:r>
      <w:r w:rsidRPr="0061345A">
        <w:rPr>
          <w:rFonts w:eastAsiaTheme="minorHAnsi"/>
          <w:sz w:val="16"/>
          <w:szCs w:val="16"/>
          <w:lang w:val="en-GB"/>
          <w:rPrChange w:id="179" w:author="Abin Daniel ZORTO" w:date="2026-04-03T18:50:00Z" w16du:dateUtc="2026-04-03T17:50:00Z">
            <w:rPr>
              <w:rFonts w:eastAsiaTheme="minorHAnsi"/>
              <w:lang w:val="en-GB"/>
            </w:rPr>
          </w:rPrChange>
        </w:rPr>
        <w:tab/>
        <w:t xml:space="preserve">A. M. Al-Kaysi </w:t>
      </w:r>
      <w:r w:rsidRPr="0061345A">
        <w:rPr>
          <w:rFonts w:eastAsiaTheme="minorHAnsi"/>
          <w:i/>
          <w:iCs/>
          <w:sz w:val="16"/>
          <w:szCs w:val="16"/>
          <w:lang w:val="en-GB"/>
          <w:rPrChange w:id="180"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181" w:author="Abin Daniel ZORTO" w:date="2026-04-03T18:50:00Z" w16du:dateUtc="2026-04-03T17:50:00Z">
            <w:rPr>
              <w:rFonts w:eastAsiaTheme="minorHAnsi"/>
              <w:lang w:val="en-GB"/>
            </w:rPr>
          </w:rPrChange>
        </w:rPr>
        <w:t xml:space="preserve">, ‘Predicting tDCS treatment outcomes of patients with major depressive disorder using automated EEG classification’, </w:t>
      </w:r>
      <w:r w:rsidRPr="0061345A">
        <w:rPr>
          <w:rFonts w:eastAsiaTheme="minorHAnsi"/>
          <w:i/>
          <w:iCs/>
          <w:sz w:val="16"/>
          <w:szCs w:val="16"/>
          <w:lang w:val="en-GB"/>
          <w:rPrChange w:id="182" w:author="Abin Daniel ZORTO" w:date="2026-04-03T18:50:00Z" w16du:dateUtc="2026-04-03T17:50:00Z">
            <w:rPr>
              <w:rFonts w:eastAsiaTheme="minorHAnsi"/>
              <w:i/>
              <w:iCs/>
              <w:lang w:val="en-GB"/>
            </w:rPr>
          </w:rPrChange>
        </w:rPr>
        <w:t>J. Affect. Disord.</w:t>
      </w:r>
      <w:r w:rsidRPr="0061345A">
        <w:rPr>
          <w:rFonts w:eastAsiaTheme="minorHAnsi"/>
          <w:sz w:val="16"/>
          <w:szCs w:val="16"/>
          <w:lang w:val="en-GB"/>
          <w:rPrChange w:id="183" w:author="Abin Daniel ZORTO" w:date="2026-04-03T18:50:00Z" w16du:dateUtc="2026-04-03T17:50:00Z">
            <w:rPr>
              <w:rFonts w:eastAsiaTheme="minorHAnsi"/>
              <w:lang w:val="en-GB"/>
            </w:rPr>
          </w:rPrChange>
        </w:rPr>
        <w:t>, vol. 208, pp. 597–603, 2017.</w:t>
      </w:r>
    </w:p>
    <w:p w14:paraId="001B5240" w14:textId="77777777" w:rsidR="000C3A9A" w:rsidRPr="0061345A" w:rsidRDefault="000C3A9A">
      <w:pPr>
        <w:pStyle w:val="Bibliography"/>
        <w:ind w:left="397" w:hanging="397"/>
        <w:rPr>
          <w:rFonts w:eastAsiaTheme="minorHAnsi"/>
          <w:sz w:val="16"/>
          <w:szCs w:val="16"/>
          <w:lang w:val="en-GB"/>
          <w:rPrChange w:id="184" w:author="Abin Daniel ZORTO" w:date="2026-04-03T18:50:00Z" w16du:dateUtc="2026-04-03T17:50:00Z">
            <w:rPr>
              <w:rFonts w:eastAsiaTheme="minorHAnsi"/>
              <w:lang w:val="en-GB"/>
            </w:rPr>
          </w:rPrChange>
        </w:rPr>
        <w:pPrChange w:id="185" w:author="Abin Daniel ZORTO" w:date="2026-04-03T18:47:00Z" w16du:dateUtc="2026-04-03T17:47:00Z">
          <w:pPr>
            <w:pStyle w:val="Bibliography"/>
          </w:pPr>
        </w:pPrChange>
      </w:pPr>
      <w:r w:rsidRPr="0061345A">
        <w:rPr>
          <w:rFonts w:eastAsiaTheme="minorHAnsi"/>
          <w:sz w:val="16"/>
          <w:szCs w:val="16"/>
          <w:lang w:val="en-GB"/>
          <w:rPrChange w:id="186" w:author="Abin Daniel ZORTO" w:date="2026-04-03T18:50:00Z" w16du:dateUtc="2026-04-03T17:50:00Z">
            <w:rPr>
              <w:rFonts w:eastAsiaTheme="minorHAnsi"/>
              <w:lang w:val="en-GB"/>
            </w:rPr>
          </w:rPrChange>
        </w:rPr>
        <w:t>[15]</w:t>
      </w:r>
      <w:r w:rsidRPr="0061345A">
        <w:rPr>
          <w:rFonts w:eastAsiaTheme="minorHAnsi"/>
          <w:sz w:val="16"/>
          <w:szCs w:val="16"/>
          <w:lang w:val="en-GB"/>
          <w:rPrChange w:id="187" w:author="Abin Daniel ZORTO" w:date="2026-04-03T18:50:00Z" w16du:dateUtc="2026-04-03T17:50:00Z">
            <w:rPr>
              <w:rFonts w:eastAsiaTheme="minorHAnsi"/>
              <w:lang w:val="en-GB"/>
            </w:rPr>
          </w:rPrChange>
        </w:rPr>
        <w:tab/>
        <w:t xml:space="preserve">N. Jaworska, S. de la Salle, M. H. Ibrahim, P. Blier, and V. Knott, ‘Leveraging Machine Learning Approaches for Predicting Antidepressant Treatment Response Using Electroencephalography (EEG) and Clinical Data’, </w:t>
      </w:r>
      <w:r w:rsidRPr="0061345A">
        <w:rPr>
          <w:rFonts w:eastAsiaTheme="minorHAnsi"/>
          <w:i/>
          <w:iCs/>
          <w:sz w:val="16"/>
          <w:szCs w:val="16"/>
          <w:lang w:val="en-GB"/>
          <w:rPrChange w:id="188" w:author="Abin Daniel ZORTO" w:date="2026-04-03T18:50:00Z" w16du:dateUtc="2026-04-03T17:50:00Z">
            <w:rPr>
              <w:rFonts w:eastAsiaTheme="minorHAnsi"/>
              <w:i/>
              <w:iCs/>
              <w:lang w:val="en-GB"/>
            </w:rPr>
          </w:rPrChange>
        </w:rPr>
        <w:t>Front. Psychiatry</w:t>
      </w:r>
      <w:r w:rsidRPr="0061345A">
        <w:rPr>
          <w:rFonts w:eastAsiaTheme="minorHAnsi"/>
          <w:sz w:val="16"/>
          <w:szCs w:val="16"/>
          <w:lang w:val="en-GB"/>
          <w:rPrChange w:id="189" w:author="Abin Daniel ZORTO" w:date="2026-04-03T18:50:00Z" w16du:dateUtc="2026-04-03T17:50:00Z">
            <w:rPr>
              <w:rFonts w:eastAsiaTheme="minorHAnsi"/>
              <w:lang w:val="en-GB"/>
            </w:rPr>
          </w:rPrChange>
        </w:rPr>
        <w:t>, 2019, doi: 10.3389/fpsyt.2018.00768.</w:t>
      </w:r>
    </w:p>
    <w:p w14:paraId="332F115B" w14:textId="77777777" w:rsidR="000C3A9A" w:rsidRPr="0061345A" w:rsidRDefault="000C3A9A">
      <w:pPr>
        <w:pStyle w:val="Bibliography"/>
        <w:ind w:left="397" w:hanging="397"/>
        <w:rPr>
          <w:rFonts w:eastAsiaTheme="minorHAnsi"/>
          <w:sz w:val="16"/>
          <w:szCs w:val="16"/>
          <w:lang w:val="en-GB"/>
          <w:rPrChange w:id="190" w:author="Abin Daniel ZORTO" w:date="2026-04-03T18:50:00Z" w16du:dateUtc="2026-04-03T17:50:00Z">
            <w:rPr>
              <w:rFonts w:eastAsiaTheme="minorHAnsi"/>
              <w:lang w:val="en-GB"/>
            </w:rPr>
          </w:rPrChange>
        </w:rPr>
        <w:pPrChange w:id="191" w:author="Abin Daniel ZORTO" w:date="2026-04-03T18:47:00Z" w16du:dateUtc="2026-04-03T17:47:00Z">
          <w:pPr>
            <w:pStyle w:val="Bibliography"/>
          </w:pPr>
        </w:pPrChange>
      </w:pPr>
      <w:r w:rsidRPr="0061345A">
        <w:rPr>
          <w:rFonts w:eastAsiaTheme="minorHAnsi"/>
          <w:sz w:val="16"/>
          <w:szCs w:val="16"/>
          <w:lang w:val="en-GB"/>
          <w:rPrChange w:id="192" w:author="Abin Daniel ZORTO" w:date="2026-04-03T18:50:00Z" w16du:dateUtc="2026-04-03T17:50:00Z">
            <w:rPr>
              <w:rFonts w:eastAsiaTheme="minorHAnsi"/>
              <w:lang w:val="en-GB"/>
            </w:rPr>
          </w:rPrChange>
        </w:rPr>
        <w:t>[16]</w:t>
      </w:r>
      <w:r w:rsidRPr="0061345A">
        <w:rPr>
          <w:rFonts w:eastAsiaTheme="minorHAnsi"/>
          <w:sz w:val="16"/>
          <w:szCs w:val="16"/>
          <w:lang w:val="en-GB"/>
          <w:rPrChange w:id="193" w:author="Abin Daniel ZORTO" w:date="2026-04-03T18:50:00Z" w16du:dateUtc="2026-04-03T17:50:00Z">
            <w:rPr>
              <w:rFonts w:eastAsiaTheme="minorHAnsi"/>
              <w:lang w:val="en-GB"/>
            </w:rPr>
          </w:rPrChange>
        </w:rPr>
        <w:tab/>
        <w:t xml:space="preserve">T. Oakley, J. Coskuner, A. Cadwallader, M. Ravan, and G. Hasey, ‘EEG Biomarkers to Predict Response to Sertraline and Placebo Treatment in Major Depressive Disorder’, </w:t>
      </w:r>
      <w:r w:rsidRPr="0061345A">
        <w:rPr>
          <w:rFonts w:eastAsiaTheme="minorHAnsi"/>
          <w:i/>
          <w:iCs/>
          <w:sz w:val="16"/>
          <w:szCs w:val="16"/>
          <w:lang w:val="en-GB"/>
          <w:rPrChange w:id="194" w:author="Abin Daniel ZORTO" w:date="2026-04-03T18:50:00Z" w16du:dateUtc="2026-04-03T17:50:00Z">
            <w:rPr>
              <w:rFonts w:eastAsiaTheme="minorHAnsi"/>
              <w:i/>
              <w:iCs/>
              <w:lang w:val="en-GB"/>
            </w:rPr>
          </w:rPrChange>
        </w:rPr>
        <w:t>IEEE Trans. Biomed. Eng.</w:t>
      </w:r>
      <w:r w:rsidRPr="0061345A">
        <w:rPr>
          <w:rFonts w:eastAsiaTheme="minorHAnsi"/>
          <w:sz w:val="16"/>
          <w:szCs w:val="16"/>
          <w:lang w:val="en-GB"/>
          <w:rPrChange w:id="195" w:author="Abin Daniel ZORTO" w:date="2026-04-03T18:50:00Z" w16du:dateUtc="2026-04-03T17:50:00Z">
            <w:rPr>
              <w:rFonts w:eastAsiaTheme="minorHAnsi"/>
              <w:lang w:val="en-GB"/>
            </w:rPr>
          </w:rPrChange>
        </w:rPr>
        <w:t>, 2022, doi: 10.1109/tbme.2022.3204861.</w:t>
      </w:r>
    </w:p>
    <w:p w14:paraId="2FB99B11" w14:textId="77777777" w:rsidR="000C3A9A" w:rsidRPr="0061345A" w:rsidRDefault="000C3A9A">
      <w:pPr>
        <w:pStyle w:val="Bibliography"/>
        <w:ind w:left="397" w:hanging="397"/>
        <w:rPr>
          <w:rFonts w:eastAsiaTheme="minorHAnsi"/>
          <w:sz w:val="16"/>
          <w:szCs w:val="16"/>
          <w:lang w:val="en-GB"/>
          <w:rPrChange w:id="196" w:author="Abin Daniel ZORTO" w:date="2026-04-03T18:50:00Z" w16du:dateUtc="2026-04-03T17:50:00Z">
            <w:rPr>
              <w:rFonts w:eastAsiaTheme="minorHAnsi"/>
              <w:lang w:val="en-GB"/>
            </w:rPr>
          </w:rPrChange>
        </w:rPr>
        <w:pPrChange w:id="197" w:author="Abin Daniel ZORTO" w:date="2026-04-03T18:47:00Z" w16du:dateUtc="2026-04-03T17:47:00Z">
          <w:pPr>
            <w:pStyle w:val="Bibliography"/>
          </w:pPr>
        </w:pPrChange>
      </w:pPr>
      <w:r w:rsidRPr="0061345A">
        <w:rPr>
          <w:rFonts w:eastAsiaTheme="minorHAnsi"/>
          <w:sz w:val="16"/>
          <w:szCs w:val="16"/>
          <w:lang w:val="en-GB"/>
          <w:rPrChange w:id="198" w:author="Abin Daniel ZORTO" w:date="2026-04-03T18:50:00Z" w16du:dateUtc="2026-04-03T17:50:00Z">
            <w:rPr>
              <w:rFonts w:eastAsiaTheme="minorHAnsi"/>
              <w:lang w:val="en-GB"/>
            </w:rPr>
          </w:rPrChange>
        </w:rPr>
        <w:t>[17]</w:t>
      </w:r>
      <w:r w:rsidRPr="0061345A">
        <w:rPr>
          <w:rFonts w:eastAsiaTheme="minorHAnsi"/>
          <w:sz w:val="16"/>
          <w:szCs w:val="16"/>
          <w:lang w:val="en-GB"/>
          <w:rPrChange w:id="199" w:author="Abin Daniel ZORTO" w:date="2026-04-03T18:50:00Z" w16du:dateUtc="2026-04-03T17:50:00Z">
            <w:rPr>
              <w:rFonts w:eastAsiaTheme="minorHAnsi"/>
              <w:lang w:val="en-GB"/>
            </w:rPr>
          </w:rPrChange>
        </w:rPr>
        <w:tab/>
        <w:t xml:space="preserve">R. Shalbaf </w:t>
      </w:r>
      <w:r w:rsidRPr="0061345A">
        <w:rPr>
          <w:rFonts w:eastAsiaTheme="minorHAnsi"/>
          <w:i/>
          <w:iCs/>
          <w:sz w:val="16"/>
          <w:szCs w:val="16"/>
          <w:lang w:val="en-GB"/>
          <w:rPrChange w:id="200"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201" w:author="Abin Daniel ZORTO" w:date="2026-04-03T18:50:00Z" w16du:dateUtc="2026-04-03T17:50:00Z">
            <w:rPr>
              <w:rFonts w:eastAsiaTheme="minorHAnsi"/>
              <w:lang w:val="en-GB"/>
            </w:rPr>
          </w:rPrChange>
        </w:rPr>
        <w:t xml:space="preserve">, ‘Non-linear Entropy Analysis in EEG to Predict Treatment Response to Repetitive Transcranial Magnetic Stimulation in Depression’, </w:t>
      </w:r>
      <w:r w:rsidRPr="0061345A">
        <w:rPr>
          <w:rFonts w:eastAsiaTheme="minorHAnsi"/>
          <w:i/>
          <w:iCs/>
          <w:sz w:val="16"/>
          <w:szCs w:val="16"/>
          <w:lang w:val="en-GB"/>
          <w:rPrChange w:id="202" w:author="Abin Daniel ZORTO" w:date="2026-04-03T18:50:00Z" w16du:dateUtc="2026-04-03T17:50:00Z">
            <w:rPr>
              <w:rFonts w:eastAsiaTheme="minorHAnsi"/>
              <w:i/>
              <w:iCs/>
              <w:lang w:val="en-GB"/>
            </w:rPr>
          </w:rPrChange>
        </w:rPr>
        <w:t>Front. Pharmacol.</w:t>
      </w:r>
      <w:r w:rsidRPr="0061345A">
        <w:rPr>
          <w:rFonts w:eastAsiaTheme="minorHAnsi"/>
          <w:sz w:val="16"/>
          <w:szCs w:val="16"/>
          <w:lang w:val="en-GB"/>
          <w:rPrChange w:id="203" w:author="Abin Daniel ZORTO" w:date="2026-04-03T18:50:00Z" w16du:dateUtc="2026-04-03T17:50:00Z">
            <w:rPr>
              <w:rFonts w:eastAsiaTheme="minorHAnsi"/>
              <w:lang w:val="en-GB"/>
            </w:rPr>
          </w:rPrChange>
        </w:rPr>
        <w:t>, 2018, doi: 10.3389/fphar.2018.01188.</w:t>
      </w:r>
    </w:p>
    <w:p w14:paraId="7E7E9637" w14:textId="77777777" w:rsidR="000C3A9A" w:rsidRPr="0061345A" w:rsidRDefault="000C3A9A">
      <w:pPr>
        <w:pStyle w:val="Bibliography"/>
        <w:ind w:left="397" w:hanging="397"/>
        <w:rPr>
          <w:rFonts w:eastAsiaTheme="minorHAnsi"/>
          <w:sz w:val="16"/>
          <w:szCs w:val="16"/>
          <w:lang w:val="en-GB"/>
          <w:rPrChange w:id="204" w:author="Abin Daniel ZORTO" w:date="2026-04-03T18:50:00Z" w16du:dateUtc="2026-04-03T17:50:00Z">
            <w:rPr>
              <w:rFonts w:eastAsiaTheme="minorHAnsi"/>
              <w:lang w:val="en-GB"/>
            </w:rPr>
          </w:rPrChange>
        </w:rPr>
        <w:pPrChange w:id="205" w:author="Abin Daniel ZORTO" w:date="2026-04-03T18:47:00Z" w16du:dateUtc="2026-04-03T17:47:00Z">
          <w:pPr>
            <w:pStyle w:val="Bibliography"/>
          </w:pPr>
        </w:pPrChange>
      </w:pPr>
      <w:r w:rsidRPr="0061345A">
        <w:rPr>
          <w:rFonts w:eastAsiaTheme="minorHAnsi"/>
          <w:sz w:val="16"/>
          <w:szCs w:val="16"/>
          <w:lang w:val="en-GB"/>
          <w:rPrChange w:id="206" w:author="Abin Daniel ZORTO" w:date="2026-04-03T18:50:00Z" w16du:dateUtc="2026-04-03T17:50:00Z">
            <w:rPr>
              <w:rFonts w:eastAsiaTheme="minorHAnsi"/>
              <w:lang w:val="en-GB"/>
            </w:rPr>
          </w:rPrChange>
        </w:rPr>
        <w:t>[18]</w:t>
      </w:r>
      <w:r w:rsidRPr="0061345A">
        <w:rPr>
          <w:rFonts w:eastAsiaTheme="minorHAnsi"/>
          <w:sz w:val="16"/>
          <w:szCs w:val="16"/>
          <w:lang w:val="en-GB"/>
          <w:rPrChange w:id="207" w:author="Abin Daniel ZORTO" w:date="2026-04-03T18:50:00Z" w16du:dateUtc="2026-04-03T17:50:00Z">
            <w:rPr>
              <w:rFonts w:eastAsiaTheme="minorHAnsi"/>
              <w:lang w:val="en-GB"/>
            </w:rPr>
          </w:rPrChange>
        </w:rPr>
        <w:tab/>
        <w:t xml:space="preserve">E. Ebrahimzadeh, M. Asgarinejad, S. Saliminia, S. Ashoori, and M. Seraji, ‘PREDICTING CLINICAL RESPONSE TO TRANSCRANIAL MAGNETIC STIMULATION IN MAJOR </w:t>
      </w:r>
      <w:r w:rsidRPr="0061345A">
        <w:rPr>
          <w:rFonts w:eastAsiaTheme="minorHAnsi"/>
          <w:sz w:val="16"/>
          <w:szCs w:val="16"/>
          <w:lang w:val="en-GB"/>
          <w:rPrChange w:id="208" w:author="Abin Daniel ZORTO" w:date="2026-04-03T18:50:00Z" w16du:dateUtc="2026-04-03T17:50:00Z">
            <w:rPr>
              <w:rFonts w:eastAsiaTheme="minorHAnsi"/>
              <w:lang w:val="en-GB"/>
            </w:rPr>
          </w:rPrChange>
        </w:rPr>
        <w:t xml:space="preserve">DEPRESSION USING TIME-FREQUENCY EEG SIGNAL PROCESSING’, </w:t>
      </w:r>
      <w:r w:rsidRPr="0061345A">
        <w:rPr>
          <w:rFonts w:eastAsiaTheme="minorHAnsi"/>
          <w:i/>
          <w:iCs/>
          <w:sz w:val="16"/>
          <w:szCs w:val="16"/>
          <w:lang w:val="en-GB"/>
          <w:rPrChange w:id="209" w:author="Abin Daniel ZORTO" w:date="2026-04-03T18:50:00Z" w16du:dateUtc="2026-04-03T17:50:00Z">
            <w:rPr>
              <w:rFonts w:eastAsiaTheme="minorHAnsi"/>
              <w:i/>
              <w:iCs/>
              <w:lang w:val="en-GB"/>
            </w:rPr>
          </w:rPrChange>
        </w:rPr>
        <w:t>Biomed. Eng. Appl. Basis Commun.</w:t>
      </w:r>
      <w:r w:rsidRPr="0061345A">
        <w:rPr>
          <w:rFonts w:eastAsiaTheme="minorHAnsi"/>
          <w:sz w:val="16"/>
          <w:szCs w:val="16"/>
          <w:lang w:val="en-GB"/>
          <w:rPrChange w:id="210" w:author="Abin Daniel ZORTO" w:date="2026-04-03T18:50:00Z" w16du:dateUtc="2026-04-03T17:50:00Z">
            <w:rPr>
              <w:rFonts w:eastAsiaTheme="minorHAnsi"/>
              <w:lang w:val="en-GB"/>
            </w:rPr>
          </w:rPrChange>
        </w:rPr>
        <w:t>, 2021, doi: 10.4015/s1016237221500484.</w:t>
      </w:r>
    </w:p>
    <w:p w14:paraId="5955C147" w14:textId="77777777" w:rsidR="000C3A9A" w:rsidRPr="0061345A" w:rsidRDefault="000C3A9A">
      <w:pPr>
        <w:pStyle w:val="Bibliography"/>
        <w:ind w:left="397" w:hanging="397"/>
        <w:rPr>
          <w:rFonts w:eastAsiaTheme="minorHAnsi"/>
          <w:sz w:val="16"/>
          <w:szCs w:val="16"/>
          <w:lang w:val="en-GB"/>
          <w:rPrChange w:id="211" w:author="Abin Daniel ZORTO" w:date="2026-04-03T18:50:00Z" w16du:dateUtc="2026-04-03T17:50:00Z">
            <w:rPr>
              <w:rFonts w:eastAsiaTheme="minorHAnsi"/>
              <w:lang w:val="en-GB"/>
            </w:rPr>
          </w:rPrChange>
        </w:rPr>
        <w:pPrChange w:id="212" w:author="Abin Daniel ZORTO" w:date="2026-04-03T18:47:00Z" w16du:dateUtc="2026-04-03T17:47:00Z">
          <w:pPr>
            <w:pStyle w:val="Bibliography"/>
          </w:pPr>
        </w:pPrChange>
      </w:pPr>
      <w:r w:rsidRPr="0061345A">
        <w:rPr>
          <w:rFonts w:eastAsiaTheme="minorHAnsi"/>
          <w:sz w:val="16"/>
          <w:szCs w:val="16"/>
          <w:lang w:val="en-GB"/>
          <w:rPrChange w:id="213" w:author="Abin Daniel ZORTO" w:date="2026-04-03T18:50:00Z" w16du:dateUtc="2026-04-03T17:50:00Z">
            <w:rPr>
              <w:rFonts w:eastAsiaTheme="minorHAnsi"/>
              <w:lang w:val="en-GB"/>
            </w:rPr>
          </w:rPrChange>
        </w:rPr>
        <w:t>[19]</w:t>
      </w:r>
      <w:r w:rsidRPr="0061345A">
        <w:rPr>
          <w:rFonts w:eastAsiaTheme="minorHAnsi"/>
          <w:sz w:val="16"/>
          <w:szCs w:val="16"/>
          <w:lang w:val="en-GB"/>
          <w:rPrChange w:id="214" w:author="Abin Daniel ZORTO" w:date="2026-04-03T18:50:00Z" w16du:dateUtc="2026-04-03T17:50:00Z">
            <w:rPr>
              <w:rFonts w:eastAsiaTheme="minorHAnsi"/>
              <w:lang w:val="en-GB"/>
            </w:rPr>
          </w:rPrChange>
        </w:rPr>
        <w:tab/>
        <w:t xml:space="preserve">A. Zhdanov and others, ‘Use of machine learning for predicting escitalopram treatment outcome from EEG in adults with depression’, </w:t>
      </w:r>
      <w:r w:rsidRPr="0061345A">
        <w:rPr>
          <w:rFonts w:eastAsiaTheme="minorHAnsi"/>
          <w:i/>
          <w:iCs/>
          <w:sz w:val="16"/>
          <w:szCs w:val="16"/>
          <w:lang w:val="en-GB"/>
          <w:rPrChange w:id="215" w:author="Abin Daniel ZORTO" w:date="2026-04-03T18:50:00Z" w16du:dateUtc="2026-04-03T17:50:00Z">
            <w:rPr>
              <w:rFonts w:eastAsiaTheme="minorHAnsi"/>
              <w:i/>
              <w:iCs/>
              <w:lang w:val="en-GB"/>
            </w:rPr>
          </w:rPrChange>
        </w:rPr>
        <w:t>Hum. Brain Mapp.</w:t>
      </w:r>
      <w:r w:rsidRPr="0061345A">
        <w:rPr>
          <w:rFonts w:eastAsiaTheme="minorHAnsi"/>
          <w:sz w:val="16"/>
          <w:szCs w:val="16"/>
          <w:lang w:val="en-GB"/>
          <w:rPrChange w:id="216" w:author="Abin Daniel ZORTO" w:date="2026-04-03T18:50:00Z" w16du:dateUtc="2026-04-03T17:50:00Z">
            <w:rPr>
              <w:rFonts w:eastAsiaTheme="minorHAnsi"/>
              <w:lang w:val="en-GB"/>
            </w:rPr>
          </w:rPrChange>
        </w:rPr>
        <w:t>, 2020.</w:t>
      </w:r>
    </w:p>
    <w:p w14:paraId="49E4A007" w14:textId="77777777" w:rsidR="000C3A9A" w:rsidRPr="0061345A" w:rsidRDefault="000C3A9A">
      <w:pPr>
        <w:pStyle w:val="Bibliography"/>
        <w:ind w:left="397" w:hanging="397"/>
        <w:rPr>
          <w:rFonts w:eastAsiaTheme="minorHAnsi"/>
          <w:sz w:val="16"/>
          <w:szCs w:val="16"/>
          <w:lang w:val="en-GB"/>
          <w:rPrChange w:id="217" w:author="Abin Daniel ZORTO" w:date="2026-04-03T18:50:00Z" w16du:dateUtc="2026-04-03T17:50:00Z">
            <w:rPr>
              <w:rFonts w:eastAsiaTheme="minorHAnsi"/>
              <w:lang w:val="en-GB"/>
            </w:rPr>
          </w:rPrChange>
        </w:rPr>
        <w:pPrChange w:id="218" w:author="Abin Daniel ZORTO" w:date="2026-04-03T18:47:00Z" w16du:dateUtc="2026-04-03T17:47:00Z">
          <w:pPr>
            <w:pStyle w:val="Bibliography"/>
          </w:pPr>
        </w:pPrChange>
      </w:pPr>
      <w:r w:rsidRPr="0061345A">
        <w:rPr>
          <w:rFonts w:eastAsiaTheme="minorHAnsi"/>
          <w:sz w:val="16"/>
          <w:szCs w:val="16"/>
          <w:lang w:val="en-GB"/>
          <w:rPrChange w:id="219" w:author="Abin Daniel ZORTO" w:date="2026-04-03T18:50:00Z" w16du:dateUtc="2026-04-03T17:50:00Z">
            <w:rPr>
              <w:rFonts w:eastAsiaTheme="minorHAnsi"/>
              <w:lang w:val="en-GB"/>
            </w:rPr>
          </w:rPrChange>
        </w:rPr>
        <w:t>[20]</w:t>
      </w:r>
      <w:r w:rsidRPr="0061345A">
        <w:rPr>
          <w:rFonts w:eastAsiaTheme="minorHAnsi"/>
          <w:sz w:val="16"/>
          <w:szCs w:val="16"/>
          <w:lang w:val="en-GB"/>
          <w:rPrChange w:id="220" w:author="Abin Daniel ZORTO" w:date="2026-04-03T18:50:00Z" w16du:dateUtc="2026-04-03T17:50:00Z">
            <w:rPr>
              <w:rFonts w:eastAsiaTheme="minorHAnsi"/>
              <w:lang w:val="en-GB"/>
            </w:rPr>
          </w:rPrChange>
        </w:rPr>
        <w:tab/>
        <w:t xml:space="preserve">S. D. Puthankattil and P. K. Joseph, ‘CLASSIFICATION OF EEG SIGNALS IN NORMAL AND DEPRESSION CONDITIONS BY ANN USING RWE AND SIGNAL ENTROPY’, </w:t>
      </w:r>
      <w:r w:rsidRPr="0061345A">
        <w:rPr>
          <w:rFonts w:eastAsiaTheme="minorHAnsi"/>
          <w:i/>
          <w:iCs/>
          <w:sz w:val="16"/>
          <w:szCs w:val="16"/>
          <w:lang w:val="en-GB"/>
          <w:rPrChange w:id="221" w:author="Abin Daniel ZORTO" w:date="2026-04-03T18:50:00Z" w16du:dateUtc="2026-04-03T17:50:00Z">
            <w:rPr>
              <w:rFonts w:eastAsiaTheme="minorHAnsi"/>
              <w:i/>
              <w:iCs/>
              <w:lang w:val="en-GB"/>
            </w:rPr>
          </w:rPrChange>
        </w:rPr>
        <w:t>J Mech Med Biol</w:t>
      </w:r>
      <w:r w:rsidRPr="0061345A">
        <w:rPr>
          <w:rFonts w:eastAsiaTheme="minorHAnsi"/>
          <w:sz w:val="16"/>
          <w:szCs w:val="16"/>
          <w:lang w:val="en-GB"/>
          <w:rPrChange w:id="222" w:author="Abin Daniel ZORTO" w:date="2026-04-03T18:50:00Z" w16du:dateUtc="2026-04-03T17:50:00Z">
            <w:rPr>
              <w:rFonts w:eastAsiaTheme="minorHAnsi"/>
              <w:lang w:val="en-GB"/>
            </w:rPr>
          </w:rPrChange>
        </w:rPr>
        <w:t>, vol. 12, no. 04, p. 1240019, Sep. 2012.</w:t>
      </w:r>
    </w:p>
    <w:p w14:paraId="62DC0136" w14:textId="77777777" w:rsidR="000C3A9A" w:rsidRPr="0061345A" w:rsidRDefault="000C3A9A">
      <w:pPr>
        <w:pStyle w:val="Bibliography"/>
        <w:ind w:left="397" w:hanging="397"/>
        <w:rPr>
          <w:rFonts w:eastAsiaTheme="minorHAnsi"/>
          <w:sz w:val="16"/>
          <w:szCs w:val="16"/>
          <w:lang w:val="en-GB"/>
          <w:rPrChange w:id="223" w:author="Abin Daniel ZORTO" w:date="2026-04-03T18:50:00Z" w16du:dateUtc="2026-04-03T17:50:00Z">
            <w:rPr>
              <w:rFonts w:eastAsiaTheme="minorHAnsi"/>
              <w:lang w:val="en-GB"/>
            </w:rPr>
          </w:rPrChange>
        </w:rPr>
        <w:pPrChange w:id="224" w:author="Abin Daniel ZORTO" w:date="2026-04-03T18:47:00Z" w16du:dateUtc="2026-04-03T17:47:00Z">
          <w:pPr>
            <w:pStyle w:val="Bibliography"/>
          </w:pPr>
        </w:pPrChange>
      </w:pPr>
      <w:r w:rsidRPr="0061345A">
        <w:rPr>
          <w:rFonts w:eastAsiaTheme="minorHAnsi"/>
          <w:sz w:val="16"/>
          <w:szCs w:val="16"/>
          <w:lang w:val="en-GB"/>
          <w:rPrChange w:id="225" w:author="Abin Daniel ZORTO" w:date="2026-04-03T18:50:00Z" w16du:dateUtc="2026-04-03T17:50:00Z">
            <w:rPr>
              <w:rFonts w:eastAsiaTheme="minorHAnsi"/>
              <w:lang w:val="en-GB"/>
            </w:rPr>
          </w:rPrChange>
        </w:rPr>
        <w:t>[21]</w:t>
      </w:r>
      <w:r w:rsidRPr="0061345A">
        <w:rPr>
          <w:rFonts w:eastAsiaTheme="minorHAnsi"/>
          <w:sz w:val="16"/>
          <w:szCs w:val="16"/>
          <w:lang w:val="en-GB"/>
          <w:rPrChange w:id="226" w:author="Abin Daniel ZORTO" w:date="2026-04-03T18:50:00Z" w16du:dateUtc="2026-04-03T17:50:00Z">
            <w:rPr>
              <w:rFonts w:eastAsiaTheme="minorHAnsi"/>
              <w:lang w:val="en-GB"/>
            </w:rPr>
          </w:rPrChange>
        </w:rPr>
        <w:tab/>
        <w:t xml:space="preserve">S. Ghiasi </w:t>
      </w:r>
      <w:r w:rsidRPr="0061345A">
        <w:rPr>
          <w:rFonts w:eastAsiaTheme="minorHAnsi"/>
          <w:i/>
          <w:iCs/>
          <w:sz w:val="16"/>
          <w:szCs w:val="16"/>
          <w:lang w:val="en-GB"/>
          <w:rPrChange w:id="227"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228" w:author="Abin Daniel ZORTO" w:date="2026-04-03T18:50:00Z" w16du:dateUtc="2026-04-03T17:50:00Z">
            <w:rPr>
              <w:rFonts w:eastAsiaTheme="minorHAnsi"/>
              <w:lang w:val="en-GB"/>
            </w:rPr>
          </w:rPrChange>
        </w:rPr>
        <w:t xml:space="preserve">, ‘Classifying subclinical depression using EEG spectral and connectivity measures’, in </w:t>
      </w:r>
      <w:r w:rsidRPr="0061345A">
        <w:rPr>
          <w:rFonts w:eastAsiaTheme="minorHAnsi"/>
          <w:i/>
          <w:iCs/>
          <w:sz w:val="16"/>
          <w:szCs w:val="16"/>
          <w:lang w:val="en-GB"/>
          <w:rPrChange w:id="229" w:author="Abin Daniel ZORTO" w:date="2026-04-03T18:50:00Z" w16du:dateUtc="2026-04-03T17:50:00Z">
            <w:rPr>
              <w:rFonts w:eastAsiaTheme="minorHAnsi"/>
              <w:i/>
              <w:iCs/>
              <w:lang w:val="en-GB"/>
            </w:rPr>
          </w:rPrChange>
        </w:rPr>
        <w:t>2021 43rd Annual International Conference of the IEEE Engineering in Medicine &amp; Biology Society (EMBC)</w:t>
      </w:r>
      <w:r w:rsidRPr="0061345A">
        <w:rPr>
          <w:rFonts w:eastAsiaTheme="minorHAnsi"/>
          <w:sz w:val="16"/>
          <w:szCs w:val="16"/>
          <w:lang w:val="en-GB"/>
          <w:rPrChange w:id="230" w:author="Abin Daniel ZORTO" w:date="2026-04-03T18:50:00Z" w16du:dateUtc="2026-04-03T17:50:00Z">
            <w:rPr>
              <w:rFonts w:eastAsiaTheme="minorHAnsi"/>
              <w:lang w:val="en-GB"/>
            </w:rPr>
          </w:rPrChange>
        </w:rPr>
        <w:t>, IEEE, Nov. 2021, pp. 2050–2053.</w:t>
      </w:r>
    </w:p>
    <w:p w14:paraId="2D275833" w14:textId="77777777" w:rsidR="000C3A9A" w:rsidRPr="0061345A" w:rsidRDefault="000C3A9A">
      <w:pPr>
        <w:pStyle w:val="Bibliography"/>
        <w:ind w:left="397" w:hanging="397"/>
        <w:rPr>
          <w:rFonts w:eastAsiaTheme="minorHAnsi"/>
          <w:sz w:val="16"/>
          <w:szCs w:val="16"/>
          <w:lang w:val="en-GB"/>
          <w:rPrChange w:id="231" w:author="Abin Daniel ZORTO" w:date="2026-04-03T18:50:00Z" w16du:dateUtc="2026-04-03T17:50:00Z">
            <w:rPr>
              <w:rFonts w:eastAsiaTheme="minorHAnsi"/>
              <w:lang w:val="en-GB"/>
            </w:rPr>
          </w:rPrChange>
        </w:rPr>
        <w:pPrChange w:id="232" w:author="Abin Daniel ZORTO" w:date="2026-04-03T18:47:00Z" w16du:dateUtc="2026-04-03T17:47:00Z">
          <w:pPr>
            <w:pStyle w:val="Bibliography"/>
          </w:pPr>
        </w:pPrChange>
      </w:pPr>
      <w:r w:rsidRPr="0061345A">
        <w:rPr>
          <w:rFonts w:eastAsiaTheme="minorHAnsi"/>
          <w:sz w:val="16"/>
          <w:szCs w:val="16"/>
          <w:lang w:val="en-GB"/>
          <w:rPrChange w:id="233" w:author="Abin Daniel ZORTO" w:date="2026-04-03T18:50:00Z" w16du:dateUtc="2026-04-03T17:50:00Z">
            <w:rPr>
              <w:rFonts w:eastAsiaTheme="minorHAnsi"/>
              <w:lang w:val="en-GB"/>
            </w:rPr>
          </w:rPrChange>
        </w:rPr>
        <w:t>[22]</w:t>
      </w:r>
      <w:r w:rsidRPr="0061345A">
        <w:rPr>
          <w:rFonts w:eastAsiaTheme="minorHAnsi"/>
          <w:sz w:val="16"/>
          <w:szCs w:val="16"/>
          <w:lang w:val="en-GB"/>
          <w:rPrChange w:id="234" w:author="Abin Daniel ZORTO" w:date="2026-04-03T18:50:00Z" w16du:dateUtc="2026-04-03T17:50:00Z">
            <w:rPr>
              <w:rFonts w:eastAsiaTheme="minorHAnsi"/>
              <w:lang w:val="en-GB"/>
            </w:rPr>
          </w:rPrChange>
        </w:rPr>
        <w:tab/>
        <w:t xml:space="preserve">S. Zhao, S.-C. Ng, S. Khoo, and A. Chi, ‘Temporal and Spatial Dynamics of EEG Features in Female College Students with Subclinical Depression’, </w:t>
      </w:r>
      <w:r w:rsidRPr="0061345A">
        <w:rPr>
          <w:rFonts w:eastAsiaTheme="minorHAnsi"/>
          <w:i/>
          <w:iCs/>
          <w:sz w:val="16"/>
          <w:szCs w:val="16"/>
          <w:lang w:val="en-GB"/>
          <w:rPrChange w:id="235" w:author="Abin Daniel ZORTO" w:date="2026-04-03T18:50:00Z" w16du:dateUtc="2026-04-03T17:50:00Z">
            <w:rPr>
              <w:rFonts w:eastAsiaTheme="minorHAnsi"/>
              <w:i/>
              <w:iCs/>
              <w:lang w:val="en-GB"/>
            </w:rPr>
          </w:rPrChange>
        </w:rPr>
        <w:t>Int J Env. Res Public Health</w:t>
      </w:r>
      <w:r w:rsidRPr="0061345A">
        <w:rPr>
          <w:rFonts w:eastAsiaTheme="minorHAnsi"/>
          <w:sz w:val="16"/>
          <w:szCs w:val="16"/>
          <w:lang w:val="en-GB"/>
          <w:rPrChange w:id="236" w:author="Abin Daniel ZORTO" w:date="2026-04-03T18:50:00Z" w16du:dateUtc="2026-04-03T17:50:00Z">
            <w:rPr>
              <w:rFonts w:eastAsiaTheme="minorHAnsi"/>
              <w:lang w:val="en-GB"/>
            </w:rPr>
          </w:rPrChange>
        </w:rPr>
        <w:t>, vol. 19, no. 3, Feb. 2022.</w:t>
      </w:r>
    </w:p>
    <w:p w14:paraId="596F5F5D" w14:textId="77777777" w:rsidR="000C3A9A" w:rsidRPr="0061345A" w:rsidRDefault="000C3A9A">
      <w:pPr>
        <w:pStyle w:val="Bibliography"/>
        <w:ind w:left="397" w:hanging="397"/>
        <w:rPr>
          <w:rFonts w:eastAsiaTheme="minorHAnsi"/>
          <w:sz w:val="16"/>
          <w:szCs w:val="16"/>
          <w:lang w:val="en-GB"/>
          <w:rPrChange w:id="237" w:author="Abin Daniel ZORTO" w:date="2026-04-03T18:50:00Z" w16du:dateUtc="2026-04-03T17:50:00Z">
            <w:rPr>
              <w:rFonts w:eastAsiaTheme="minorHAnsi"/>
              <w:lang w:val="en-GB"/>
            </w:rPr>
          </w:rPrChange>
        </w:rPr>
        <w:pPrChange w:id="238" w:author="Abin Daniel ZORTO" w:date="2026-04-03T18:47:00Z" w16du:dateUtc="2026-04-03T17:47:00Z">
          <w:pPr>
            <w:pStyle w:val="Bibliography"/>
          </w:pPr>
        </w:pPrChange>
      </w:pPr>
      <w:r w:rsidRPr="0061345A">
        <w:rPr>
          <w:rFonts w:eastAsiaTheme="minorHAnsi"/>
          <w:sz w:val="16"/>
          <w:szCs w:val="16"/>
          <w:lang w:val="en-GB"/>
          <w:rPrChange w:id="239" w:author="Abin Daniel ZORTO" w:date="2026-04-03T18:50:00Z" w16du:dateUtc="2026-04-03T17:50:00Z">
            <w:rPr>
              <w:rFonts w:eastAsiaTheme="minorHAnsi"/>
              <w:lang w:val="en-GB"/>
            </w:rPr>
          </w:rPrChange>
        </w:rPr>
        <w:t>[23]</w:t>
      </w:r>
      <w:r w:rsidRPr="0061345A">
        <w:rPr>
          <w:rFonts w:eastAsiaTheme="minorHAnsi"/>
          <w:sz w:val="16"/>
          <w:szCs w:val="16"/>
          <w:lang w:val="en-GB"/>
          <w:rPrChange w:id="240" w:author="Abin Daniel ZORTO" w:date="2026-04-03T18:50:00Z" w16du:dateUtc="2026-04-03T17:50:00Z">
            <w:rPr>
              <w:rFonts w:eastAsiaTheme="minorHAnsi"/>
              <w:lang w:val="en-GB"/>
            </w:rPr>
          </w:rPrChange>
        </w:rPr>
        <w:tab/>
        <w:t xml:space="preserve">M. Shim, S.-H. Lee, and H.-J. Hwang, ‘Inflated prediction accuracy of neuropsychiatric biomarkers caused by data leakage in feature selection’, </w:t>
      </w:r>
      <w:r w:rsidRPr="0061345A">
        <w:rPr>
          <w:rFonts w:eastAsiaTheme="minorHAnsi"/>
          <w:i/>
          <w:iCs/>
          <w:sz w:val="16"/>
          <w:szCs w:val="16"/>
          <w:lang w:val="en-GB"/>
          <w:rPrChange w:id="241" w:author="Abin Daniel ZORTO" w:date="2026-04-03T18:50:00Z" w16du:dateUtc="2026-04-03T17:50:00Z">
            <w:rPr>
              <w:rFonts w:eastAsiaTheme="minorHAnsi"/>
              <w:i/>
              <w:iCs/>
              <w:lang w:val="en-GB"/>
            </w:rPr>
          </w:rPrChange>
        </w:rPr>
        <w:t>Sci. Rep.</w:t>
      </w:r>
      <w:r w:rsidRPr="0061345A">
        <w:rPr>
          <w:rFonts w:eastAsiaTheme="minorHAnsi"/>
          <w:sz w:val="16"/>
          <w:szCs w:val="16"/>
          <w:lang w:val="en-GB"/>
          <w:rPrChange w:id="242" w:author="Abin Daniel ZORTO" w:date="2026-04-03T18:50:00Z" w16du:dateUtc="2026-04-03T17:50:00Z">
            <w:rPr>
              <w:rFonts w:eastAsiaTheme="minorHAnsi"/>
              <w:lang w:val="en-GB"/>
            </w:rPr>
          </w:rPrChange>
        </w:rPr>
        <w:t>, vol. 11, no. 1, Apr. 2021, doi: 10.1038/s41598-021-87157-3.</w:t>
      </w:r>
    </w:p>
    <w:p w14:paraId="20AA4D87" w14:textId="77777777" w:rsidR="000C3A9A" w:rsidRPr="0061345A" w:rsidRDefault="000C3A9A">
      <w:pPr>
        <w:pStyle w:val="Bibliography"/>
        <w:ind w:left="397" w:hanging="397"/>
        <w:rPr>
          <w:rFonts w:eastAsiaTheme="minorHAnsi"/>
          <w:sz w:val="16"/>
          <w:szCs w:val="16"/>
          <w:lang w:val="en-GB"/>
          <w:rPrChange w:id="243" w:author="Abin Daniel ZORTO" w:date="2026-04-03T18:50:00Z" w16du:dateUtc="2026-04-03T17:50:00Z">
            <w:rPr>
              <w:rFonts w:eastAsiaTheme="minorHAnsi"/>
              <w:lang w:val="en-GB"/>
            </w:rPr>
          </w:rPrChange>
        </w:rPr>
        <w:pPrChange w:id="244" w:author="Abin Daniel ZORTO" w:date="2026-04-03T18:47:00Z" w16du:dateUtc="2026-04-03T17:47:00Z">
          <w:pPr>
            <w:pStyle w:val="Bibliography"/>
          </w:pPr>
        </w:pPrChange>
      </w:pPr>
      <w:r w:rsidRPr="0061345A">
        <w:rPr>
          <w:rFonts w:eastAsiaTheme="minorHAnsi"/>
          <w:sz w:val="16"/>
          <w:szCs w:val="16"/>
          <w:lang w:val="en-GB"/>
          <w:rPrChange w:id="245" w:author="Abin Daniel ZORTO" w:date="2026-04-03T18:50:00Z" w16du:dateUtc="2026-04-03T17:50:00Z">
            <w:rPr>
              <w:rFonts w:eastAsiaTheme="minorHAnsi"/>
              <w:lang w:val="en-GB"/>
            </w:rPr>
          </w:rPrChange>
        </w:rPr>
        <w:t>[24]</w:t>
      </w:r>
      <w:r w:rsidRPr="0061345A">
        <w:rPr>
          <w:rFonts w:eastAsiaTheme="minorHAnsi"/>
          <w:sz w:val="16"/>
          <w:szCs w:val="16"/>
          <w:lang w:val="en-GB"/>
          <w:rPrChange w:id="246" w:author="Abin Daniel ZORTO" w:date="2026-04-03T18:50:00Z" w16du:dateUtc="2026-04-03T17:50:00Z">
            <w:rPr>
              <w:rFonts w:eastAsiaTheme="minorHAnsi"/>
              <w:lang w:val="en-GB"/>
            </w:rPr>
          </w:rPrChange>
        </w:rPr>
        <w:tab/>
        <w:t xml:space="preserve">A. Shen, J. Sun, X. Chen, and X. Gao, ‘A data-centric and interpretable EEG framework for depression severity grading using SHAP-based insights’, </w:t>
      </w:r>
      <w:r w:rsidRPr="0061345A">
        <w:rPr>
          <w:rFonts w:eastAsiaTheme="minorHAnsi"/>
          <w:i/>
          <w:iCs/>
          <w:sz w:val="16"/>
          <w:szCs w:val="16"/>
          <w:lang w:val="en-GB"/>
          <w:rPrChange w:id="247" w:author="Abin Daniel ZORTO" w:date="2026-04-03T18:50:00Z" w16du:dateUtc="2026-04-03T17:50:00Z">
            <w:rPr>
              <w:rFonts w:eastAsiaTheme="minorHAnsi"/>
              <w:i/>
              <w:iCs/>
              <w:lang w:val="en-GB"/>
            </w:rPr>
          </w:rPrChange>
        </w:rPr>
        <w:t>J. NeuroEngineering Rehabil.</w:t>
      </w:r>
      <w:r w:rsidRPr="0061345A">
        <w:rPr>
          <w:rFonts w:eastAsiaTheme="minorHAnsi"/>
          <w:sz w:val="16"/>
          <w:szCs w:val="16"/>
          <w:lang w:val="en-GB"/>
          <w:rPrChange w:id="248" w:author="Abin Daniel ZORTO" w:date="2026-04-03T18:50:00Z" w16du:dateUtc="2026-04-03T17:50:00Z">
            <w:rPr>
              <w:rFonts w:eastAsiaTheme="minorHAnsi"/>
              <w:lang w:val="en-GB"/>
            </w:rPr>
          </w:rPrChange>
        </w:rPr>
        <w:t>, vol. 22, no. 1, May 2025, doi: 10.1186/s12984-025-01645-5.</w:t>
      </w:r>
    </w:p>
    <w:p w14:paraId="406CE63F" w14:textId="77777777" w:rsidR="000C3A9A" w:rsidRPr="0061345A" w:rsidRDefault="000C3A9A">
      <w:pPr>
        <w:pStyle w:val="Bibliography"/>
        <w:ind w:left="397" w:hanging="397"/>
        <w:rPr>
          <w:rFonts w:eastAsiaTheme="minorHAnsi"/>
          <w:sz w:val="16"/>
          <w:szCs w:val="16"/>
          <w:lang w:val="en-GB"/>
          <w:rPrChange w:id="249" w:author="Abin Daniel ZORTO" w:date="2026-04-03T18:50:00Z" w16du:dateUtc="2026-04-03T17:50:00Z">
            <w:rPr>
              <w:rFonts w:eastAsiaTheme="minorHAnsi"/>
              <w:lang w:val="en-GB"/>
            </w:rPr>
          </w:rPrChange>
        </w:rPr>
        <w:pPrChange w:id="250" w:author="Abin Daniel ZORTO" w:date="2026-04-03T18:47:00Z" w16du:dateUtc="2026-04-03T17:47:00Z">
          <w:pPr>
            <w:pStyle w:val="Bibliography"/>
          </w:pPr>
        </w:pPrChange>
      </w:pPr>
      <w:r w:rsidRPr="0061345A">
        <w:rPr>
          <w:rFonts w:eastAsiaTheme="minorHAnsi"/>
          <w:sz w:val="16"/>
          <w:szCs w:val="16"/>
          <w:lang w:val="en-GB"/>
          <w:rPrChange w:id="251" w:author="Abin Daniel ZORTO" w:date="2026-04-03T18:50:00Z" w16du:dateUtc="2026-04-03T17:50:00Z">
            <w:rPr>
              <w:rFonts w:eastAsiaTheme="minorHAnsi"/>
              <w:lang w:val="en-GB"/>
            </w:rPr>
          </w:rPrChange>
        </w:rPr>
        <w:t>[25]</w:t>
      </w:r>
      <w:r w:rsidRPr="0061345A">
        <w:rPr>
          <w:rFonts w:eastAsiaTheme="minorHAnsi"/>
          <w:sz w:val="16"/>
          <w:szCs w:val="16"/>
          <w:lang w:val="en-GB"/>
          <w:rPrChange w:id="252" w:author="Abin Daniel ZORTO" w:date="2026-04-03T18:50:00Z" w16du:dateUtc="2026-04-03T17:50:00Z">
            <w:rPr>
              <w:rFonts w:eastAsiaTheme="minorHAnsi"/>
              <w:lang w:val="en-GB"/>
            </w:rPr>
          </w:rPrChange>
        </w:rPr>
        <w:tab/>
        <w:t xml:space="preserve">A. P. Funk and M. S. George, ‘Prefrontal EEG Asymmetry as a Potential Biomarker of Antidepressant Treatment Response with Transcranial Magnetic Stimulation (TMS): A Case Series’, </w:t>
      </w:r>
      <w:r w:rsidRPr="0061345A">
        <w:rPr>
          <w:rFonts w:eastAsiaTheme="minorHAnsi"/>
          <w:i/>
          <w:iCs/>
          <w:sz w:val="16"/>
          <w:szCs w:val="16"/>
          <w:lang w:val="en-GB"/>
          <w:rPrChange w:id="253" w:author="Abin Daniel ZORTO" w:date="2026-04-03T18:50:00Z" w16du:dateUtc="2026-04-03T17:50:00Z">
            <w:rPr>
              <w:rFonts w:eastAsiaTheme="minorHAnsi"/>
              <w:i/>
              <w:iCs/>
              <w:lang w:val="en-GB"/>
            </w:rPr>
          </w:rPrChange>
        </w:rPr>
        <w:t>Clin. EEG Neurosci.</w:t>
      </w:r>
      <w:r w:rsidRPr="0061345A">
        <w:rPr>
          <w:rFonts w:eastAsiaTheme="minorHAnsi"/>
          <w:sz w:val="16"/>
          <w:szCs w:val="16"/>
          <w:lang w:val="en-GB"/>
          <w:rPrChange w:id="254" w:author="Abin Daniel ZORTO" w:date="2026-04-03T18:50:00Z" w16du:dateUtc="2026-04-03T17:50:00Z">
            <w:rPr>
              <w:rFonts w:eastAsiaTheme="minorHAnsi"/>
              <w:lang w:val="en-GB"/>
            </w:rPr>
          </w:rPrChange>
        </w:rPr>
        <w:t>, 2008, doi: 10.1177/155005940803900306.</w:t>
      </w:r>
    </w:p>
    <w:p w14:paraId="2CC9CD30" w14:textId="77777777" w:rsidR="000C3A9A" w:rsidRPr="0061345A" w:rsidRDefault="000C3A9A">
      <w:pPr>
        <w:pStyle w:val="Bibliography"/>
        <w:ind w:left="397" w:hanging="397"/>
        <w:rPr>
          <w:rFonts w:eastAsiaTheme="minorHAnsi"/>
          <w:sz w:val="16"/>
          <w:szCs w:val="16"/>
          <w:lang w:val="en-GB"/>
          <w:rPrChange w:id="255" w:author="Abin Daniel ZORTO" w:date="2026-04-03T18:50:00Z" w16du:dateUtc="2026-04-03T17:50:00Z">
            <w:rPr>
              <w:rFonts w:eastAsiaTheme="minorHAnsi"/>
              <w:lang w:val="en-GB"/>
            </w:rPr>
          </w:rPrChange>
        </w:rPr>
        <w:pPrChange w:id="256" w:author="Abin Daniel ZORTO" w:date="2026-04-03T18:47:00Z" w16du:dateUtc="2026-04-03T17:47:00Z">
          <w:pPr>
            <w:pStyle w:val="Bibliography"/>
          </w:pPr>
        </w:pPrChange>
      </w:pPr>
      <w:r w:rsidRPr="0061345A">
        <w:rPr>
          <w:rFonts w:eastAsiaTheme="minorHAnsi"/>
          <w:sz w:val="16"/>
          <w:szCs w:val="16"/>
          <w:lang w:val="en-GB"/>
          <w:rPrChange w:id="257" w:author="Abin Daniel ZORTO" w:date="2026-04-03T18:50:00Z" w16du:dateUtc="2026-04-03T17:50:00Z">
            <w:rPr>
              <w:rFonts w:eastAsiaTheme="minorHAnsi"/>
              <w:lang w:val="en-GB"/>
            </w:rPr>
          </w:rPrChange>
        </w:rPr>
        <w:t>[26]</w:t>
      </w:r>
      <w:r w:rsidRPr="0061345A">
        <w:rPr>
          <w:rFonts w:eastAsiaTheme="minorHAnsi"/>
          <w:sz w:val="16"/>
          <w:szCs w:val="16"/>
          <w:lang w:val="en-GB"/>
          <w:rPrChange w:id="258" w:author="Abin Daniel ZORTO" w:date="2026-04-03T18:50:00Z" w16du:dateUtc="2026-04-03T17:50:00Z">
            <w:rPr>
              <w:rFonts w:eastAsiaTheme="minorHAnsi"/>
              <w:lang w:val="en-GB"/>
            </w:rPr>
          </w:rPrChange>
        </w:rPr>
        <w:tab/>
        <w:t xml:space="preserve">N. Bailey </w:t>
      </w:r>
      <w:r w:rsidRPr="0061345A">
        <w:rPr>
          <w:rFonts w:eastAsiaTheme="minorHAnsi"/>
          <w:i/>
          <w:iCs/>
          <w:sz w:val="16"/>
          <w:szCs w:val="16"/>
          <w:lang w:val="en-GB"/>
          <w:rPrChange w:id="259"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260" w:author="Abin Daniel ZORTO" w:date="2026-04-03T18:50:00Z" w16du:dateUtc="2026-04-03T17:50:00Z">
            <w:rPr>
              <w:rFonts w:eastAsiaTheme="minorHAnsi"/>
              <w:lang w:val="en-GB"/>
            </w:rPr>
          </w:rPrChange>
        </w:rPr>
        <w:t xml:space="preserve">, ‘Concurrent Transcranial Magnetic Stimulation and Electroencephalography Measures are Associated with Antidepressant Response from rTMS Treatment for Depression’, </w:t>
      </w:r>
      <w:r w:rsidRPr="0061345A">
        <w:rPr>
          <w:rFonts w:eastAsiaTheme="minorHAnsi"/>
          <w:i/>
          <w:iCs/>
          <w:sz w:val="16"/>
          <w:szCs w:val="16"/>
          <w:lang w:val="en-GB"/>
          <w:rPrChange w:id="261" w:author="Abin Daniel ZORTO" w:date="2026-04-03T18:50:00Z" w16du:dateUtc="2026-04-03T17:50:00Z">
            <w:rPr>
              <w:rFonts w:eastAsiaTheme="minorHAnsi"/>
              <w:i/>
              <w:iCs/>
              <w:lang w:val="en-GB"/>
            </w:rPr>
          </w:rPrChange>
        </w:rPr>
        <w:t>medRxiv</w:t>
      </w:r>
      <w:r w:rsidRPr="0061345A">
        <w:rPr>
          <w:rFonts w:eastAsiaTheme="minorHAnsi"/>
          <w:sz w:val="16"/>
          <w:szCs w:val="16"/>
          <w:lang w:val="en-GB"/>
          <w:rPrChange w:id="262" w:author="Abin Daniel ZORTO" w:date="2026-04-03T18:50:00Z" w16du:dateUtc="2026-04-03T17:50:00Z">
            <w:rPr>
              <w:rFonts w:eastAsiaTheme="minorHAnsi"/>
              <w:lang w:val="en-GB"/>
            </w:rPr>
          </w:rPrChange>
        </w:rPr>
        <w:t>, 2023, doi: 10.1101/2023.02.10.23285794.</w:t>
      </w:r>
    </w:p>
    <w:p w14:paraId="54D17D28" w14:textId="77777777" w:rsidR="000C3A9A" w:rsidRPr="0061345A" w:rsidRDefault="000C3A9A">
      <w:pPr>
        <w:pStyle w:val="Bibliography"/>
        <w:ind w:left="397" w:hanging="397"/>
        <w:rPr>
          <w:rFonts w:eastAsiaTheme="minorHAnsi"/>
          <w:sz w:val="16"/>
          <w:szCs w:val="16"/>
          <w:lang w:val="en-GB"/>
          <w:rPrChange w:id="263" w:author="Abin Daniel ZORTO" w:date="2026-04-03T18:50:00Z" w16du:dateUtc="2026-04-03T17:50:00Z">
            <w:rPr>
              <w:rFonts w:eastAsiaTheme="minorHAnsi"/>
              <w:lang w:val="en-GB"/>
            </w:rPr>
          </w:rPrChange>
        </w:rPr>
        <w:pPrChange w:id="264" w:author="Abin Daniel ZORTO" w:date="2026-04-03T18:47:00Z" w16du:dateUtc="2026-04-03T17:47:00Z">
          <w:pPr>
            <w:pStyle w:val="Bibliography"/>
          </w:pPr>
        </w:pPrChange>
      </w:pPr>
      <w:r w:rsidRPr="0061345A">
        <w:rPr>
          <w:rFonts w:eastAsiaTheme="minorHAnsi"/>
          <w:sz w:val="16"/>
          <w:szCs w:val="16"/>
          <w:lang w:val="en-GB"/>
          <w:rPrChange w:id="265" w:author="Abin Daniel ZORTO" w:date="2026-04-03T18:50:00Z" w16du:dateUtc="2026-04-03T17:50:00Z">
            <w:rPr>
              <w:rFonts w:eastAsiaTheme="minorHAnsi"/>
              <w:lang w:val="en-GB"/>
            </w:rPr>
          </w:rPrChange>
        </w:rPr>
        <w:t>[27]</w:t>
      </w:r>
      <w:r w:rsidRPr="0061345A">
        <w:rPr>
          <w:rFonts w:eastAsiaTheme="minorHAnsi"/>
          <w:sz w:val="16"/>
          <w:szCs w:val="16"/>
          <w:lang w:val="en-GB"/>
          <w:rPrChange w:id="266" w:author="Abin Daniel ZORTO" w:date="2026-04-03T18:50:00Z" w16du:dateUtc="2026-04-03T17:50:00Z">
            <w:rPr>
              <w:rFonts w:eastAsiaTheme="minorHAnsi"/>
              <w:lang w:val="en-GB"/>
            </w:rPr>
          </w:rPrChange>
        </w:rPr>
        <w:tab/>
        <w:t xml:space="preserve">N. Murphy </w:t>
      </w:r>
      <w:r w:rsidRPr="0061345A">
        <w:rPr>
          <w:rFonts w:eastAsiaTheme="minorHAnsi"/>
          <w:i/>
          <w:iCs/>
          <w:sz w:val="16"/>
          <w:szCs w:val="16"/>
          <w:lang w:val="en-GB"/>
          <w:rPrChange w:id="267"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268" w:author="Abin Daniel ZORTO" w:date="2026-04-03T18:50:00Z" w16du:dateUtc="2026-04-03T17:50:00Z">
            <w:rPr>
              <w:rFonts w:eastAsiaTheme="minorHAnsi"/>
              <w:lang w:val="en-GB"/>
            </w:rPr>
          </w:rPrChange>
        </w:rPr>
        <w:t xml:space="preserve">, ‘Neural complexity EEG biomarkers of rapid and post-rapid ketamine effects in late-life treatment-resistant depression: a randomized control trial’, </w:t>
      </w:r>
      <w:r w:rsidRPr="0061345A">
        <w:rPr>
          <w:rFonts w:eastAsiaTheme="minorHAnsi"/>
          <w:i/>
          <w:iCs/>
          <w:sz w:val="16"/>
          <w:szCs w:val="16"/>
          <w:lang w:val="en-GB"/>
          <w:rPrChange w:id="269" w:author="Abin Daniel ZORTO" w:date="2026-04-03T18:50:00Z" w16du:dateUtc="2026-04-03T17:50:00Z">
            <w:rPr>
              <w:rFonts w:eastAsiaTheme="minorHAnsi"/>
              <w:i/>
              <w:iCs/>
              <w:lang w:val="en-GB"/>
            </w:rPr>
          </w:rPrChange>
        </w:rPr>
        <w:t>Neuropsychopharmacology</w:t>
      </w:r>
      <w:r w:rsidRPr="0061345A">
        <w:rPr>
          <w:rFonts w:eastAsiaTheme="minorHAnsi"/>
          <w:sz w:val="16"/>
          <w:szCs w:val="16"/>
          <w:lang w:val="en-GB"/>
          <w:rPrChange w:id="270" w:author="Abin Daniel ZORTO" w:date="2026-04-03T18:50:00Z" w16du:dateUtc="2026-04-03T17:50:00Z">
            <w:rPr>
              <w:rFonts w:eastAsiaTheme="minorHAnsi"/>
              <w:lang w:val="en-GB"/>
            </w:rPr>
          </w:rPrChange>
        </w:rPr>
        <w:t>, 2023, doi: 10.1038/s41386-023-01586-4.</w:t>
      </w:r>
    </w:p>
    <w:p w14:paraId="03BB55C1" w14:textId="77777777" w:rsidR="000C3A9A" w:rsidRPr="0061345A" w:rsidRDefault="000C3A9A">
      <w:pPr>
        <w:pStyle w:val="Bibliography"/>
        <w:ind w:left="397" w:hanging="397"/>
        <w:rPr>
          <w:rFonts w:eastAsiaTheme="minorHAnsi"/>
          <w:sz w:val="16"/>
          <w:szCs w:val="16"/>
          <w:lang w:val="en-GB"/>
          <w:rPrChange w:id="271" w:author="Abin Daniel ZORTO" w:date="2026-04-03T18:50:00Z" w16du:dateUtc="2026-04-03T17:50:00Z">
            <w:rPr>
              <w:rFonts w:eastAsiaTheme="minorHAnsi"/>
              <w:lang w:val="en-GB"/>
            </w:rPr>
          </w:rPrChange>
        </w:rPr>
        <w:pPrChange w:id="272" w:author="Abin Daniel ZORTO" w:date="2026-04-03T18:47:00Z" w16du:dateUtc="2026-04-03T17:47:00Z">
          <w:pPr>
            <w:pStyle w:val="Bibliography"/>
          </w:pPr>
        </w:pPrChange>
      </w:pPr>
      <w:r w:rsidRPr="0061345A">
        <w:rPr>
          <w:rFonts w:eastAsiaTheme="minorHAnsi"/>
          <w:sz w:val="16"/>
          <w:szCs w:val="16"/>
          <w:lang w:val="en-GB"/>
          <w:rPrChange w:id="273" w:author="Abin Daniel ZORTO" w:date="2026-04-03T18:50:00Z" w16du:dateUtc="2026-04-03T17:50:00Z">
            <w:rPr>
              <w:rFonts w:eastAsiaTheme="minorHAnsi"/>
              <w:lang w:val="en-GB"/>
            </w:rPr>
          </w:rPrChange>
        </w:rPr>
        <w:t>[28]</w:t>
      </w:r>
      <w:r w:rsidRPr="0061345A">
        <w:rPr>
          <w:rFonts w:eastAsiaTheme="minorHAnsi"/>
          <w:sz w:val="16"/>
          <w:szCs w:val="16"/>
          <w:lang w:val="en-GB"/>
          <w:rPrChange w:id="274" w:author="Abin Daniel ZORTO" w:date="2026-04-03T18:50:00Z" w16du:dateUtc="2026-04-03T17:50:00Z">
            <w:rPr>
              <w:rFonts w:eastAsiaTheme="minorHAnsi"/>
              <w:lang w:val="en-GB"/>
            </w:rPr>
          </w:rPrChange>
        </w:rPr>
        <w:tab/>
        <w:t xml:space="preserve">L. Guo </w:t>
      </w:r>
      <w:r w:rsidRPr="0061345A">
        <w:rPr>
          <w:rFonts w:eastAsiaTheme="minorHAnsi"/>
          <w:i/>
          <w:iCs/>
          <w:sz w:val="16"/>
          <w:szCs w:val="16"/>
          <w:lang w:val="en-GB"/>
          <w:rPrChange w:id="275"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276" w:author="Abin Daniel ZORTO" w:date="2026-04-03T18:50:00Z" w16du:dateUtc="2026-04-03T17:50:00Z">
            <w:rPr>
              <w:rFonts w:eastAsiaTheme="minorHAnsi"/>
              <w:lang w:val="en-GB"/>
            </w:rPr>
          </w:rPrChange>
        </w:rPr>
        <w:t xml:space="preserve">, ‘Resting-state EEG biomarkers of accelerated intermittent theta burst stimulation treatment for depression: a pilot study’, in </w:t>
      </w:r>
      <w:r w:rsidRPr="0061345A">
        <w:rPr>
          <w:rFonts w:eastAsiaTheme="minorHAnsi"/>
          <w:i/>
          <w:iCs/>
          <w:sz w:val="16"/>
          <w:szCs w:val="16"/>
          <w:lang w:val="en-GB"/>
          <w:rPrChange w:id="277" w:author="Abin Daniel ZORTO" w:date="2026-04-03T18:50:00Z" w16du:dateUtc="2026-04-03T17:50:00Z">
            <w:rPr>
              <w:rFonts w:eastAsiaTheme="minorHAnsi"/>
              <w:i/>
              <w:iCs/>
              <w:lang w:val="en-GB"/>
            </w:rPr>
          </w:rPrChange>
        </w:rPr>
        <w:t>Annual International Conference of the IEEE Engineering in Medicine and Biology Society</w:t>
      </w:r>
      <w:r w:rsidRPr="0061345A">
        <w:rPr>
          <w:rFonts w:eastAsiaTheme="minorHAnsi"/>
          <w:sz w:val="16"/>
          <w:szCs w:val="16"/>
          <w:lang w:val="en-GB"/>
          <w:rPrChange w:id="278" w:author="Abin Daniel ZORTO" w:date="2026-04-03T18:50:00Z" w16du:dateUtc="2026-04-03T17:50:00Z">
            <w:rPr>
              <w:rFonts w:eastAsiaTheme="minorHAnsi"/>
              <w:lang w:val="en-GB"/>
            </w:rPr>
          </w:rPrChange>
        </w:rPr>
        <w:t>, 2024. doi: 10.1109/EMBC53108.2024.10782112.</w:t>
      </w:r>
    </w:p>
    <w:p w14:paraId="44D58802" w14:textId="77777777" w:rsidR="000C3A9A" w:rsidRPr="0061345A" w:rsidRDefault="000C3A9A">
      <w:pPr>
        <w:pStyle w:val="Bibliography"/>
        <w:ind w:left="397" w:hanging="397"/>
        <w:rPr>
          <w:rFonts w:eastAsiaTheme="minorHAnsi"/>
          <w:sz w:val="16"/>
          <w:szCs w:val="16"/>
          <w:lang w:val="en-GB"/>
          <w:rPrChange w:id="279" w:author="Abin Daniel ZORTO" w:date="2026-04-03T18:50:00Z" w16du:dateUtc="2026-04-03T17:50:00Z">
            <w:rPr>
              <w:rFonts w:eastAsiaTheme="minorHAnsi"/>
              <w:lang w:val="en-GB"/>
            </w:rPr>
          </w:rPrChange>
        </w:rPr>
        <w:pPrChange w:id="280" w:author="Abin Daniel ZORTO" w:date="2026-04-03T18:47:00Z" w16du:dateUtc="2026-04-03T17:47:00Z">
          <w:pPr>
            <w:pStyle w:val="Bibliography"/>
          </w:pPr>
        </w:pPrChange>
      </w:pPr>
      <w:r w:rsidRPr="0061345A">
        <w:rPr>
          <w:rFonts w:eastAsiaTheme="minorHAnsi"/>
          <w:sz w:val="16"/>
          <w:szCs w:val="16"/>
          <w:lang w:val="en-GB"/>
          <w:rPrChange w:id="281" w:author="Abin Daniel ZORTO" w:date="2026-04-03T18:50:00Z" w16du:dateUtc="2026-04-03T17:50:00Z">
            <w:rPr>
              <w:rFonts w:eastAsiaTheme="minorHAnsi"/>
              <w:lang w:val="en-GB"/>
            </w:rPr>
          </w:rPrChange>
        </w:rPr>
        <w:t>[29]</w:t>
      </w:r>
      <w:r w:rsidRPr="0061345A">
        <w:rPr>
          <w:rFonts w:eastAsiaTheme="minorHAnsi"/>
          <w:sz w:val="16"/>
          <w:szCs w:val="16"/>
          <w:lang w:val="en-GB"/>
          <w:rPrChange w:id="282" w:author="Abin Daniel ZORTO" w:date="2026-04-03T18:50:00Z" w16du:dateUtc="2026-04-03T17:50:00Z">
            <w:rPr>
              <w:rFonts w:eastAsiaTheme="minorHAnsi"/>
              <w:lang w:val="en-GB"/>
            </w:rPr>
          </w:rPrChange>
        </w:rPr>
        <w:tab/>
        <w:t xml:space="preserve">Y.-C. Tsai, C.-T. Li, and C.-H. Juan, ‘A review of critical brain oscillations in depression and the efficacy of transcranial magnetic stimulation treatment’, </w:t>
      </w:r>
      <w:r w:rsidRPr="0061345A">
        <w:rPr>
          <w:rFonts w:eastAsiaTheme="minorHAnsi"/>
          <w:i/>
          <w:iCs/>
          <w:sz w:val="16"/>
          <w:szCs w:val="16"/>
          <w:lang w:val="en-GB"/>
          <w:rPrChange w:id="283" w:author="Abin Daniel ZORTO" w:date="2026-04-03T18:50:00Z" w16du:dateUtc="2026-04-03T17:50:00Z">
            <w:rPr>
              <w:rFonts w:eastAsiaTheme="minorHAnsi"/>
              <w:i/>
              <w:iCs/>
              <w:lang w:val="en-GB"/>
            </w:rPr>
          </w:rPrChange>
        </w:rPr>
        <w:t>Front. Psychiatry</w:t>
      </w:r>
      <w:r w:rsidRPr="0061345A">
        <w:rPr>
          <w:rFonts w:eastAsiaTheme="minorHAnsi"/>
          <w:sz w:val="16"/>
          <w:szCs w:val="16"/>
          <w:lang w:val="en-GB"/>
          <w:rPrChange w:id="284" w:author="Abin Daniel ZORTO" w:date="2026-04-03T18:50:00Z" w16du:dateUtc="2026-04-03T17:50:00Z">
            <w:rPr>
              <w:rFonts w:eastAsiaTheme="minorHAnsi"/>
              <w:lang w:val="en-GB"/>
            </w:rPr>
          </w:rPrChange>
        </w:rPr>
        <w:t>, 2023, doi: 10.3389/fpsyt.2023.1073984.</w:t>
      </w:r>
    </w:p>
    <w:p w14:paraId="4ECF85B9" w14:textId="77777777" w:rsidR="000C3A9A" w:rsidRPr="0061345A" w:rsidRDefault="000C3A9A">
      <w:pPr>
        <w:pStyle w:val="Bibliography"/>
        <w:ind w:left="397" w:hanging="397"/>
        <w:rPr>
          <w:rFonts w:eastAsiaTheme="minorHAnsi"/>
          <w:sz w:val="16"/>
          <w:szCs w:val="16"/>
          <w:lang w:val="en-GB"/>
          <w:rPrChange w:id="285" w:author="Abin Daniel ZORTO" w:date="2026-04-03T18:50:00Z" w16du:dateUtc="2026-04-03T17:50:00Z">
            <w:rPr>
              <w:rFonts w:eastAsiaTheme="minorHAnsi"/>
              <w:lang w:val="en-GB"/>
            </w:rPr>
          </w:rPrChange>
        </w:rPr>
        <w:pPrChange w:id="286" w:author="Abin Daniel ZORTO" w:date="2026-04-03T18:47:00Z" w16du:dateUtc="2026-04-03T17:47:00Z">
          <w:pPr>
            <w:pStyle w:val="Bibliography"/>
          </w:pPr>
        </w:pPrChange>
      </w:pPr>
      <w:r w:rsidRPr="0061345A">
        <w:rPr>
          <w:rFonts w:eastAsiaTheme="minorHAnsi"/>
          <w:sz w:val="16"/>
          <w:szCs w:val="16"/>
          <w:lang w:val="en-GB"/>
          <w:rPrChange w:id="287" w:author="Abin Daniel ZORTO" w:date="2026-04-03T18:50:00Z" w16du:dateUtc="2026-04-03T17:50:00Z">
            <w:rPr>
              <w:rFonts w:eastAsiaTheme="minorHAnsi"/>
              <w:lang w:val="en-GB"/>
            </w:rPr>
          </w:rPrChange>
        </w:rPr>
        <w:t>[30]</w:t>
      </w:r>
      <w:r w:rsidRPr="0061345A">
        <w:rPr>
          <w:rFonts w:eastAsiaTheme="minorHAnsi"/>
          <w:sz w:val="16"/>
          <w:szCs w:val="16"/>
          <w:lang w:val="en-GB"/>
          <w:rPrChange w:id="288" w:author="Abin Daniel ZORTO" w:date="2026-04-03T18:50:00Z" w16du:dateUtc="2026-04-03T17:50:00Z">
            <w:rPr>
              <w:rFonts w:eastAsiaTheme="minorHAnsi"/>
              <w:lang w:val="en-GB"/>
            </w:rPr>
          </w:rPrChange>
        </w:rPr>
        <w:tab/>
        <w:t xml:space="preserve">P. C. Dagnino </w:t>
      </w:r>
      <w:r w:rsidRPr="0061345A">
        <w:rPr>
          <w:rFonts w:eastAsiaTheme="minorHAnsi"/>
          <w:i/>
          <w:iCs/>
          <w:sz w:val="16"/>
          <w:szCs w:val="16"/>
          <w:lang w:val="en-GB"/>
          <w:rPrChange w:id="289"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290" w:author="Abin Daniel ZORTO" w:date="2026-04-03T18:50:00Z" w16du:dateUtc="2026-04-03T17:50:00Z">
            <w:rPr>
              <w:rFonts w:eastAsiaTheme="minorHAnsi"/>
              <w:lang w:val="en-GB"/>
            </w:rPr>
          </w:rPrChange>
        </w:rPr>
        <w:t xml:space="preserve">, ‘Stratification of responses to tDCS intervention in a healthy pediatric population based on resting-state EEG profiles’, </w:t>
      </w:r>
      <w:r w:rsidRPr="0061345A">
        <w:rPr>
          <w:rFonts w:eastAsiaTheme="minorHAnsi"/>
          <w:i/>
          <w:iCs/>
          <w:sz w:val="16"/>
          <w:szCs w:val="16"/>
          <w:lang w:val="en-GB"/>
          <w:rPrChange w:id="291" w:author="Abin Daniel ZORTO" w:date="2026-04-03T18:50:00Z" w16du:dateUtc="2026-04-03T17:50:00Z">
            <w:rPr>
              <w:rFonts w:eastAsiaTheme="minorHAnsi"/>
              <w:i/>
              <w:iCs/>
              <w:lang w:val="en-GB"/>
            </w:rPr>
          </w:rPrChange>
        </w:rPr>
        <w:t>Sci. Rep.</w:t>
      </w:r>
      <w:r w:rsidRPr="0061345A">
        <w:rPr>
          <w:rFonts w:eastAsiaTheme="minorHAnsi"/>
          <w:sz w:val="16"/>
          <w:szCs w:val="16"/>
          <w:lang w:val="en-GB"/>
          <w:rPrChange w:id="292" w:author="Abin Daniel ZORTO" w:date="2026-04-03T18:50:00Z" w16du:dateUtc="2026-04-03T17:50:00Z">
            <w:rPr>
              <w:rFonts w:eastAsiaTheme="minorHAnsi"/>
              <w:lang w:val="en-GB"/>
            </w:rPr>
          </w:rPrChange>
        </w:rPr>
        <w:t>, vol. 13, no. 1, p. 8438, 2023.</w:t>
      </w:r>
    </w:p>
    <w:p w14:paraId="0A49F19D" w14:textId="77777777" w:rsidR="000C3A9A" w:rsidRPr="0061345A" w:rsidRDefault="000C3A9A">
      <w:pPr>
        <w:pStyle w:val="Bibliography"/>
        <w:ind w:left="397" w:hanging="397"/>
        <w:rPr>
          <w:rFonts w:eastAsiaTheme="minorHAnsi"/>
          <w:sz w:val="16"/>
          <w:szCs w:val="16"/>
          <w:lang w:val="en-GB"/>
          <w:rPrChange w:id="293" w:author="Abin Daniel ZORTO" w:date="2026-04-03T18:50:00Z" w16du:dateUtc="2026-04-03T17:50:00Z">
            <w:rPr>
              <w:rFonts w:eastAsiaTheme="minorHAnsi"/>
              <w:lang w:val="en-GB"/>
            </w:rPr>
          </w:rPrChange>
        </w:rPr>
        <w:pPrChange w:id="294" w:author="Abin Daniel ZORTO" w:date="2026-04-03T18:47:00Z" w16du:dateUtc="2026-04-03T17:47:00Z">
          <w:pPr>
            <w:pStyle w:val="Bibliography"/>
          </w:pPr>
        </w:pPrChange>
      </w:pPr>
      <w:r w:rsidRPr="0061345A">
        <w:rPr>
          <w:rFonts w:eastAsiaTheme="minorHAnsi"/>
          <w:sz w:val="16"/>
          <w:szCs w:val="16"/>
          <w:lang w:val="en-GB"/>
          <w:rPrChange w:id="295" w:author="Abin Daniel ZORTO" w:date="2026-04-03T18:50:00Z" w16du:dateUtc="2026-04-03T17:50:00Z">
            <w:rPr>
              <w:rFonts w:eastAsiaTheme="minorHAnsi"/>
              <w:lang w:val="en-GB"/>
            </w:rPr>
          </w:rPrChange>
        </w:rPr>
        <w:t>[31]</w:t>
      </w:r>
      <w:r w:rsidRPr="0061345A">
        <w:rPr>
          <w:rFonts w:eastAsiaTheme="minorHAnsi"/>
          <w:sz w:val="16"/>
          <w:szCs w:val="16"/>
          <w:lang w:val="en-GB"/>
          <w:rPrChange w:id="296" w:author="Abin Daniel ZORTO" w:date="2026-04-03T18:50:00Z" w16du:dateUtc="2026-04-03T17:50:00Z">
            <w:rPr>
              <w:rFonts w:eastAsiaTheme="minorHAnsi"/>
              <w:lang w:val="en-GB"/>
            </w:rPr>
          </w:rPrChange>
        </w:rPr>
        <w:tab/>
        <w:t xml:space="preserve">J. Sheen </w:t>
      </w:r>
      <w:r w:rsidRPr="0061345A">
        <w:rPr>
          <w:rFonts w:eastAsiaTheme="minorHAnsi"/>
          <w:i/>
          <w:iCs/>
          <w:sz w:val="16"/>
          <w:szCs w:val="16"/>
          <w:lang w:val="en-GB"/>
          <w:rPrChange w:id="297"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298" w:author="Abin Daniel ZORTO" w:date="2026-04-03T18:50:00Z" w16du:dateUtc="2026-04-03T17:50:00Z">
            <w:rPr>
              <w:rFonts w:eastAsiaTheme="minorHAnsi"/>
              <w:lang w:val="en-GB"/>
            </w:rPr>
          </w:rPrChange>
        </w:rPr>
        <w:t xml:space="preserve">, ‘N100 as a response prediction biomarker for accelerated 1 Hz right DLPFC-rTMS in major depression.’, </w:t>
      </w:r>
      <w:r w:rsidRPr="0061345A">
        <w:rPr>
          <w:rFonts w:eastAsiaTheme="minorHAnsi"/>
          <w:i/>
          <w:iCs/>
          <w:sz w:val="16"/>
          <w:szCs w:val="16"/>
          <w:lang w:val="en-GB"/>
          <w:rPrChange w:id="299" w:author="Abin Daniel ZORTO" w:date="2026-04-03T18:50:00Z" w16du:dateUtc="2026-04-03T17:50:00Z">
            <w:rPr>
              <w:rFonts w:eastAsiaTheme="minorHAnsi"/>
              <w:i/>
              <w:iCs/>
              <w:lang w:val="en-GB"/>
            </w:rPr>
          </w:rPrChange>
        </w:rPr>
        <w:t>J. Affect. Disord.</w:t>
      </w:r>
      <w:r w:rsidRPr="0061345A">
        <w:rPr>
          <w:rFonts w:eastAsiaTheme="minorHAnsi"/>
          <w:sz w:val="16"/>
          <w:szCs w:val="16"/>
          <w:lang w:val="en-GB"/>
          <w:rPrChange w:id="300" w:author="Abin Daniel ZORTO" w:date="2026-04-03T18:50:00Z" w16du:dateUtc="2026-04-03T17:50:00Z">
            <w:rPr>
              <w:rFonts w:eastAsiaTheme="minorHAnsi"/>
              <w:lang w:val="en-GB"/>
            </w:rPr>
          </w:rPrChange>
        </w:rPr>
        <w:t>, 2024, doi: 10.1016/j.jad.2024.07.131.</w:t>
      </w:r>
    </w:p>
    <w:p w14:paraId="51C6BA9F" w14:textId="77777777" w:rsidR="000C3A9A" w:rsidRPr="0061345A" w:rsidRDefault="000C3A9A">
      <w:pPr>
        <w:pStyle w:val="Bibliography"/>
        <w:ind w:left="397" w:hanging="397"/>
        <w:rPr>
          <w:rFonts w:eastAsiaTheme="minorHAnsi"/>
          <w:sz w:val="16"/>
          <w:szCs w:val="16"/>
          <w:lang w:val="en-GB"/>
          <w:rPrChange w:id="301" w:author="Abin Daniel ZORTO" w:date="2026-04-03T18:50:00Z" w16du:dateUtc="2026-04-03T17:50:00Z">
            <w:rPr>
              <w:rFonts w:eastAsiaTheme="minorHAnsi"/>
              <w:lang w:val="en-GB"/>
            </w:rPr>
          </w:rPrChange>
        </w:rPr>
        <w:pPrChange w:id="302" w:author="Abin Daniel ZORTO" w:date="2026-04-03T18:47:00Z" w16du:dateUtc="2026-04-03T17:47:00Z">
          <w:pPr>
            <w:pStyle w:val="Bibliography"/>
          </w:pPr>
        </w:pPrChange>
      </w:pPr>
      <w:r w:rsidRPr="0061345A">
        <w:rPr>
          <w:rFonts w:eastAsiaTheme="minorHAnsi"/>
          <w:sz w:val="16"/>
          <w:szCs w:val="16"/>
          <w:lang w:val="en-GB"/>
          <w:rPrChange w:id="303" w:author="Abin Daniel ZORTO" w:date="2026-04-03T18:50:00Z" w16du:dateUtc="2026-04-03T17:50:00Z">
            <w:rPr>
              <w:rFonts w:eastAsiaTheme="minorHAnsi"/>
              <w:lang w:val="en-GB"/>
            </w:rPr>
          </w:rPrChange>
        </w:rPr>
        <w:t>[32]</w:t>
      </w:r>
      <w:r w:rsidRPr="0061345A">
        <w:rPr>
          <w:rFonts w:eastAsiaTheme="minorHAnsi"/>
          <w:sz w:val="16"/>
          <w:szCs w:val="16"/>
          <w:lang w:val="en-GB"/>
          <w:rPrChange w:id="304" w:author="Abin Daniel ZORTO" w:date="2026-04-03T18:50:00Z" w16du:dateUtc="2026-04-03T17:50:00Z">
            <w:rPr>
              <w:rFonts w:eastAsiaTheme="minorHAnsi"/>
              <w:lang w:val="en-GB"/>
            </w:rPr>
          </w:rPrChange>
        </w:rPr>
        <w:tab/>
        <w:t xml:space="preserve">A. A. Zeidabadi and S. Rashidi, ‘Prediction of rTMS Treatment Response in Depression Using a Frequency-Based EEG Biomarker’, in </w:t>
      </w:r>
      <w:r w:rsidRPr="0061345A">
        <w:rPr>
          <w:rFonts w:eastAsiaTheme="minorHAnsi"/>
          <w:i/>
          <w:iCs/>
          <w:sz w:val="16"/>
          <w:szCs w:val="16"/>
          <w:lang w:val="en-GB"/>
          <w:rPrChange w:id="305" w:author="Abin Daniel ZORTO" w:date="2026-04-03T18:50:00Z" w16du:dateUtc="2026-04-03T17:50:00Z">
            <w:rPr>
              <w:rFonts w:eastAsiaTheme="minorHAnsi"/>
              <w:i/>
              <w:iCs/>
              <w:lang w:val="en-GB"/>
            </w:rPr>
          </w:rPrChange>
        </w:rPr>
        <w:t>International Conference on Computer and Knowledge Engineering</w:t>
      </w:r>
      <w:r w:rsidRPr="0061345A">
        <w:rPr>
          <w:rFonts w:eastAsiaTheme="minorHAnsi"/>
          <w:sz w:val="16"/>
          <w:szCs w:val="16"/>
          <w:lang w:val="en-GB"/>
          <w:rPrChange w:id="306" w:author="Abin Daniel ZORTO" w:date="2026-04-03T18:50:00Z" w16du:dateUtc="2026-04-03T17:50:00Z">
            <w:rPr>
              <w:rFonts w:eastAsiaTheme="minorHAnsi"/>
              <w:lang w:val="en-GB"/>
            </w:rPr>
          </w:rPrChange>
        </w:rPr>
        <w:t>, 2025. doi: 10.1109/ICCKE68588.2025.11273345.</w:t>
      </w:r>
    </w:p>
    <w:p w14:paraId="4FF25481" w14:textId="77777777" w:rsidR="000C3A9A" w:rsidRPr="0061345A" w:rsidRDefault="000C3A9A">
      <w:pPr>
        <w:pStyle w:val="Bibliography"/>
        <w:ind w:left="397" w:hanging="397"/>
        <w:rPr>
          <w:rFonts w:eastAsiaTheme="minorHAnsi"/>
          <w:sz w:val="16"/>
          <w:szCs w:val="16"/>
          <w:lang w:val="en-GB"/>
          <w:rPrChange w:id="307" w:author="Abin Daniel ZORTO" w:date="2026-04-03T18:50:00Z" w16du:dateUtc="2026-04-03T17:50:00Z">
            <w:rPr>
              <w:rFonts w:eastAsiaTheme="minorHAnsi"/>
              <w:lang w:val="en-GB"/>
            </w:rPr>
          </w:rPrChange>
        </w:rPr>
        <w:pPrChange w:id="308" w:author="Abin Daniel ZORTO" w:date="2026-04-03T18:47:00Z" w16du:dateUtc="2026-04-03T17:47:00Z">
          <w:pPr>
            <w:pStyle w:val="Bibliography"/>
          </w:pPr>
        </w:pPrChange>
      </w:pPr>
      <w:r w:rsidRPr="0061345A">
        <w:rPr>
          <w:rFonts w:eastAsiaTheme="minorHAnsi"/>
          <w:sz w:val="16"/>
          <w:szCs w:val="16"/>
          <w:lang w:val="en-GB"/>
          <w:rPrChange w:id="309" w:author="Abin Daniel ZORTO" w:date="2026-04-03T18:50:00Z" w16du:dateUtc="2026-04-03T17:50:00Z">
            <w:rPr>
              <w:rFonts w:eastAsiaTheme="minorHAnsi"/>
              <w:lang w:val="en-GB"/>
            </w:rPr>
          </w:rPrChange>
        </w:rPr>
        <w:t>[33]</w:t>
      </w:r>
      <w:r w:rsidRPr="0061345A">
        <w:rPr>
          <w:rFonts w:eastAsiaTheme="minorHAnsi"/>
          <w:sz w:val="16"/>
          <w:szCs w:val="16"/>
          <w:lang w:val="en-GB"/>
          <w:rPrChange w:id="310" w:author="Abin Daniel ZORTO" w:date="2026-04-03T18:50:00Z" w16du:dateUtc="2026-04-03T17:50:00Z">
            <w:rPr>
              <w:rFonts w:eastAsiaTheme="minorHAnsi"/>
              <w:lang w:val="en-GB"/>
            </w:rPr>
          </w:rPrChange>
        </w:rPr>
        <w:tab/>
        <w:t xml:space="preserve">A. Reissmann, M. Rupprecht, B. Langguth, J. Rischer, and S. Schoisswohl, ‘Theta-cordance as a biomarker of treatment response to intermittent theta burst stimulation in patients with treatment-resistant depression.’, </w:t>
      </w:r>
      <w:r w:rsidRPr="0061345A">
        <w:rPr>
          <w:rFonts w:eastAsiaTheme="minorHAnsi"/>
          <w:i/>
          <w:iCs/>
          <w:sz w:val="16"/>
          <w:szCs w:val="16"/>
          <w:lang w:val="en-GB"/>
          <w:rPrChange w:id="311" w:author="Abin Daniel ZORTO" w:date="2026-04-03T18:50:00Z" w16du:dateUtc="2026-04-03T17:50:00Z">
            <w:rPr>
              <w:rFonts w:eastAsiaTheme="minorHAnsi"/>
              <w:i/>
              <w:iCs/>
              <w:lang w:val="en-GB"/>
            </w:rPr>
          </w:rPrChange>
        </w:rPr>
        <w:t>Clin. Neurophysiol.</w:t>
      </w:r>
      <w:r w:rsidRPr="0061345A">
        <w:rPr>
          <w:rFonts w:eastAsiaTheme="minorHAnsi"/>
          <w:sz w:val="16"/>
          <w:szCs w:val="16"/>
          <w:lang w:val="en-GB"/>
          <w:rPrChange w:id="312" w:author="Abin Daniel ZORTO" w:date="2026-04-03T18:50:00Z" w16du:dateUtc="2026-04-03T17:50:00Z">
            <w:rPr>
              <w:rFonts w:eastAsiaTheme="minorHAnsi"/>
              <w:lang w:val="en-GB"/>
            </w:rPr>
          </w:rPrChange>
        </w:rPr>
        <w:t>, 2026, doi: 10.1016/j.clinph.2026.2111710.</w:t>
      </w:r>
    </w:p>
    <w:p w14:paraId="1EA0C48A" w14:textId="77777777" w:rsidR="000C3A9A" w:rsidRPr="0061345A" w:rsidRDefault="000C3A9A">
      <w:pPr>
        <w:pStyle w:val="Bibliography"/>
        <w:ind w:left="397" w:hanging="397"/>
        <w:rPr>
          <w:rFonts w:eastAsiaTheme="minorHAnsi"/>
          <w:sz w:val="16"/>
          <w:szCs w:val="16"/>
          <w:lang w:val="en-GB"/>
          <w:rPrChange w:id="313" w:author="Abin Daniel ZORTO" w:date="2026-04-03T18:50:00Z" w16du:dateUtc="2026-04-03T17:50:00Z">
            <w:rPr>
              <w:rFonts w:eastAsiaTheme="minorHAnsi"/>
              <w:lang w:val="en-GB"/>
            </w:rPr>
          </w:rPrChange>
        </w:rPr>
        <w:pPrChange w:id="314" w:author="Abin Daniel ZORTO" w:date="2026-04-03T18:47:00Z" w16du:dateUtc="2026-04-03T17:47:00Z">
          <w:pPr>
            <w:pStyle w:val="Bibliography"/>
          </w:pPr>
        </w:pPrChange>
      </w:pPr>
      <w:r w:rsidRPr="0061345A">
        <w:rPr>
          <w:rFonts w:eastAsiaTheme="minorHAnsi"/>
          <w:sz w:val="16"/>
          <w:szCs w:val="16"/>
          <w:lang w:val="en-GB"/>
          <w:rPrChange w:id="315" w:author="Abin Daniel ZORTO" w:date="2026-04-03T18:50:00Z" w16du:dateUtc="2026-04-03T17:50:00Z">
            <w:rPr>
              <w:rFonts w:eastAsiaTheme="minorHAnsi"/>
              <w:lang w:val="en-GB"/>
            </w:rPr>
          </w:rPrChange>
        </w:rPr>
        <w:t>[34]</w:t>
      </w:r>
      <w:r w:rsidRPr="0061345A">
        <w:rPr>
          <w:rFonts w:eastAsiaTheme="minorHAnsi"/>
          <w:sz w:val="16"/>
          <w:szCs w:val="16"/>
          <w:lang w:val="en-GB"/>
          <w:rPrChange w:id="316" w:author="Abin Daniel ZORTO" w:date="2026-04-03T18:50:00Z" w16du:dateUtc="2026-04-03T17:50:00Z">
            <w:rPr>
              <w:rFonts w:eastAsiaTheme="minorHAnsi"/>
              <w:lang w:val="en-GB"/>
            </w:rPr>
          </w:rPrChange>
        </w:rPr>
        <w:tab/>
        <w:t xml:space="preserve">S. Ulrich </w:t>
      </w:r>
      <w:r w:rsidRPr="0061345A">
        <w:rPr>
          <w:rFonts w:eastAsiaTheme="minorHAnsi"/>
          <w:i/>
          <w:iCs/>
          <w:sz w:val="16"/>
          <w:szCs w:val="16"/>
          <w:lang w:val="en-GB"/>
          <w:rPrChange w:id="317"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318" w:author="Abin Daniel ZORTO" w:date="2026-04-03T18:50:00Z" w16du:dateUtc="2026-04-03T17:50:00Z">
            <w:rPr>
              <w:rFonts w:eastAsiaTheme="minorHAnsi"/>
              <w:lang w:val="en-GB"/>
            </w:rPr>
          </w:rPrChange>
        </w:rPr>
        <w:t xml:space="preserve">, ‘Alterations in resting-state EEG functional connectivity in patients with major depressive disorder receiving electroconvulsive therapy: A systematic review’, </w:t>
      </w:r>
      <w:r w:rsidRPr="0061345A">
        <w:rPr>
          <w:rFonts w:eastAsiaTheme="minorHAnsi"/>
          <w:i/>
          <w:iCs/>
          <w:sz w:val="16"/>
          <w:szCs w:val="16"/>
          <w:lang w:val="en-GB"/>
          <w:rPrChange w:id="319" w:author="Abin Daniel ZORTO" w:date="2026-04-03T18:50:00Z" w16du:dateUtc="2026-04-03T17:50:00Z">
            <w:rPr>
              <w:rFonts w:eastAsiaTheme="minorHAnsi"/>
              <w:i/>
              <w:iCs/>
              <w:lang w:val="en-GB"/>
            </w:rPr>
          </w:rPrChange>
        </w:rPr>
        <w:t>Neurosci. Biobehav. Rev.</w:t>
      </w:r>
      <w:r w:rsidRPr="0061345A">
        <w:rPr>
          <w:rFonts w:eastAsiaTheme="minorHAnsi"/>
          <w:sz w:val="16"/>
          <w:szCs w:val="16"/>
          <w:lang w:val="en-GB"/>
          <w:rPrChange w:id="320" w:author="Abin Daniel ZORTO" w:date="2026-04-03T18:50:00Z" w16du:dateUtc="2026-04-03T17:50:00Z">
            <w:rPr>
              <w:rFonts w:eastAsiaTheme="minorHAnsi"/>
              <w:lang w:val="en-GB"/>
            </w:rPr>
          </w:rPrChange>
        </w:rPr>
        <w:t>, 2025, doi: 10.1016/j.neubiorev.2025.106017.</w:t>
      </w:r>
    </w:p>
    <w:p w14:paraId="18A09649" w14:textId="77777777" w:rsidR="000C3A9A" w:rsidRPr="0061345A" w:rsidRDefault="000C3A9A">
      <w:pPr>
        <w:pStyle w:val="Bibliography"/>
        <w:ind w:left="397" w:hanging="397"/>
        <w:rPr>
          <w:rFonts w:eastAsiaTheme="minorHAnsi"/>
          <w:sz w:val="16"/>
          <w:szCs w:val="16"/>
          <w:lang w:val="en-GB"/>
          <w:rPrChange w:id="321" w:author="Abin Daniel ZORTO" w:date="2026-04-03T18:50:00Z" w16du:dateUtc="2026-04-03T17:50:00Z">
            <w:rPr>
              <w:rFonts w:eastAsiaTheme="minorHAnsi"/>
              <w:lang w:val="en-GB"/>
            </w:rPr>
          </w:rPrChange>
        </w:rPr>
        <w:pPrChange w:id="322" w:author="Abin Daniel ZORTO" w:date="2026-04-03T18:47:00Z" w16du:dateUtc="2026-04-03T17:47:00Z">
          <w:pPr>
            <w:pStyle w:val="Bibliography"/>
          </w:pPr>
        </w:pPrChange>
      </w:pPr>
      <w:r w:rsidRPr="0061345A">
        <w:rPr>
          <w:rFonts w:eastAsiaTheme="minorHAnsi"/>
          <w:sz w:val="16"/>
          <w:szCs w:val="16"/>
          <w:lang w:val="en-GB"/>
          <w:rPrChange w:id="323" w:author="Abin Daniel ZORTO" w:date="2026-04-03T18:50:00Z" w16du:dateUtc="2026-04-03T17:50:00Z">
            <w:rPr>
              <w:rFonts w:eastAsiaTheme="minorHAnsi"/>
              <w:lang w:val="en-GB"/>
            </w:rPr>
          </w:rPrChange>
        </w:rPr>
        <w:t>[35]</w:t>
      </w:r>
      <w:r w:rsidRPr="0061345A">
        <w:rPr>
          <w:rFonts w:eastAsiaTheme="minorHAnsi"/>
          <w:sz w:val="16"/>
          <w:szCs w:val="16"/>
          <w:lang w:val="en-GB"/>
          <w:rPrChange w:id="324" w:author="Abin Daniel ZORTO" w:date="2026-04-03T18:50:00Z" w16du:dateUtc="2026-04-03T17:50:00Z">
            <w:rPr>
              <w:rFonts w:eastAsiaTheme="minorHAnsi"/>
              <w:lang w:val="en-GB"/>
            </w:rPr>
          </w:rPrChange>
        </w:rPr>
        <w:tab/>
        <w:t xml:space="preserve">J. C. Moncy, Y. Fan, and C. H. Y. Fu, ‘Prediction of Treatment Outcome to Transcranial Direct Current Stimulation in Major Depression Based on Deep Learning of EEG Data’, in </w:t>
      </w:r>
      <w:r w:rsidRPr="0061345A">
        <w:rPr>
          <w:rFonts w:eastAsiaTheme="minorHAnsi"/>
          <w:i/>
          <w:iCs/>
          <w:sz w:val="16"/>
          <w:szCs w:val="16"/>
          <w:lang w:val="en-GB"/>
          <w:rPrChange w:id="325" w:author="Abin Daniel ZORTO" w:date="2026-04-03T18:50:00Z" w16du:dateUtc="2026-04-03T17:50:00Z">
            <w:rPr>
              <w:rFonts w:eastAsiaTheme="minorHAnsi"/>
              <w:i/>
              <w:iCs/>
              <w:lang w:val="en-GB"/>
            </w:rPr>
          </w:rPrChange>
        </w:rPr>
        <w:t>2024 IEEE Conference on Artificial Intelligence (CAI)</w:t>
      </w:r>
      <w:r w:rsidRPr="0061345A">
        <w:rPr>
          <w:rFonts w:eastAsiaTheme="minorHAnsi"/>
          <w:sz w:val="16"/>
          <w:szCs w:val="16"/>
          <w:lang w:val="en-GB"/>
          <w:rPrChange w:id="326" w:author="Abin Daniel ZORTO" w:date="2026-04-03T18:50:00Z" w16du:dateUtc="2026-04-03T17:50:00Z">
            <w:rPr>
              <w:rFonts w:eastAsiaTheme="minorHAnsi"/>
              <w:lang w:val="en-GB"/>
            </w:rPr>
          </w:rPrChange>
        </w:rPr>
        <w:t>, Jun. 2024, pp. 1123–1128. doi: 10.1109/CAI59869.2024.00201.</w:t>
      </w:r>
    </w:p>
    <w:p w14:paraId="63B2322E" w14:textId="77777777" w:rsidR="000C3A9A" w:rsidRPr="0061345A" w:rsidRDefault="000C3A9A">
      <w:pPr>
        <w:pStyle w:val="Bibliography"/>
        <w:ind w:left="397" w:hanging="397"/>
        <w:rPr>
          <w:rFonts w:eastAsiaTheme="minorHAnsi"/>
          <w:sz w:val="16"/>
          <w:szCs w:val="16"/>
          <w:lang w:val="en-GB"/>
          <w:rPrChange w:id="327" w:author="Abin Daniel ZORTO" w:date="2026-04-03T18:50:00Z" w16du:dateUtc="2026-04-03T17:50:00Z">
            <w:rPr>
              <w:rFonts w:eastAsiaTheme="minorHAnsi"/>
              <w:lang w:val="en-GB"/>
            </w:rPr>
          </w:rPrChange>
        </w:rPr>
        <w:pPrChange w:id="328" w:author="Abin Daniel ZORTO" w:date="2026-04-03T18:47:00Z" w16du:dateUtc="2026-04-03T17:47:00Z">
          <w:pPr>
            <w:pStyle w:val="Bibliography"/>
          </w:pPr>
        </w:pPrChange>
      </w:pPr>
      <w:r w:rsidRPr="0061345A">
        <w:rPr>
          <w:rFonts w:eastAsiaTheme="minorHAnsi"/>
          <w:sz w:val="16"/>
          <w:szCs w:val="16"/>
          <w:lang w:val="en-GB"/>
          <w:rPrChange w:id="329" w:author="Abin Daniel ZORTO" w:date="2026-04-03T18:50:00Z" w16du:dateUtc="2026-04-03T17:50:00Z">
            <w:rPr>
              <w:rFonts w:eastAsiaTheme="minorHAnsi"/>
              <w:lang w:val="en-GB"/>
            </w:rPr>
          </w:rPrChange>
        </w:rPr>
        <w:t>[36]</w:t>
      </w:r>
      <w:r w:rsidRPr="0061345A">
        <w:rPr>
          <w:rFonts w:eastAsiaTheme="minorHAnsi"/>
          <w:sz w:val="16"/>
          <w:szCs w:val="16"/>
          <w:lang w:val="en-GB"/>
          <w:rPrChange w:id="330" w:author="Abin Daniel ZORTO" w:date="2026-04-03T18:50:00Z" w16du:dateUtc="2026-04-03T17:50:00Z">
            <w:rPr>
              <w:rFonts w:eastAsiaTheme="minorHAnsi"/>
              <w:lang w:val="en-GB"/>
            </w:rPr>
          </w:rPrChange>
        </w:rPr>
        <w:tab/>
        <w:t xml:space="preserve">W. Xiao </w:t>
      </w:r>
      <w:r w:rsidRPr="0061345A">
        <w:rPr>
          <w:rFonts w:eastAsiaTheme="minorHAnsi"/>
          <w:i/>
          <w:iCs/>
          <w:sz w:val="16"/>
          <w:szCs w:val="16"/>
          <w:lang w:val="en-GB"/>
          <w:rPrChange w:id="331"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332" w:author="Abin Daniel ZORTO" w:date="2026-04-03T18:50:00Z" w16du:dateUtc="2026-04-03T17:50:00Z">
            <w:rPr>
              <w:rFonts w:eastAsiaTheme="minorHAnsi"/>
              <w:lang w:val="en-GB"/>
            </w:rPr>
          </w:rPrChange>
        </w:rPr>
        <w:t xml:space="preserve">, ‘Home-based transcranial direct current stimulation (tDCS) in major depressive disorder: Enhanced network synchronization with active relative to sham and deep learning-based predictors of remission’, </w:t>
      </w:r>
      <w:r w:rsidRPr="0061345A">
        <w:rPr>
          <w:rFonts w:eastAsiaTheme="minorHAnsi"/>
          <w:i/>
          <w:iCs/>
          <w:sz w:val="16"/>
          <w:szCs w:val="16"/>
          <w:lang w:val="en-GB"/>
          <w:rPrChange w:id="333" w:author="Abin Daniel ZORTO" w:date="2026-04-03T18:50:00Z" w16du:dateUtc="2026-04-03T17:50:00Z">
            <w:rPr>
              <w:rFonts w:eastAsiaTheme="minorHAnsi"/>
              <w:i/>
              <w:iCs/>
              <w:lang w:val="en-GB"/>
            </w:rPr>
          </w:rPrChange>
        </w:rPr>
        <w:t>Pers. Med. Psychiatry</w:t>
      </w:r>
      <w:r w:rsidRPr="0061345A">
        <w:rPr>
          <w:rFonts w:eastAsiaTheme="minorHAnsi"/>
          <w:sz w:val="16"/>
          <w:szCs w:val="16"/>
          <w:lang w:val="en-GB"/>
          <w:rPrChange w:id="334" w:author="Abin Daniel ZORTO" w:date="2026-04-03T18:50:00Z" w16du:dateUtc="2026-04-03T17:50:00Z">
            <w:rPr>
              <w:rFonts w:eastAsiaTheme="minorHAnsi"/>
              <w:lang w:val="en-GB"/>
            </w:rPr>
          </w:rPrChange>
        </w:rPr>
        <w:t xml:space="preserve">, vol. 49–50, p. </w:t>
      </w:r>
      <w:r w:rsidRPr="0061345A">
        <w:rPr>
          <w:rFonts w:eastAsiaTheme="minorHAnsi"/>
          <w:sz w:val="16"/>
          <w:szCs w:val="16"/>
          <w:lang w:val="en-GB"/>
          <w:rPrChange w:id="335" w:author="Abin Daniel ZORTO" w:date="2026-04-03T18:50:00Z" w16du:dateUtc="2026-04-03T17:50:00Z">
            <w:rPr>
              <w:rFonts w:eastAsiaTheme="minorHAnsi"/>
              <w:lang w:val="en-GB"/>
            </w:rPr>
          </w:rPrChange>
        </w:rPr>
        <w:lastRenderedPageBreak/>
        <w:t>100147, Mar. 2025, doi: 10.1016/j.pmip.2024.100147.</w:t>
      </w:r>
    </w:p>
    <w:p w14:paraId="463BE960" w14:textId="77777777" w:rsidR="000C3A9A" w:rsidRPr="0061345A" w:rsidRDefault="000C3A9A">
      <w:pPr>
        <w:pStyle w:val="Bibliography"/>
        <w:ind w:left="397" w:hanging="397"/>
        <w:rPr>
          <w:rFonts w:eastAsiaTheme="minorHAnsi"/>
          <w:sz w:val="16"/>
          <w:szCs w:val="16"/>
          <w:lang w:val="en-GB"/>
          <w:rPrChange w:id="336" w:author="Abin Daniel ZORTO" w:date="2026-04-03T18:50:00Z" w16du:dateUtc="2026-04-03T17:50:00Z">
            <w:rPr>
              <w:rFonts w:eastAsiaTheme="minorHAnsi"/>
              <w:lang w:val="en-GB"/>
            </w:rPr>
          </w:rPrChange>
        </w:rPr>
        <w:pPrChange w:id="337" w:author="Abin Daniel ZORTO" w:date="2026-04-03T18:47:00Z" w16du:dateUtc="2026-04-03T17:47:00Z">
          <w:pPr>
            <w:pStyle w:val="Bibliography"/>
          </w:pPr>
        </w:pPrChange>
      </w:pPr>
      <w:r w:rsidRPr="0061345A">
        <w:rPr>
          <w:rFonts w:eastAsiaTheme="minorHAnsi"/>
          <w:sz w:val="16"/>
          <w:szCs w:val="16"/>
          <w:lang w:val="en-GB"/>
          <w:rPrChange w:id="338" w:author="Abin Daniel ZORTO" w:date="2026-04-03T18:50:00Z" w16du:dateUtc="2026-04-03T17:50:00Z">
            <w:rPr>
              <w:rFonts w:eastAsiaTheme="minorHAnsi"/>
              <w:lang w:val="en-GB"/>
            </w:rPr>
          </w:rPrChange>
        </w:rPr>
        <w:t>[37]</w:t>
      </w:r>
      <w:r w:rsidRPr="0061345A">
        <w:rPr>
          <w:rFonts w:eastAsiaTheme="minorHAnsi"/>
          <w:sz w:val="16"/>
          <w:szCs w:val="16"/>
          <w:lang w:val="en-GB"/>
          <w:rPrChange w:id="339" w:author="Abin Daniel ZORTO" w:date="2026-04-03T18:50:00Z" w16du:dateUtc="2026-04-03T17:50:00Z">
            <w:rPr>
              <w:rFonts w:eastAsiaTheme="minorHAnsi"/>
              <w:lang w:val="en-GB"/>
            </w:rPr>
          </w:rPrChange>
        </w:rPr>
        <w:tab/>
        <w:t xml:space="preserve">P. Miranda, C. D. Cox, M. Alexander, S. Danev, and J. R. Lakey, ‘Overview of current diagnostic, prognostic, and therapeutic use of EEG and EEG-based markers of cognition, mental, and brain health’, </w:t>
      </w:r>
      <w:r w:rsidRPr="0061345A">
        <w:rPr>
          <w:rFonts w:eastAsiaTheme="minorHAnsi"/>
          <w:i/>
          <w:iCs/>
          <w:sz w:val="16"/>
          <w:szCs w:val="16"/>
          <w:lang w:val="en-GB"/>
          <w:rPrChange w:id="340" w:author="Abin Daniel ZORTO" w:date="2026-04-03T18:50:00Z" w16du:dateUtc="2026-04-03T17:50:00Z">
            <w:rPr>
              <w:rFonts w:eastAsiaTheme="minorHAnsi"/>
              <w:i/>
              <w:iCs/>
              <w:lang w:val="en-GB"/>
            </w:rPr>
          </w:rPrChange>
        </w:rPr>
        <w:t>Integr Mol Med</w:t>
      </w:r>
      <w:r w:rsidRPr="0061345A">
        <w:rPr>
          <w:rFonts w:eastAsiaTheme="minorHAnsi"/>
          <w:sz w:val="16"/>
          <w:szCs w:val="16"/>
          <w:lang w:val="en-GB"/>
          <w:rPrChange w:id="341" w:author="Abin Daniel ZORTO" w:date="2026-04-03T18:50:00Z" w16du:dateUtc="2026-04-03T17:50:00Z">
            <w:rPr>
              <w:rFonts w:eastAsiaTheme="minorHAnsi"/>
              <w:lang w:val="en-GB"/>
            </w:rPr>
          </w:rPrChange>
        </w:rPr>
        <w:t>, vol. 6, no. 5, 2019.</w:t>
      </w:r>
    </w:p>
    <w:p w14:paraId="0374D97A" w14:textId="77777777" w:rsidR="000C3A9A" w:rsidRPr="0061345A" w:rsidRDefault="000C3A9A">
      <w:pPr>
        <w:pStyle w:val="Bibliography"/>
        <w:ind w:left="397" w:hanging="397"/>
        <w:rPr>
          <w:rFonts w:eastAsiaTheme="minorHAnsi"/>
          <w:sz w:val="16"/>
          <w:szCs w:val="16"/>
          <w:lang w:val="en-GB"/>
          <w:rPrChange w:id="342" w:author="Abin Daniel ZORTO" w:date="2026-04-03T18:50:00Z" w16du:dateUtc="2026-04-03T17:50:00Z">
            <w:rPr>
              <w:rFonts w:eastAsiaTheme="minorHAnsi"/>
              <w:lang w:val="en-GB"/>
            </w:rPr>
          </w:rPrChange>
        </w:rPr>
        <w:pPrChange w:id="343" w:author="Abin Daniel ZORTO" w:date="2026-04-03T18:47:00Z" w16du:dateUtc="2026-04-03T17:47:00Z">
          <w:pPr>
            <w:pStyle w:val="Bibliography"/>
          </w:pPr>
        </w:pPrChange>
      </w:pPr>
      <w:r w:rsidRPr="0061345A">
        <w:rPr>
          <w:rFonts w:eastAsiaTheme="minorHAnsi"/>
          <w:sz w:val="16"/>
          <w:szCs w:val="16"/>
          <w:lang w:val="en-GB"/>
          <w:rPrChange w:id="344" w:author="Abin Daniel ZORTO" w:date="2026-04-03T18:50:00Z" w16du:dateUtc="2026-04-03T17:50:00Z">
            <w:rPr>
              <w:rFonts w:eastAsiaTheme="minorHAnsi"/>
              <w:lang w:val="en-GB"/>
            </w:rPr>
          </w:rPrChange>
        </w:rPr>
        <w:t>[38]</w:t>
      </w:r>
      <w:r w:rsidRPr="0061345A">
        <w:rPr>
          <w:rFonts w:eastAsiaTheme="minorHAnsi"/>
          <w:sz w:val="16"/>
          <w:szCs w:val="16"/>
          <w:lang w:val="en-GB"/>
          <w:rPrChange w:id="345" w:author="Abin Daniel ZORTO" w:date="2026-04-03T18:50:00Z" w16du:dateUtc="2026-04-03T17:50:00Z">
            <w:rPr>
              <w:rFonts w:eastAsiaTheme="minorHAnsi"/>
              <w:lang w:val="en-GB"/>
            </w:rPr>
          </w:rPrChange>
        </w:rPr>
        <w:tab/>
        <w:t xml:space="preserve">S. Siuly, Y. Li, and Y. Zhang, ‘Electroencephalogram (EEG) and its background’, in </w:t>
      </w:r>
      <w:r w:rsidRPr="0061345A">
        <w:rPr>
          <w:rFonts w:eastAsiaTheme="minorHAnsi"/>
          <w:i/>
          <w:iCs/>
          <w:sz w:val="16"/>
          <w:szCs w:val="16"/>
          <w:lang w:val="en-GB"/>
          <w:rPrChange w:id="346" w:author="Abin Daniel ZORTO" w:date="2026-04-03T18:50:00Z" w16du:dateUtc="2026-04-03T17:50:00Z">
            <w:rPr>
              <w:rFonts w:eastAsiaTheme="minorHAnsi"/>
              <w:i/>
              <w:iCs/>
              <w:lang w:val="en-GB"/>
            </w:rPr>
          </w:rPrChange>
        </w:rPr>
        <w:t>EEG signal analysis and classification: Techniques and applications</w:t>
      </w:r>
      <w:r w:rsidRPr="0061345A">
        <w:rPr>
          <w:rFonts w:eastAsiaTheme="minorHAnsi"/>
          <w:sz w:val="16"/>
          <w:szCs w:val="16"/>
          <w:lang w:val="en-GB"/>
          <w:rPrChange w:id="347" w:author="Abin Daniel ZORTO" w:date="2026-04-03T18:50:00Z" w16du:dateUtc="2026-04-03T17:50:00Z">
            <w:rPr>
              <w:rFonts w:eastAsiaTheme="minorHAnsi"/>
              <w:lang w:val="en-GB"/>
            </w:rPr>
          </w:rPrChange>
        </w:rPr>
        <w:t>, Springer, 2017, pp. 3–21.</w:t>
      </w:r>
    </w:p>
    <w:p w14:paraId="34C7C961" w14:textId="77777777" w:rsidR="000C3A9A" w:rsidRPr="0061345A" w:rsidRDefault="000C3A9A">
      <w:pPr>
        <w:pStyle w:val="Bibliography"/>
        <w:ind w:left="397" w:hanging="397"/>
        <w:rPr>
          <w:rFonts w:eastAsiaTheme="minorHAnsi"/>
          <w:sz w:val="16"/>
          <w:szCs w:val="16"/>
          <w:lang w:val="en-GB"/>
          <w:rPrChange w:id="348" w:author="Abin Daniel ZORTO" w:date="2026-04-03T18:50:00Z" w16du:dateUtc="2026-04-03T17:50:00Z">
            <w:rPr>
              <w:rFonts w:eastAsiaTheme="minorHAnsi"/>
              <w:lang w:val="en-GB"/>
            </w:rPr>
          </w:rPrChange>
        </w:rPr>
        <w:pPrChange w:id="349" w:author="Abin Daniel ZORTO" w:date="2026-04-03T18:47:00Z" w16du:dateUtc="2026-04-03T17:47:00Z">
          <w:pPr>
            <w:pStyle w:val="Bibliography"/>
          </w:pPr>
        </w:pPrChange>
      </w:pPr>
      <w:r w:rsidRPr="0061345A">
        <w:rPr>
          <w:rFonts w:eastAsiaTheme="minorHAnsi"/>
          <w:sz w:val="16"/>
          <w:szCs w:val="16"/>
          <w:lang w:val="en-GB"/>
          <w:rPrChange w:id="350" w:author="Abin Daniel ZORTO" w:date="2026-04-03T18:50:00Z" w16du:dateUtc="2026-04-03T17:50:00Z">
            <w:rPr>
              <w:rFonts w:eastAsiaTheme="minorHAnsi"/>
              <w:lang w:val="en-GB"/>
            </w:rPr>
          </w:rPrChange>
        </w:rPr>
        <w:t>[39]</w:t>
      </w:r>
      <w:r w:rsidRPr="0061345A">
        <w:rPr>
          <w:rFonts w:eastAsiaTheme="minorHAnsi"/>
          <w:sz w:val="16"/>
          <w:szCs w:val="16"/>
          <w:lang w:val="en-GB"/>
          <w:rPrChange w:id="351" w:author="Abin Daniel ZORTO" w:date="2026-04-03T18:50:00Z" w16du:dateUtc="2026-04-03T17:50:00Z">
            <w:rPr>
              <w:rFonts w:eastAsiaTheme="minorHAnsi"/>
              <w:lang w:val="en-GB"/>
            </w:rPr>
          </w:rPrChange>
        </w:rPr>
        <w:tab/>
        <w:t xml:space="preserve">S. Mahato, N. Goyal, D. Ram, and S. Paul, ‘Detection of Depression and Scaling of Severity Using Six Channel EEG Data’, </w:t>
      </w:r>
      <w:r w:rsidRPr="0061345A">
        <w:rPr>
          <w:rFonts w:eastAsiaTheme="minorHAnsi"/>
          <w:i/>
          <w:iCs/>
          <w:sz w:val="16"/>
          <w:szCs w:val="16"/>
          <w:lang w:val="en-GB"/>
          <w:rPrChange w:id="352" w:author="Abin Daniel ZORTO" w:date="2026-04-03T18:50:00Z" w16du:dateUtc="2026-04-03T17:50:00Z">
            <w:rPr>
              <w:rFonts w:eastAsiaTheme="minorHAnsi"/>
              <w:i/>
              <w:iCs/>
              <w:lang w:val="en-GB"/>
            </w:rPr>
          </w:rPrChange>
        </w:rPr>
        <w:t>J Med Syst</w:t>
      </w:r>
      <w:r w:rsidRPr="0061345A">
        <w:rPr>
          <w:rFonts w:eastAsiaTheme="minorHAnsi"/>
          <w:sz w:val="16"/>
          <w:szCs w:val="16"/>
          <w:lang w:val="en-GB"/>
          <w:rPrChange w:id="353" w:author="Abin Daniel ZORTO" w:date="2026-04-03T18:50:00Z" w16du:dateUtc="2026-04-03T17:50:00Z">
            <w:rPr>
              <w:rFonts w:eastAsiaTheme="minorHAnsi"/>
              <w:lang w:val="en-GB"/>
            </w:rPr>
          </w:rPrChange>
        </w:rPr>
        <w:t>, vol. 44, no. 7, p. 118, May 2020.</w:t>
      </w:r>
    </w:p>
    <w:p w14:paraId="6F856095" w14:textId="77777777" w:rsidR="000C3A9A" w:rsidRPr="0061345A" w:rsidRDefault="000C3A9A">
      <w:pPr>
        <w:pStyle w:val="Bibliography"/>
        <w:ind w:left="397" w:hanging="397"/>
        <w:rPr>
          <w:rFonts w:eastAsiaTheme="minorHAnsi"/>
          <w:sz w:val="16"/>
          <w:szCs w:val="16"/>
          <w:lang w:val="en-GB"/>
          <w:rPrChange w:id="354" w:author="Abin Daniel ZORTO" w:date="2026-04-03T18:50:00Z" w16du:dateUtc="2026-04-03T17:50:00Z">
            <w:rPr>
              <w:rFonts w:eastAsiaTheme="minorHAnsi"/>
              <w:lang w:val="en-GB"/>
            </w:rPr>
          </w:rPrChange>
        </w:rPr>
        <w:pPrChange w:id="355" w:author="Abin Daniel ZORTO" w:date="2026-04-03T18:47:00Z" w16du:dateUtc="2026-04-03T17:47:00Z">
          <w:pPr>
            <w:pStyle w:val="Bibliography"/>
          </w:pPr>
        </w:pPrChange>
      </w:pPr>
      <w:r w:rsidRPr="0061345A">
        <w:rPr>
          <w:rFonts w:eastAsiaTheme="minorHAnsi"/>
          <w:sz w:val="16"/>
          <w:szCs w:val="16"/>
          <w:lang w:val="en-GB"/>
          <w:rPrChange w:id="356" w:author="Abin Daniel ZORTO" w:date="2026-04-03T18:50:00Z" w16du:dateUtc="2026-04-03T17:50:00Z">
            <w:rPr>
              <w:rFonts w:eastAsiaTheme="minorHAnsi"/>
              <w:lang w:val="en-GB"/>
            </w:rPr>
          </w:rPrChange>
        </w:rPr>
        <w:t>[40]</w:t>
      </w:r>
      <w:r w:rsidRPr="0061345A">
        <w:rPr>
          <w:rFonts w:eastAsiaTheme="minorHAnsi"/>
          <w:sz w:val="16"/>
          <w:szCs w:val="16"/>
          <w:lang w:val="en-GB"/>
          <w:rPrChange w:id="357" w:author="Abin Daniel ZORTO" w:date="2026-04-03T18:50:00Z" w16du:dateUtc="2026-04-03T17:50:00Z">
            <w:rPr>
              <w:rFonts w:eastAsiaTheme="minorHAnsi"/>
              <w:lang w:val="en-GB"/>
            </w:rPr>
          </w:rPrChange>
        </w:rPr>
        <w:tab/>
        <w:t xml:space="preserve">BABILONI </w:t>
      </w:r>
      <w:r w:rsidRPr="0061345A">
        <w:rPr>
          <w:rFonts w:eastAsiaTheme="minorHAnsi"/>
          <w:i/>
          <w:iCs/>
          <w:sz w:val="16"/>
          <w:szCs w:val="16"/>
          <w:lang w:val="en-GB"/>
          <w:rPrChange w:id="358"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359" w:author="Abin Daniel ZORTO" w:date="2026-04-03T18:50:00Z" w16du:dateUtc="2026-04-03T17:50:00Z">
            <w:rPr>
              <w:rFonts w:eastAsiaTheme="minorHAnsi"/>
              <w:lang w:val="en-GB"/>
            </w:rPr>
          </w:rPrChange>
        </w:rPr>
        <w:t>, ‘Guidelines for the recording and evaluation of pharmaco-EEG data in man: the International Pharmaco-EEG Society (IPEG)’, 2012, doi: 10.1159/000343478.</w:t>
      </w:r>
    </w:p>
    <w:p w14:paraId="6AD725DE" w14:textId="77777777" w:rsidR="000C3A9A" w:rsidRPr="0061345A" w:rsidRDefault="000C3A9A">
      <w:pPr>
        <w:pStyle w:val="Bibliography"/>
        <w:ind w:left="397" w:hanging="397"/>
        <w:rPr>
          <w:rFonts w:eastAsiaTheme="minorHAnsi"/>
          <w:sz w:val="16"/>
          <w:szCs w:val="16"/>
          <w:lang w:val="en-GB"/>
          <w:rPrChange w:id="360" w:author="Abin Daniel ZORTO" w:date="2026-04-03T18:50:00Z" w16du:dateUtc="2026-04-03T17:50:00Z">
            <w:rPr>
              <w:rFonts w:eastAsiaTheme="minorHAnsi"/>
              <w:lang w:val="en-GB"/>
            </w:rPr>
          </w:rPrChange>
        </w:rPr>
        <w:pPrChange w:id="361" w:author="Abin Daniel ZORTO" w:date="2026-04-03T18:47:00Z" w16du:dateUtc="2026-04-03T17:47:00Z">
          <w:pPr>
            <w:pStyle w:val="Bibliography"/>
          </w:pPr>
        </w:pPrChange>
      </w:pPr>
      <w:r w:rsidRPr="0061345A">
        <w:rPr>
          <w:rFonts w:eastAsiaTheme="minorHAnsi"/>
          <w:sz w:val="16"/>
          <w:szCs w:val="16"/>
          <w:lang w:val="en-GB"/>
          <w:rPrChange w:id="362" w:author="Abin Daniel ZORTO" w:date="2026-04-03T18:50:00Z" w16du:dateUtc="2026-04-03T17:50:00Z">
            <w:rPr>
              <w:rFonts w:eastAsiaTheme="minorHAnsi"/>
              <w:lang w:val="en-GB"/>
            </w:rPr>
          </w:rPrChange>
        </w:rPr>
        <w:t>[41]</w:t>
      </w:r>
      <w:r w:rsidRPr="0061345A">
        <w:rPr>
          <w:rFonts w:eastAsiaTheme="minorHAnsi"/>
          <w:sz w:val="16"/>
          <w:szCs w:val="16"/>
          <w:lang w:val="en-GB"/>
          <w:rPrChange w:id="363" w:author="Abin Daniel ZORTO" w:date="2026-04-03T18:50:00Z" w16du:dateUtc="2026-04-03T17:50:00Z">
            <w:rPr>
              <w:rFonts w:eastAsiaTheme="minorHAnsi"/>
              <w:lang w:val="en-GB"/>
            </w:rPr>
          </w:rPrChange>
        </w:rPr>
        <w:tab/>
        <w:t xml:space="preserve">H. Zhang </w:t>
      </w:r>
      <w:r w:rsidRPr="0061345A">
        <w:rPr>
          <w:rFonts w:eastAsiaTheme="minorHAnsi"/>
          <w:i/>
          <w:iCs/>
          <w:sz w:val="16"/>
          <w:szCs w:val="16"/>
          <w:lang w:val="en-GB"/>
          <w:rPrChange w:id="364"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365" w:author="Abin Daniel ZORTO" w:date="2026-04-03T18:50:00Z" w16du:dateUtc="2026-04-03T17:50:00Z">
            <w:rPr>
              <w:rFonts w:eastAsiaTheme="minorHAnsi"/>
              <w:lang w:val="en-GB"/>
            </w:rPr>
          </w:rPrChange>
        </w:rPr>
        <w:t xml:space="preserve">, ‘The applied principles of EEG analysis methods in neuroscience and clinical neurology’, </w:t>
      </w:r>
      <w:r w:rsidRPr="0061345A">
        <w:rPr>
          <w:rFonts w:eastAsiaTheme="minorHAnsi"/>
          <w:i/>
          <w:iCs/>
          <w:sz w:val="16"/>
          <w:szCs w:val="16"/>
          <w:lang w:val="en-GB"/>
          <w:rPrChange w:id="366" w:author="Abin Daniel ZORTO" w:date="2026-04-03T18:50:00Z" w16du:dateUtc="2026-04-03T17:50:00Z">
            <w:rPr>
              <w:rFonts w:eastAsiaTheme="minorHAnsi"/>
              <w:i/>
              <w:iCs/>
              <w:lang w:val="en-GB"/>
            </w:rPr>
          </w:rPrChange>
        </w:rPr>
        <w:t>Mil. Med. Res.</w:t>
      </w:r>
      <w:r w:rsidRPr="0061345A">
        <w:rPr>
          <w:rFonts w:eastAsiaTheme="minorHAnsi"/>
          <w:sz w:val="16"/>
          <w:szCs w:val="16"/>
          <w:lang w:val="en-GB"/>
          <w:rPrChange w:id="367" w:author="Abin Daniel ZORTO" w:date="2026-04-03T18:50:00Z" w16du:dateUtc="2026-04-03T17:50:00Z">
            <w:rPr>
              <w:rFonts w:eastAsiaTheme="minorHAnsi"/>
              <w:lang w:val="en-GB"/>
            </w:rPr>
          </w:rPrChange>
        </w:rPr>
        <w:t>, vol. 10, no. 1, Dec. 2023, doi: 10.1186/s40779-023-00502-7.</w:t>
      </w:r>
    </w:p>
    <w:p w14:paraId="5AD4AB82" w14:textId="77777777" w:rsidR="000C3A9A" w:rsidRPr="0061345A" w:rsidRDefault="000C3A9A">
      <w:pPr>
        <w:pStyle w:val="Bibliography"/>
        <w:ind w:left="397" w:hanging="397"/>
        <w:rPr>
          <w:rFonts w:eastAsiaTheme="minorHAnsi"/>
          <w:sz w:val="16"/>
          <w:szCs w:val="16"/>
          <w:lang w:val="en-GB"/>
          <w:rPrChange w:id="368" w:author="Abin Daniel ZORTO" w:date="2026-04-03T18:50:00Z" w16du:dateUtc="2026-04-03T17:50:00Z">
            <w:rPr>
              <w:rFonts w:eastAsiaTheme="minorHAnsi"/>
              <w:lang w:val="en-GB"/>
            </w:rPr>
          </w:rPrChange>
        </w:rPr>
        <w:pPrChange w:id="369" w:author="Abin Daniel ZORTO" w:date="2026-04-03T18:47:00Z" w16du:dateUtc="2026-04-03T17:47:00Z">
          <w:pPr>
            <w:pStyle w:val="Bibliography"/>
          </w:pPr>
        </w:pPrChange>
      </w:pPr>
      <w:r w:rsidRPr="0061345A">
        <w:rPr>
          <w:rFonts w:eastAsiaTheme="minorHAnsi"/>
          <w:sz w:val="16"/>
          <w:szCs w:val="16"/>
          <w:lang w:val="en-GB"/>
          <w:rPrChange w:id="370" w:author="Abin Daniel ZORTO" w:date="2026-04-03T18:50:00Z" w16du:dateUtc="2026-04-03T17:50:00Z">
            <w:rPr>
              <w:rFonts w:eastAsiaTheme="minorHAnsi"/>
              <w:lang w:val="en-GB"/>
            </w:rPr>
          </w:rPrChange>
        </w:rPr>
        <w:t>[42]</w:t>
      </w:r>
      <w:r w:rsidRPr="0061345A">
        <w:rPr>
          <w:rFonts w:eastAsiaTheme="minorHAnsi"/>
          <w:sz w:val="16"/>
          <w:szCs w:val="16"/>
          <w:lang w:val="en-GB"/>
          <w:rPrChange w:id="371" w:author="Abin Daniel ZORTO" w:date="2026-04-03T18:50:00Z" w16du:dateUtc="2026-04-03T17:50:00Z">
            <w:rPr>
              <w:rFonts w:eastAsiaTheme="minorHAnsi"/>
              <w:lang w:val="en-GB"/>
            </w:rPr>
          </w:rPrChange>
        </w:rPr>
        <w:tab/>
        <w:t xml:space="preserve">P. Welch, ‘The use of fast Fourier transform for the estimation of power spectra: A method based on time averaging over short, modified periodograms’, </w:t>
      </w:r>
      <w:r w:rsidRPr="0061345A">
        <w:rPr>
          <w:rFonts w:eastAsiaTheme="minorHAnsi"/>
          <w:i/>
          <w:iCs/>
          <w:sz w:val="16"/>
          <w:szCs w:val="16"/>
          <w:lang w:val="en-GB"/>
          <w:rPrChange w:id="372" w:author="Abin Daniel ZORTO" w:date="2026-04-03T18:50:00Z" w16du:dateUtc="2026-04-03T17:50:00Z">
            <w:rPr>
              <w:rFonts w:eastAsiaTheme="minorHAnsi"/>
              <w:i/>
              <w:iCs/>
              <w:lang w:val="en-GB"/>
            </w:rPr>
          </w:rPrChange>
        </w:rPr>
        <w:t>IEEE Trans. Audio Electroacoustics</w:t>
      </w:r>
      <w:r w:rsidRPr="0061345A">
        <w:rPr>
          <w:rFonts w:eastAsiaTheme="minorHAnsi"/>
          <w:sz w:val="16"/>
          <w:szCs w:val="16"/>
          <w:lang w:val="en-GB"/>
          <w:rPrChange w:id="373" w:author="Abin Daniel ZORTO" w:date="2026-04-03T18:50:00Z" w16du:dateUtc="2026-04-03T17:50:00Z">
            <w:rPr>
              <w:rFonts w:eastAsiaTheme="minorHAnsi"/>
              <w:lang w:val="en-GB"/>
            </w:rPr>
          </w:rPrChange>
        </w:rPr>
        <w:t>, vol. 15, no. 2, pp. 70–73, Jun. 1967, doi: 10.1109/TAU.1967.1161901.</w:t>
      </w:r>
    </w:p>
    <w:p w14:paraId="2BC48FCA" w14:textId="77777777" w:rsidR="000C3A9A" w:rsidRPr="0061345A" w:rsidRDefault="000C3A9A">
      <w:pPr>
        <w:pStyle w:val="Bibliography"/>
        <w:ind w:left="397" w:hanging="397"/>
        <w:rPr>
          <w:rFonts w:eastAsiaTheme="minorHAnsi"/>
          <w:sz w:val="16"/>
          <w:szCs w:val="16"/>
          <w:lang w:val="en-GB"/>
          <w:rPrChange w:id="374" w:author="Abin Daniel ZORTO" w:date="2026-04-03T18:50:00Z" w16du:dateUtc="2026-04-03T17:50:00Z">
            <w:rPr>
              <w:rFonts w:eastAsiaTheme="minorHAnsi"/>
              <w:lang w:val="en-GB"/>
            </w:rPr>
          </w:rPrChange>
        </w:rPr>
        <w:pPrChange w:id="375" w:author="Abin Daniel ZORTO" w:date="2026-04-03T18:47:00Z" w16du:dateUtc="2026-04-03T17:47:00Z">
          <w:pPr>
            <w:pStyle w:val="Bibliography"/>
          </w:pPr>
        </w:pPrChange>
      </w:pPr>
      <w:r w:rsidRPr="0061345A">
        <w:rPr>
          <w:rFonts w:eastAsiaTheme="minorHAnsi"/>
          <w:sz w:val="16"/>
          <w:szCs w:val="16"/>
          <w:lang w:val="en-GB"/>
          <w:rPrChange w:id="376" w:author="Abin Daniel ZORTO" w:date="2026-04-03T18:50:00Z" w16du:dateUtc="2026-04-03T17:50:00Z">
            <w:rPr>
              <w:rFonts w:eastAsiaTheme="minorHAnsi"/>
              <w:lang w:val="en-GB"/>
            </w:rPr>
          </w:rPrChange>
        </w:rPr>
        <w:t>[43]</w:t>
      </w:r>
      <w:r w:rsidRPr="0061345A">
        <w:rPr>
          <w:rFonts w:eastAsiaTheme="minorHAnsi"/>
          <w:sz w:val="16"/>
          <w:szCs w:val="16"/>
          <w:lang w:val="en-GB"/>
          <w:rPrChange w:id="377" w:author="Abin Daniel ZORTO" w:date="2026-04-03T18:50:00Z" w16du:dateUtc="2026-04-03T17:50:00Z">
            <w:rPr>
              <w:rFonts w:eastAsiaTheme="minorHAnsi"/>
              <w:lang w:val="en-GB"/>
            </w:rPr>
          </w:rPrChange>
        </w:rPr>
        <w:tab/>
        <w:t xml:space="preserve">W. Mumtaz, L. Xia, M. A. Mohd Yasin, S. S. Azhar Ali, and A. S. Malik, ‘A wavelet-based technique to predict treatment outcome for Major Depressive Disorder’, </w:t>
      </w:r>
      <w:r w:rsidRPr="0061345A">
        <w:rPr>
          <w:rFonts w:eastAsiaTheme="minorHAnsi"/>
          <w:i/>
          <w:iCs/>
          <w:sz w:val="16"/>
          <w:szCs w:val="16"/>
          <w:lang w:val="en-GB"/>
          <w:rPrChange w:id="378" w:author="Abin Daniel ZORTO" w:date="2026-04-03T18:50:00Z" w16du:dateUtc="2026-04-03T17:50:00Z">
            <w:rPr>
              <w:rFonts w:eastAsiaTheme="minorHAnsi"/>
              <w:i/>
              <w:iCs/>
              <w:lang w:val="en-GB"/>
            </w:rPr>
          </w:rPrChange>
        </w:rPr>
        <w:t>PLOS ONE</w:t>
      </w:r>
      <w:r w:rsidRPr="0061345A">
        <w:rPr>
          <w:rFonts w:eastAsiaTheme="minorHAnsi"/>
          <w:sz w:val="16"/>
          <w:szCs w:val="16"/>
          <w:lang w:val="en-GB"/>
          <w:rPrChange w:id="379" w:author="Abin Daniel ZORTO" w:date="2026-04-03T18:50:00Z" w16du:dateUtc="2026-04-03T17:50:00Z">
            <w:rPr>
              <w:rFonts w:eastAsiaTheme="minorHAnsi"/>
              <w:lang w:val="en-GB"/>
            </w:rPr>
          </w:rPrChange>
        </w:rPr>
        <w:t>, vol. 12, no. 2, p. e0171409, Feb. 2017, doi: 10.1371/journal.pone.0171409.</w:t>
      </w:r>
    </w:p>
    <w:p w14:paraId="2ECD1200" w14:textId="77777777" w:rsidR="000C3A9A" w:rsidRPr="0061345A" w:rsidRDefault="000C3A9A">
      <w:pPr>
        <w:pStyle w:val="Bibliography"/>
        <w:ind w:left="397" w:hanging="397"/>
        <w:rPr>
          <w:rFonts w:eastAsiaTheme="minorHAnsi"/>
          <w:sz w:val="16"/>
          <w:szCs w:val="16"/>
          <w:lang w:val="en-GB"/>
          <w:rPrChange w:id="380" w:author="Abin Daniel ZORTO" w:date="2026-04-03T18:50:00Z" w16du:dateUtc="2026-04-03T17:50:00Z">
            <w:rPr>
              <w:rFonts w:eastAsiaTheme="minorHAnsi"/>
              <w:lang w:val="en-GB"/>
            </w:rPr>
          </w:rPrChange>
        </w:rPr>
        <w:pPrChange w:id="381" w:author="Abin Daniel ZORTO" w:date="2026-04-03T18:47:00Z" w16du:dateUtc="2026-04-03T17:47:00Z">
          <w:pPr>
            <w:pStyle w:val="Bibliography"/>
          </w:pPr>
        </w:pPrChange>
      </w:pPr>
      <w:r w:rsidRPr="0061345A">
        <w:rPr>
          <w:rFonts w:eastAsiaTheme="minorHAnsi"/>
          <w:sz w:val="16"/>
          <w:szCs w:val="16"/>
          <w:lang w:val="en-GB"/>
          <w:rPrChange w:id="382" w:author="Abin Daniel ZORTO" w:date="2026-04-03T18:50:00Z" w16du:dateUtc="2026-04-03T17:50:00Z">
            <w:rPr>
              <w:rFonts w:eastAsiaTheme="minorHAnsi"/>
              <w:lang w:val="en-GB"/>
            </w:rPr>
          </w:rPrChange>
        </w:rPr>
        <w:t>[44]</w:t>
      </w:r>
      <w:r w:rsidRPr="0061345A">
        <w:rPr>
          <w:rFonts w:eastAsiaTheme="minorHAnsi"/>
          <w:sz w:val="16"/>
          <w:szCs w:val="16"/>
          <w:lang w:val="en-GB"/>
          <w:rPrChange w:id="383" w:author="Abin Daniel ZORTO" w:date="2026-04-03T18:50:00Z" w16du:dateUtc="2026-04-03T17:50:00Z">
            <w:rPr>
              <w:rFonts w:eastAsiaTheme="minorHAnsi"/>
              <w:lang w:val="en-GB"/>
            </w:rPr>
          </w:rPrChange>
        </w:rPr>
        <w:tab/>
        <w:t xml:space="preserve">N. Jaworska, H. Wang, D. M. Smith, P. Blier, V. Knott, and A. B. Protzner, ‘Pre-treatment EEG signal variability is associated with treatment success in depression’, </w:t>
      </w:r>
      <w:r w:rsidRPr="0061345A">
        <w:rPr>
          <w:rFonts w:eastAsiaTheme="minorHAnsi"/>
          <w:i/>
          <w:iCs/>
          <w:sz w:val="16"/>
          <w:szCs w:val="16"/>
          <w:lang w:val="en-GB"/>
          <w:rPrChange w:id="384" w:author="Abin Daniel ZORTO" w:date="2026-04-03T18:50:00Z" w16du:dateUtc="2026-04-03T17:50:00Z">
            <w:rPr>
              <w:rFonts w:eastAsiaTheme="minorHAnsi"/>
              <w:i/>
              <w:iCs/>
              <w:lang w:val="en-GB"/>
            </w:rPr>
          </w:rPrChange>
        </w:rPr>
        <w:t>NeuroImage Clin.</w:t>
      </w:r>
      <w:r w:rsidRPr="0061345A">
        <w:rPr>
          <w:rFonts w:eastAsiaTheme="minorHAnsi"/>
          <w:sz w:val="16"/>
          <w:szCs w:val="16"/>
          <w:lang w:val="en-GB"/>
          <w:rPrChange w:id="385" w:author="Abin Daniel ZORTO" w:date="2026-04-03T18:50:00Z" w16du:dateUtc="2026-04-03T17:50:00Z">
            <w:rPr>
              <w:rFonts w:eastAsiaTheme="minorHAnsi"/>
              <w:lang w:val="en-GB"/>
            </w:rPr>
          </w:rPrChange>
        </w:rPr>
        <w:t>, vol. 17, pp. 368–377, 2018, doi: 10.1016/j.nicl.2017.10.035.</w:t>
      </w:r>
    </w:p>
    <w:p w14:paraId="0C3846C5" w14:textId="77777777" w:rsidR="000C3A9A" w:rsidRPr="0061345A" w:rsidRDefault="000C3A9A">
      <w:pPr>
        <w:pStyle w:val="Bibliography"/>
        <w:ind w:left="397" w:hanging="397"/>
        <w:rPr>
          <w:rFonts w:eastAsiaTheme="minorHAnsi"/>
          <w:sz w:val="16"/>
          <w:szCs w:val="16"/>
          <w:lang w:val="en-GB"/>
          <w:rPrChange w:id="386" w:author="Abin Daniel ZORTO" w:date="2026-04-03T18:50:00Z" w16du:dateUtc="2026-04-03T17:50:00Z">
            <w:rPr>
              <w:rFonts w:eastAsiaTheme="minorHAnsi"/>
              <w:lang w:val="en-GB"/>
            </w:rPr>
          </w:rPrChange>
        </w:rPr>
        <w:pPrChange w:id="387" w:author="Abin Daniel ZORTO" w:date="2026-04-03T18:47:00Z" w16du:dateUtc="2026-04-03T17:47:00Z">
          <w:pPr>
            <w:pStyle w:val="Bibliography"/>
          </w:pPr>
        </w:pPrChange>
      </w:pPr>
      <w:r w:rsidRPr="0061345A">
        <w:rPr>
          <w:rFonts w:eastAsiaTheme="minorHAnsi"/>
          <w:sz w:val="16"/>
          <w:szCs w:val="16"/>
          <w:lang w:val="en-GB"/>
          <w:rPrChange w:id="388" w:author="Abin Daniel ZORTO" w:date="2026-04-03T18:50:00Z" w16du:dateUtc="2026-04-03T17:50:00Z">
            <w:rPr>
              <w:rFonts w:eastAsiaTheme="minorHAnsi"/>
              <w:lang w:val="en-GB"/>
            </w:rPr>
          </w:rPrChange>
        </w:rPr>
        <w:t>[45]</w:t>
      </w:r>
      <w:r w:rsidRPr="0061345A">
        <w:rPr>
          <w:rFonts w:eastAsiaTheme="minorHAnsi"/>
          <w:sz w:val="16"/>
          <w:szCs w:val="16"/>
          <w:lang w:val="en-GB"/>
          <w:rPrChange w:id="389" w:author="Abin Daniel ZORTO" w:date="2026-04-03T18:50:00Z" w16du:dateUtc="2026-04-03T17:50:00Z">
            <w:rPr>
              <w:rFonts w:eastAsiaTheme="minorHAnsi"/>
              <w:lang w:val="en-GB"/>
            </w:rPr>
          </w:rPrChange>
        </w:rPr>
        <w:tab/>
        <w:t xml:space="preserve">B. Hjorth, ‘EEG analysis based on time domain properties’, </w:t>
      </w:r>
      <w:r w:rsidRPr="0061345A">
        <w:rPr>
          <w:rFonts w:eastAsiaTheme="minorHAnsi"/>
          <w:i/>
          <w:iCs/>
          <w:sz w:val="16"/>
          <w:szCs w:val="16"/>
          <w:lang w:val="en-GB"/>
          <w:rPrChange w:id="390" w:author="Abin Daniel ZORTO" w:date="2026-04-03T18:50:00Z" w16du:dateUtc="2026-04-03T17:50:00Z">
            <w:rPr>
              <w:rFonts w:eastAsiaTheme="minorHAnsi"/>
              <w:i/>
              <w:iCs/>
              <w:lang w:val="en-GB"/>
            </w:rPr>
          </w:rPrChange>
        </w:rPr>
        <w:t>Electroencephalogr. Clin. Neurophysiol.</w:t>
      </w:r>
      <w:r w:rsidRPr="0061345A">
        <w:rPr>
          <w:rFonts w:eastAsiaTheme="minorHAnsi"/>
          <w:sz w:val="16"/>
          <w:szCs w:val="16"/>
          <w:lang w:val="en-GB"/>
          <w:rPrChange w:id="391" w:author="Abin Daniel ZORTO" w:date="2026-04-03T18:50:00Z" w16du:dateUtc="2026-04-03T17:50:00Z">
            <w:rPr>
              <w:rFonts w:eastAsiaTheme="minorHAnsi"/>
              <w:lang w:val="en-GB"/>
            </w:rPr>
          </w:rPrChange>
        </w:rPr>
        <w:t>, vol. 29, no. 3, pp. 306–310, Sep. 1970, doi: 10.1016/0013-4694(70)90143-4.</w:t>
      </w:r>
    </w:p>
    <w:p w14:paraId="65FFB2F4" w14:textId="77777777" w:rsidR="000C3A9A" w:rsidRPr="0061345A" w:rsidRDefault="000C3A9A">
      <w:pPr>
        <w:pStyle w:val="Bibliography"/>
        <w:ind w:left="397" w:hanging="397"/>
        <w:rPr>
          <w:rFonts w:eastAsiaTheme="minorHAnsi"/>
          <w:sz w:val="16"/>
          <w:szCs w:val="16"/>
          <w:lang w:val="en-GB"/>
          <w:rPrChange w:id="392" w:author="Abin Daniel ZORTO" w:date="2026-04-03T18:50:00Z" w16du:dateUtc="2026-04-03T17:50:00Z">
            <w:rPr>
              <w:rFonts w:eastAsiaTheme="minorHAnsi"/>
              <w:lang w:val="en-GB"/>
            </w:rPr>
          </w:rPrChange>
        </w:rPr>
        <w:pPrChange w:id="393" w:author="Abin Daniel ZORTO" w:date="2026-04-03T18:47:00Z" w16du:dateUtc="2026-04-03T17:47:00Z">
          <w:pPr>
            <w:pStyle w:val="Bibliography"/>
          </w:pPr>
        </w:pPrChange>
      </w:pPr>
      <w:r w:rsidRPr="0061345A">
        <w:rPr>
          <w:rFonts w:eastAsiaTheme="minorHAnsi"/>
          <w:sz w:val="16"/>
          <w:szCs w:val="16"/>
          <w:lang w:val="en-GB"/>
          <w:rPrChange w:id="394" w:author="Abin Daniel ZORTO" w:date="2026-04-03T18:50:00Z" w16du:dateUtc="2026-04-03T17:50:00Z">
            <w:rPr>
              <w:rFonts w:eastAsiaTheme="minorHAnsi"/>
              <w:lang w:val="en-GB"/>
            </w:rPr>
          </w:rPrChange>
        </w:rPr>
        <w:t>[46]</w:t>
      </w:r>
      <w:r w:rsidRPr="0061345A">
        <w:rPr>
          <w:rFonts w:eastAsiaTheme="minorHAnsi"/>
          <w:sz w:val="16"/>
          <w:szCs w:val="16"/>
          <w:lang w:val="en-GB"/>
          <w:rPrChange w:id="395" w:author="Abin Daniel ZORTO" w:date="2026-04-03T18:50:00Z" w16du:dateUtc="2026-04-03T17:50:00Z">
            <w:rPr>
              <w:rFonts w:eastAsiaTheme="minorHAnsi"/>
              <w:lang w:val="en-GB"/>
            </w:rPr>
          </w:rPrChange>
        </w:rPr>
        <w:tab/>
        <w:t xml:space="preserve">O. Faust, P. C. A. Ang, S. D. Puthankattil, and P. K. Joseph, ‘Depression diagnosis support system based on EEG signal entropies’, </w:t>
      </w:r>
      <w:r w:rsidRPr="0061345A">
        <w:rPr>
          <w:rFonts w:eastAsiaTheme="minorHAnsi"/>
          <w:i/>
          <w:iCs/>
          <w:sz w:val="16"/>
          <w:szCs w:val="16"/>
          <w:lang w:val="en-GB"/>
          <w:rPrChange w:id="396" w:author="Abin Daniel ZORTO" w:date="2026-04-03T18:50:00Z" w16du:dateUtc="2026-04-03T17:50:00Z">
            <w:rPr>
              <w:rFonts w:eastAsiaTheme="minorHAnsi"/>
              <w:i/>
              <w:iCs/>
              <w:lang w:val="en-GB"/>
            </w:rPr>
          </w:rPrChange>
        </w:rPr>
        <w:t>J. Mech. Med. Biol.</w:t>
      </w:r>
      <w:r w:rsidRPr="0061345A">
        <w:rPr>
          <w:rFonts w:eastAsiaTheme="minorHAnsi"/>
          <w:sz w:val="16"/>
          <w:szCs w:val="16"/>
          <w:lang w:val="en-GB"/>
          <w:rPrChange w:id="397" w:author="Abin Daniel ZORTO" w:date="2026-04-03T18:50:00Z" w16du:dateUtc="2026-04-03T17:50:00Z">
            <w:rPr>
              <w:rFonts w:eastAsiaTheme="minorHAnsi"/>
              <w:lang w:val="en-GB"/>
            </w:rPr>
          </w:rPrChange>
        </w:rPr>
        <w:t>, vol. 14, no. 3, p. 1450035, Mar. 2014, doi: 10.1142/S0219519414500353.</w:t>
      </w:r>
    </w:p>
    <w:p w14:paraId="1D812E1C" w14:textId="77777777" w:rsidR="000C3A9A" w:rsidRPr="0061345A" w:rsidRDefault="000C3A9A">
      <w:pPr>
        <w:pStyle w:val="Bibliography"/>
        <w:ind w:left="397" w:hanging="397"/>
        <w:rPr>
          <w:rFonts w:eastAsiaTheme="minorHAnsi"/>
          <w:sz w:val="16"/>
          <w:szCs w:val="16"/>
          <w:lang w:val="en-GB"/>
          <w:rPrChange w:id="398" w:author="Abin Daniel ZORTO" w:date="2026-04-03T18:50:00Z" w16du:dateUtc="2026-04-03T17:50:00Z">
            <w:rPr>
              <w:rFonts w:eastAsiaTheme="minorHAnsi"/>
              <w:lang w:val="en-GB"/>
            </w:rPr>
          </w:rPrChange>
        </w:rPr>
        <w:pPrChange w:id="399" w:author="Abin Daniel ZORTO" w:date="2026-04-03T18:47:00Z" w16du:dateUtc="2026-04-03T17:47:00Z">
          <w:pPr>
            <w:pStyle w:val="Bibliography"/>
          </w:pPr>
        </w:pPrChange>
      </w:pPr>
      <w:r w:rsidRPr="0061345A">
        <w:rPr>
          <w:rFonts w:eastAsiaTheme="minorHAnsi"/>
          <w:sz w:val="16"/>
          <w:szCs w:val="16"/>
          <w:lang w:val="en-GB"/>
          <w:rPrChange w:id="400" w:author="Abin Daniel ZORTO" w:date="2026-04-03T18:50:00Z" w16du:dateUtc="2026-04-03T17:50:00Z">
            <w:rPr>
              <w:rFonts w:eastAsiaTheme="minorHAnsi"/>
              <w:lang w:val="en-GB"/>
            </w:rPr>
          </w:rPrChange>
        </w:rPr>
        <w:t>[47]</w:t>
      </w:r>
      <w:r w:rsidRPr="0061345A">
        <w:rPr>
          <w:rFonts w:eastAsiaTheme="minorHAnsi"/>
          <w:sz w:val="16"/>
          <w:szCs w:val="16"/>
          <w:lang w:val="en-GB"/>
          <w:rPrChange w:id="401" w:author="Abin Daniel ZORTO" w:date="2026-04-03T18:50:00Z" w16du:dateUtc="2026-04-03T17:50:00Z">
            <w:rPr>
              <w:rFonts w:eastAsiaTheme="minorHAnsi"/>
              <w:lang w:val="en-GB"/>
            </w:rPr>
          </w:rPrChange>
        </w:rPr>
        <w:tab/>
        <w:t xml:space="preserve">U. R. Acharya </w:t>
      </w:r>
      <w:r w:rsidRPr="0061345A">
        <w:rPr>
          <w:rFonts w:eastAsiaTheme="minorHAnsi"/>
          <w:i/>
          <w:iCs/>
          <w:sz w:val="16"/>
          <w:szCs w:val="16"/>
          <w:lang w:val="en-GB"/>
          <w:rPrChange w:id="402"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403" w:author="Abin Daniel ZORTO" w:date="2026-04-03T18:50:00Z" w16du:dateUtc="2026-04-03T17:50:00Z">
            <w:rPr>
              <w:rFonts w:eastAsiaTheme="minorHAnsi"/>
              <w:lang w:val="en-GB"/>
            </w:rPr>
          </w:rPrChange>
        </w:rPr>
        <w:t xml:space="preserve">, ‘A Novel Depression Diagnosis Index Using Nonlinear Features in EEG Signals’, </w:t>
      </w:r>
      <w:r w:rsidRPr="0061345A">
        <w:rPr>
          <w:rFonts w:eastAsiaTheme="minorHAnsi"/>
          <w:i/>
          <w:iCs/>
          <w:sz w:val="16"/>
          <w:szCs w:val="16"/>
          <w:lang w:val="en-GB"/>
          <w:rPrChange w:id="404" w:author="Abin Daniel ZORTO" w:date="2026-04-03T18:50:00Z" w16du:dateUtc="2026-04-03T17:50:00Z">
            <w:rPr>
              <w:rFonts w:eastAsiaTheme="minorHAnsi"/>
              <w:i/>
              <w:iCs/>
              <w:lang w:val="en-GB"/>
            </w:rPr>
          </w:rPrChange>
        </w:rPr>
        <w:t>Eur. Neurol.</w:t>
      </w:r>
      <w:r w:rsidRPr="0061345A">
        <w:rPr>
          <w:rFonts w:eastAsiaTheme="minorHAnsi"/>
          <w:sz w:val="16"/>
          <w:szCs w:val="16"/>
          <w:lang w:val="en-GB"/>
          <w:rPrChange w:id="405" w:author="Abin Daniel ZORTO" w:date="2026-04-03T18:50:00Z" w16du:dateUtc="2026-04-03T17:50:00Z">
            <w:rPr>
              <w:rFonts w:eastAsiaTheme="minorHAnsi"/>
              <w:lang w:val="en-GB"/>
            </w:rPr>
          </w:rPrChange>
        </w:rPr>
        <w:t>, vol. 74, no. 1–2, pp. 79–83, 2015, doi: 10.1159/000438457.</w:t>
      </w:r>
    </w:p>
    <w:p w14:paraId="7FD2981F" w14:textId="77777777" w:rsidR="000C3A9A" w:rsidRPr="0061345A" w:rsidRDefault="000C3A9A">
      <w:pPr>
        <w:pStyle w:val="Bibliography"/>
        <w:ind w:left="397" w:hanging="397"/>
        <w:rPr>
          <w:rFonts w:eastAsiaTheme="minorHAnsi"/>
          <w:sz w:val="16"/>
          <w:szCs w:val="16"/>
          <w:lang w:val="en-GB"/>
          <w:rPrChange w:id="406" w:author="Abin Daniel ZORTO" w:date="2026-04-03T18:50:00Z" w16du:dateUtc="2026-04-03T17:50:00Z">
            <w:rPr>
              <w:rFonts w:eastAsiaTheme="minorHAnsi"/>
              <w:lang w:val="en-GB"/>
            </w:rPr>
          </w:rPrChange>
        </w:rPr>
        <w:pPrChange w:id="407" w:author="Abin Daniel ZORTO" w:date="2026-04-03T18:47:00Z" w16du:dateUtc="2026-04-03T17:47:00Z">
          <w:pPr>
            <w:pStyle w:val="Bibliography"/>
          </w:pPr>
        </w:pPrChange>
      </w:pPr>
      <w:r w:rsidRPr="0061345A">
        <w:rPr>
          <w:rFonts w:eastAsiaTheme="minorHAnsi"/>
          <w:sz w:val="16"/>
          <w:szCs w:val="16"/>
          <w:lang w:val="en-GB"/>
          <w:rPrChange w:id="408" w:author="Abin Daniel ZORTO" w:date="2026-04-03T18:50:00Z" w16du:dateUtc="2026-04-03T17:50:00Z">
            <w:rPr>
              <w:rFonts w:eastAsiaTheme="minorHAnsi"/>
              <w:lang w:val="en-GB"/>
            </w:rPr>
          </w:rPrChange>
        </w:rPr>
        <w:t>[48]</w:t>
      </w:r>
      <w:r w:rsidRPr="0061345A">
        <w:rPr>
          <w:rFonts w:eastAsiaTheme="minorHAnsi"/>
          <w:sz w:val="16"/>
          <w:szCs w:val="16"/>
          <w:lang w:val="en-GB"/>
          <w:rPrChange w:id="409" w:author="Abin Daniel ZORTO" w:date="2026-04-03T18:50:00Z" w16du:dateUtc="2026-04-03T17:50:00Z">
            <w:rPr>
              <w:rFonts w:eastAsiaTheme="minorHAnsi"/>
              <w:lang w:val="en-GB"/>
            </w:rPr>
          </w:rPrChange>
        </w:rPr>
        <w:tab/>
        <w:t xml:space="preserve">B. Lord and J. J. B. Allen, ‘Evaluating EEG complexity metrics as biomarkers for depression’, </w:t>
      </w:r>
      <w:r w:rsidRPr="0061345A">
        <w:rPr>
          <w:rFonts w:eastAsiaTheme="minorHAnsi"/>
          <w:i/>
          <w:iCs/>
          <w:sz w:val="16"/>
          <w:szCs w:val="16"/>
          <w:lang w:val="en-GB"/>
          <w:rPrChange w:id="410" w:author="Abin Daniel ZORTO" w:date="2026-04-03T18:50:00Z" w16du:dateUtc="2026-04-03T17:50:00Z">
            <w:rPr>
              <w:rFonts w:eastAsiaTheme="minorHAnsi"/>
              <w:i/>
              <w:iCs/>
              <w:lang w:val="en-GB"/>
            </w:rPr>
          </w:rPrChange>
        </w:rPr>
        <w:t>Psychophysiology</w:t>
      </w:r>
      <w:r w:rsidRPr="0061345A">
        <w:rPr>
          <w:rFonts w:eastAsiaTheme="minorHAnsi"/>
          <w:sz w:val="16"/>
          <w:szCs w:val="16"/>
          <w:lang w:val="en-GB"/>
          <w:rPrChange w:id="411" w:author="Abin Daniel ZORTO" w:date="2026-04-03T18:50:00Z" w16du:dateUtc="2026-04-03T17:50:00Z">
            <w:rPr>
              <w:rFonts w:eastAsiaTheme="minorHAnsi"/>
              <w:lang w:val="en-GB"/>
            </w:rPr>
          </w:rPrChange>
        </w:rPr>
        <w:t>, vol. 60, no. 8, Feb. 2023, doi: 10.1111/psyp.14274.</w:t>
      </w:r>
    </w:p>
    <w:p w14:paraId="4D22E70E" w14:textId="77777777" w:rsidR="000C3A9A" w:rsidRPr="0061345A" w:rsidRDefault="000C3A9A">
      <w:pPr>
        <w:pStyle w:val="Bibliography"/>
        <w:ind w:left="397" w:hanging="397"/>
        <w:rPr>
          <w:rFonts w:eastAsiaTheme="minorHAnsi"/>
          <w:sz w:val="16"/>
          <w:szCs w:val="16"/>
          <w:lang w:val="en-GB"/>
          <w:rPrChange w:id="412" w:author="Abin Daniel ZORTO" w:date="2026-04-03T18:50:00Z" w16du:dateUtc="2026-04-03T17:50:00Z">
            <w:rPr>
              <w:rFonts w:eastAsiaTheme="minorHAnsi"/>
              <w:lang w:val="en-GB"/>
            </w:rPr>
          </w:rPrChange>
        </w:rPr>
        <w:pPrChange w:id="413" w:author="Abin Daniel ZORTO" w:date="2026-04-03T18:47:00Z" w16du:dateUtc="2026-04-03T17:47:00Z">
          <w:pPr>
            <w:pStyle w:val="Bibliography"/>
          </w:pPr>
        </w:pPrChange>
      </w:pPr>
      <w:r w:rsidRPr="0061345A">
        <w:rPr>
          <w:rFonts w:eastAsiaTheme="minorHAnsi"/>
          <w:sz w:val="16"/>
          <w:szCs w:val="16"/>
          <w:lang w:val="en-GB"/>
          <w:rPrChange w:id="414" w:author="Abin Daniel ZORTO" w:date="2026-04-03T18:50:00Z" w16du:dateUtc="2026-04-03T17:50:00Z">
            <w:rPr>
              <w:rFonts w:eastAsiaTheme="minorHAnsi"/>
              <w:lang w:val="en-GB"/>
            </w:rPr>
          </w:rPrChange>
        </w:rPr>
        <w:t>[49]</w:t>
      </w:r>
      <w:r w:rsidRPr="0061345A">
        <w:rPr>
          <w:rFonts w:eastAsiaTheme="minorHAnsi"/>
          <w:sz w:val="16"/>
          <w:szCs w:val="16"/>
          <w:lang w:val="en-GB"/>
          <w:rPrChange w:id="415" w:author="Abin Daniel ZORTO" w:date="2026-04-03T18:50:00Z" w16du:dateUtc="2026-04-03T17:50:00Z">
            <w:rPr>
              <w:rFonts w:eastAsiaTheme="minorHAnsi"/>
              <w:lang w:val="en-GB"/>
            </w:rPr>
          </w:rPrChange>
        </w:rPr>
        <w:tab/>
        <w:t xml:space="preserve">A. Monni, K. L. Collison, K. E. Hill, B. A. Oumeziane, and D. Foti, ‘The novel frontal alpha asymmetry factor and its association with depression, anxiety, and personality traits’, </w:t>
      </w:r>
      <w:r w:rsidRPr="0061345A">
        <w:rPr>
          <w:rFonts w:eastAsiaTheme="minorHAnsi"/>
          <w:i/>
          <w:iCs/>
          <w:sz w:val="16"/>
          <w:szCs w:val="16"/>
          <w:lang w:val="en-GB"/>
          <w:rPrChange w:id="416" w:author="Abin Daniel ZORTO" w:date="2026-04-03T18:50:00Z" w16du:dateUtc="2026-04-03T17:50:00Z">
            <w:rPr>
              <w:rFonts w:eastAsiaTheme="minorHAnsi"/>
              <w:i/>
              <w:iCs/>
              <w:lang w:val="en-GB"/>
            </w:rPr>
          </w:rPrChange>
        </w:rPr>
        <w:t>Psychophysiology</w:t>
      </w:r>
      <w:r w:rsidRPr="0061345A">
        <w:rPr>
          <w:rFonts w:eastAsiaTheme="minorHAnsi"/>
          <w:sz w:val="16"/>
          <w:szCs w:val="16"/>
          <w:lang w:val="en-GB"/>
          <w:rPrChange w:id="417" w:author="Abin Daniel ZORTO" w:date="2026-04-03T18:50:00Z" w16du:dateUtc="2026-04-03T17:50:00Z">
            <w:rPr>
              <w:rFonts w:eastAsiaTheme="minorHAnsi"/>
              <w:lang w:val="en-GB"/>
            </w:rPr>
          </w:rPrChange>
        </w:rPr>
        <w:t>, vol. 59, no. 11, p. e14109, May 2022, doi: 10.1111/psyp.14109.</w:t>
      </w:r>
    </w:p>
    <w:p w14:paraId="4F06DF6C" w14:textId="77777777" w:rsidR="000C3A9A" w:rsidRPr="0061345A" w:rsidRDefault="000C3A9A">
      <w:pPr>
        <w:pStyle w:val="Bibliography"/>
        <w:ind w:left="397" w:hanging="397"/>
        <w:rPr>
          <w:rFonts w:eastAsiaTheme="minorHAnsi"/>
          <w:sz w:val="16"/>
          <w:szCs w:val="16"/>
          <w:lang w:val="en-GB"/>
          <w:rPrChange w:id="418" w:author="Abin Daniel ZORTO" w:date="2026-04-03T18:50:00Z" w16du:dateUtc="2026-04-03T17:50:00Z">
            <w:rPr>
              <w:rFonts w:eastAsiaTheme="minorHAnsi"/>
              <w:lang w:val="en-GB"/>
            </w:rPr>
          </w:rPrChange>
        </w:rPr>
        <w:pPrChange w:id="419" w:author="Abin Daniel ZORTO" w:date="2026-04-03T18:47:00Z" w16du:dateUtc="2026-04-03T17:47:00Z">
          <w:pPr>
            <w:pStyle w:val="Bibliography"/>
          </w:pPr>
        </w:pPrChange>
      </w:pPr>
      <w:r w:rsidRPr="0061345A">
        <w:rPr>
          <w:rFonts w:eastAsiaTheme="minorHAnsi"/>
          <w:sz w:val="16"/>
          <w:szCs w:val="16"/>
          <w:lang w:val="en-GB"/>
          <w:rPrChange w:id="420" w:author="Abin Daniel ZORTO" w:date="2026-04-03T18:50:00Z" w16du:dateUtc="2026-04-03T17:50:00Z">
            <w:rPr>
              <w:rFonts w:eastAsiaTheme="minorHAnsi"/>
              <w:lang w:val="en-GB"/>
            </w:rPr>
          </w:rPrChange>
        </w:rPr>
        <w:t>[50]</w:t>
      </w:r>
      <w:r w:rsidRPr="0061345A">
        <w:rPr>
          <w:rFonts w:eastAsiaTheme="minorHAnsi"/>
          <w:sz w:val="16"/>
          <w:szCs w:val="16"/>
          <w:lang w:val="en-GB"/>
          <w:rPrChange w:id="421" w:author="Abin Daniel ZORTO" w:date="2026-04-03T18:50:00Z" w16du:dateUtc="2026-04-03T17:50:00Z">
            <w:rPr>
              <w:rFonts w:eastAsiaTheme="minorHAnsi"/>
              <w:lang w:val="en-GB"/>
            </w:rPr>
          </w:rPrChange>
        </w:rPr>
        <w:tab/>
        <w:t xml:space="preserve">N. V. Chawla, K. W. Bowyer, L. O. Hall, and W. P. Kegelmeyer, ‘SMOTE: Synthetic Minority Over-sampling Technique’, </w:t>
      </w:r>
      <w:r w:rsidRPr="0061345A">
        <w:rPr>
          <w:rFonts w:eastAsiaTheme="minorHAnsi"/>
          <w:i/>
          <w:iCs/>
          <w:sz w:val="16"/>
          <w:szCs w:val="16"/>
          <w:lang w:val="en-GB"/>
          <w:rPrChange w:id="422" w:author="Abin Daniel ZORTO" w:date="2026-04-03T18:50:00Z" w16du:dateUtc="2026-04-03T17:50:00Z">
            <w:rPr>
              <w:rFonts w:eastAsiaTheme="minorHAnsi"/>
              <w:i/>
              <w:iCs/>
              <w:lang w:val="en-GB"/>
            </w:rPr>
          </w:rPrChange>
        </w:rPr>
        <w:t>J. Artif. Intell. Res.</w:t>
      </w:r>
      <w:r w:rsidRPr="0061345A">
        <w:rPr>
          <w:rFonts w:eastAsiaTheme="minorHAnsi"/>
          <w:sz w:val="16"/>
          <w:szCs w:val="16"/>
          <w:lang w:val="en-GB"/>
          <w:rPrChange w:id="423" w:author="Abin Daniel ZORTO" w:date="2026-04-03T18:50:00Z" w16du:dateUtc="2026-04-03T17:50:00Z">
            <w:rPr>
              <w:rFonts w:eastAsiaTheme="minorHAnsi"/>
              <w:lang w:val="en-GB"/>
            </w:rPr>
          </w:rPrChange>
        </w:rPr>
        <w:t>, vol. 16, pp. 321–357, Jun. 2002, doi: 10.1613/jair.953.</w:t>
      </w:r>
    </w:p>
    <w:p w14:paraId="55B61C2F" w14:textId="77777777" w:rsidR="000C3A9A" w:rsidRPr="0061345A" w:rsidRDefault="000C3A9A">
      <w:pPr>
        <w:pStyle w:val="Bibliography"/>
        <w:ind w:left="397" w:hanging="397"/>
        <w:rPr>
          <w:rFonts w:eastAsiaTheme="minorHAnsi"/>
          <w:sz w:val="16"/>
          <w:szCs w:val="16"/>
          <w:lang w:val="en-GB"/>
          <w:rPrChange w:id="424" w:author="Abin Daniel ZORTO" w:date="2026-04-03T18:50:00Z" w16du:dateUtc="2026-04-03T17:50:00Z">
            <w:rPr>
              <w:rFonts w:eastAsiaTheme="minorHAnsi"/>
              <w:lang w:val="en-GB"/>
            </w:rPr>
          </w:rPrChange>
        </w:rPr>
        <w:pPrChange w:id="425" w:author="Abin Daniel ZORTO" w:date="2026-04-03T18:47:00Z" w16du:dateUtc="2026-04-03T17:47:00Z">
          <w:pPr>
            <w:pStyle w:val="Bibliography"/>
          </w:pPr>
        </w:pPrChange>
      </w:pPr>
      <w:r w:rsidRPr="0061345A">
        <w:rPr>
          <w:rFonts w:eastAsiaTheme="minorHAnsi"/>
          <w:sz w:val="16"/>
          <w:szCs w:val="16"/>
          <w:lang w:val="en-GB"/>
          <w:rPrChange w:id="426" w:author="Abin Daniel ZORTO" w:date="2026-04-03T18:50:00Z" w16du:dateUtc="2026-04-03T17:50:00Z">
            <w:rPr>
              <w:rFonts w:eastAsiaTheme="minorHAnsi"/>
              <w:lang w:val="en-GB"/>
            </w:rPr>
          </w:rPrChange>
        </w:rPr>
        <w:t>[51]</w:t>
      </w:r>
      <w:r w:rsidRPr="0061345A">
        <w:rPr>
          <w:rFonts w:eastAsiaTheme="minorHAnsi"/>
          <w:sz w:val="16"/>
          <w:szCs w:val="16"/>
          <w:lang w:val="en-GB"/>
          <w:rPrChange w:id="427" w:author="Abin Daniel ZORTO" w:date="2026-04-03T18:50:00Z" w16du:dateUtc="2026-04-03T17:50:00Z">
            <w:rPr>
              <w:rFonts w:eastAsiaTheme="minorHAnsi"/>
              <w:lang w:val="en-GB"/>
            </w:rPr>
          </w:rPrChange>
        </w:rPr>
        <w:tab/>
        <w:t xml:space="preserve">J. C. Moncy </w:t>
      </w:r>
      <w:r w:rsidRPr="0061345A">
        <w:rPr>
          <w:rFonts w:eastAsiaTheme="minorHAnsi"/>
          <w:i/>
          <w:iCs/>
          <w:sz w:val="16"/>
          <w:szCs w:val="16"/>
          <w:lang w:val="en-GB"/>
          <w:rPrChange w:id="428"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429" w:author="Abin Daniel ZORTO" w:date="2026-04-03T18:50:00Z" w16du:dateUtc="2026-04-03T17:50:00Z">
            <w:rPr>
              <w:rFonts w:eastAsiaTheme="minorHAnsi"/>
              <w:lang w:val="en-GB"/>
            </w:rPr>
          </w:rPrChange>
        </w:rPr>
        <w:t xml:space="preserve">, ‘Deep learning based treatment remission prediction to transcranial direct current stimulation in bipolar depression using EEG power spectral density’, Jul. 29, 2025, </w:t>
      </w:r>
      <w:r w:rsidRPr="0061345A">
        <w:rPr>
          <w:rFonts w:eastAsiaTheme="minorHAnsi"/>
          <w:i/>
          <w:iCs/>
          <w:sz w:val="16"/>
          <w:szCs w:val="16"/>
          <w:lang w:val="en-GB"/>
          <w:rPrChange w:id="430" w:author="Abin Daniel ZORTO" w:date="2026-04-03T18:50:00Z" w16du:dateUtc="2026-04-03T17:50:00Z">
            <w:rPr>
              <w:rFonts w:eastAsiaTheme="minorHAnsi"/>
              <w:i/>
              <w:iCs/>
              <w:lang w:val="en-GB"/>
            </w:rPr>
          </w:rPrChange>
        </w:rPr>
        <w:t>medRxiv</w:t>
      </w:r>
      <w:r w:rsidRPr="0061345A">
        <w:rPr>
          <w:rFonts w:eastAsiaTheme="minorHAnsi"/>
          <w:sz w:val="16"/>
          <w:szCs w:val="16"/>
          <w:lang w:val="en-GB"/>
          <w:rPrChange w:id="431" w:author="Abin Daniel ZORTO" w:date="2026-04-03T18:50:00Z" w16du:dateUtc="2026-04-03T17:50:00Z">
            <w:rPr>
              <w:rFonts w:eastAsiaTheme="minorHAnsi"/>
              <w:lang w:val="en-GB"/>
            </w:rPr>
          </w:rPrChange>
        </w:rPr>
        <w:t>. doi: 10.1101/2024.07.16.24310445.</w:t>
      </w:r>
    </w:p>
    <w:p w14:paraId="46640AC5" w14:textId="77777777" w:rsidR="000C3A9A" w:rsidRPr="0061345A" w:rsidRDefault="000C3A9A">
      <w:pPr>
        <w:pStyle w:val="Bibliography"/>
        <w:ind w:left="397" w:hanging="397"/>
        <w:rPr>
          <w:rFonts w:eastAsiaTheme="minorHAnsi"/>
          <w:sz w:val="16"/>
          <w:szCs w:val="16"/>
          <w:lang w:val="en-GB"/>
          <w:rPrChange w:id="432" w:author="Abin Daniel ZORTO" w:date="2026-04-03T18:50:00Z" w16du:dateUtc="2026-04-03T17:50:00Z">
            <w:rPr>
              <w:rFonts w:eastAsiaTheme="minorHAnsi"/>
              <w:lang w:val="en-GB"/>
            </w:rPr>
          </w:rPrChange>
        </w:rPr>
        <w:pPrChange w:id="433" w:author="Abin Daniel ZORTO" w:date="2026-04-03T18:47:00Z" w16du:dateUtc="2026-04-03T17:47:00Z">
          <w:pPr>
            <w:pStyle w:val="Bibliography"/>
          </w:pPr>
        </w:pPrChange>
      </w:pPr>
      <w:r w:rsidRPr="0061345A">
        <w:rPr>
          <w:rFonts w:eastAsiaTheme="minorHAnsi"/>
          <w:sz w:val="16"/>
          <w:szCs w:val="16"/>
          <w:lang w:val="en-GB"/>
          <w:rPrChange w:id="434" w:author="Abin Daniel ZORTO" w:date="2026-04-03T18:50:00Z" w16du:dateUtc="2026-04-03T17:50:00Z">
            <w:rPr>
              <w:rFonts w:eastAsiaTheme="minorHAnsi"/>
              <w:lang w:val="en-GB"/>
            </w:rPr>
          </w:rPrChange>
        </w:rPr>
        <w:t>[52]</w:t>
      </w:r>
      <w:r w:rsidRPr="0061345A">
        <w:rPr>
          <w:rFonts w:eastAsiaTheme="minorHAnsi"/>
          <w:sz w:val="16"/>
          <w:szCs w:val="16"/>
          <w:lang w:val="en-GB"/>
          <w:rPrChange w:id="435" w:author="Abin Daniel ZORTO" w:date="2026-04-03T18:50:00Z" w16du:dateUtc="2026-04-03T17:50:00Z">
            <w:rPr>
              <w:rFonts w:eastAsiaTheme="minorHAnsi"/>
              <w:lang w:val="en-GB"/>
            </w:rPr>
          </w:rPrChange>
        </w:rPr>
        <w:tab/>
        <w:t xml:space="preserve">W. Xiao </w:t>
      </w:r>
      <w:r w:rsidRPr="0061345A">
        <w:rPr>
          <w:rFonts w:eastAsiaTheme="minorHAnsi"/>
          <w:i/>
          <w:iCs/>
          <w:sz w:val="16"/>
          <w:szCs w:val="16"/>
          <w:lang w:val="en-GB"/>
          <w:rPrChange w:id="436"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437" w:author="Abin Daniel ZORTO" w:date="2026-04-03T18:50:00Z" w16du:dateUtc="2026-04-03T17:50:00Z">
            <w:rPr>
              <w:rFonts w:eastAsiaTheme="minorHAnsi"/>
              <w:lang w:val="en-GB"/>
            </w:rPr>
          </w:rPrChange>
        </w:rPr>
        <w:t xml:space="preserve">, ‘Enhanced network synchronization connectivity following transcranial direct current stimulation (tDCS) in bipolar depression: Effects on EEG oscillations and deep learning-based predictors of clinical remission’, </w:t>
      </w:r>
      <w:r w:rsidRPr="0061345A">
        <w:rPr>
          <w:rFonts w:eastAsiaTheme="minorHAnsi"/>
          <w:i/>
          <w:iCs/>
          <w:sz w:val="16"/>
          <w:szCs w:val="16"/>
          <w:lang w:val="en-GB"/>
          <w:rPrChange w:id="438" w:author="Abin Daniel ZORTO" w:date="2026-04-03T18:50:00Z" w16du:dateUtc="2026-04-03T17:50:00Z">
            <w:rPr>
              <w:rFonts w:eastAsiaTheme="minorHAnsi"/>
              <w:i/>
              <w:iCs/>
              <w:lang w:val="en-GB"/>
            </w:rPr>
          </w:rPrChange>
        </w:rPr>
        <w:t>J. Affect. Disord.</w:t>
      </w:r>
      <w:r w:rsidRPr="0061345A">
        <w:rPr>
          <w:rFonts w:eastAsiaTheme="minorHAnsi"/>
          <w:sz w:val="16"/>
          <w:szCs w:val="16"/>
          <w:lang w:val="en-GB"/>
          <w:rPrChange w:id="439" w:author="Abin Daniel ZORTO" w:date="2026-04-03T18:50:00Z" w16du:dateUtc="2026-04-03T17:50:00Z">
            <w:rPr>
              <w:rFonts w:eastAsiaTheme="minorHAnsi"/>
              <w:lang w:val="en-GB"/>
            </w:rPr>
          </w:rPrChange>
        </w:rPr>
        <w:t>, vol. 369, pp. 576–587, Jan. 2025, doi: 10.1016/j.jad.2024.09.054.</w:t>
      </w:r>
    </w:p>
    <w:p w14:paraId="06FDFD4A" w14:textId="77777777" w:rsidR="000C3A9A" w:rsidRPr="0061345A" w:rsidRDefault="000C3A9A">
      <w:pPr>
        <w:pStyle w:val="Bibliography"/>
        <w:ind w:left="397" w:hanging="397"/>
        <w:rPr>
          <w:rFonts w:eastAsiaTheme="minorHAnsi"/>
          <w:sz w:val="16"/>
          <w:szCs w:val="16"/>
          <w:lang w:val="en-GB"/>
          <w:rPrChange w:id="440" w:author="Abin Daniel ZORTO" w:date="2026-04-03T18:50:00Z" w16du:dateUtc="2026-04-03T17:50:00Z">
            <w:rPr>
              <w:rFonts w:eastAsiaTheme="minorHAnsi"/>
              <w:lang w:val="en-GB"/>
            </w:rPr>
          </w:rPrChange>
        </w:rPr>
        <w:pPrChange w:id="441" w:author="Abin Daniel ZORTO" w:date="2026-04-03T18:47:00Z" w16du:dateUtc="2026-04-03T17:47:00Z">
          <w:pPr>
            <w:pStyle w:val="Bibliography"/>
          </w:pPr>
        </w:pPrChange>
      </w:pPr>
      <w:r w:rsidRPr="0061345A">
        <w:rPr>
          <w:rFonts w:eastAsiaTheme="minorHAnsi"/>
          <w:sz w:val="16"/>
          <w:szCs w:val="16"/>
          <w:lang w:val="en-GB"/>
          <w:rPrChange w:id="442" w:author="Abin Daniel ZORTO" w:date="2026-04-03T18:50:00Z" w16du:dateUtc="2026-04-03T17:50:00Z">
            <w:rPr>
              <w:rFonts w:eastAsiaTheme="minorHAnsi"/>
              <w:lang w:val="en-GB"/>
            </w:rPr>
          </w:rPrChange>
        </w:rPr>
        <w:t>[53]</w:t>
      </w:r>
      <w:r w:rsidRPr="0061345A">
        <w:rPr>
          <w:rFonts w:eastAsiaTheme="minorHAnsi"/>
          <w:sz w:val="16"/>
          <w:szCs w:val="16"/>
          <w:lang w:val="en-GB"/>
          <w:rPrChange w:id="443" w:author="Abin Daniel ZORTO" w:date="2026-04-03T18:50:00Z" w16du:dateUtc="2026-04-03T17:50:00Z">
            <w:rPr>
              <w:rFonts w:eastAsiaTheme="minorHAnsi"/>
              <w:lang w:val="en-GB"/>
            </w:rPr>
          </w:rPrChange>
        </w:rPr>
        <w:tab/>
        <w:t xml:space="preserve">R. Romero Marin </w:t>
      </w:r>
      <w:r w:rsidRPr="0061345A">
        <w:rPr>
          <w:rFonts w:eastAsiaTheme="minorHAnsi"/>
          <w:i/>
          <w:iCs/>
          <w:sz w:val="16"/>
          <w:szCs w:val="16"/>
          <w:lang w:val="en-GB"/>
          <w:rPrChange w:id="444"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445" w:author="Abin Daniel ZORTO" w:date="2026-04-03T18:50:00Z" w16du:dateUtc="2026-04-03T17:50:00Z">
            <w:rPr>
              <w:rFonts w:eastAsiaTheme="minorHAnsi"/>
              <w:lang w:val="en-GB"/>
            </w:rPr>
          </w:rPrChange>
        </w:rPr>
        <w:t xml:space="preserve">, ‘Remotely Supervised Home-Based tDCS in Treatment-Resistant Depression: Feasibility, Effectiveness and EEG Biomarkers of Response’, </w:t>
      </w:r>
      <w:r w:rsidRPr="0061345A">
        <w:rPr>
          <w:rFonts w:eastAsiaTheme="minorHAnsi"/>
          <w:i/>
          <w:iCs/>
          <w:sz w:val="16"/>
          <w:szCs w:val="16"/>
          <w:lang w:val="en-GB"/>
          <w:rPrChange w:id="446" w:author="Abin Daniel ZORTO" w:date="2026-04-03T18:50:00Z" w16du:dateUtc="2026-04-03T17:50:00Z">
            <w:rPr>
              <w:rFonts w:eastAsiaTheme="minorHAnsi"/>
              <w:i/>
              <w:iCs/>
              <w:lang w:val="en-GB"/>
            </w:rPr>
          </w:rPrChange>
        </w:rPr>
        <w:t>Res. Sq.</w:t>
      </w:r>
      <w:r w:rsidRPr="0061345A">
        <w:rPr>
          <w:rFonts w:eastAsiaTheme="minorHAnsi"/>
          <w:sz w:val="16"/>
          <w:szCs w:val="16"/>
          <w:lang w:val="en-GB"/>
          <w:rPrChange w:id="447" w:author="Abin Daniel ZORTO" w:date="2026-04-03T18:50:00Z" w16du:dateUtc="2026-04-03T17:50:00Z">
            <w:rPr>
              <w:rFonts w:eastAsiaTheme="minorHAnsi"/>
              <w:lang w:val="en-GB"/>
            </w:rPr>
          </w:rPrChange>
        </w:rPr>
        <w:t>, 2026, doi: 10.21203/rs.3.rs-8709698/v1.</w:t>
      </w:r>
    </w:p>
    <w:p w14:paraId="58EAAB91" w14:textId="77777777" w:rsidR="000C3A9A" w:rsidRPr="0061345A" w:rsidRDefault="000C3A9A">
      <w:pPr>
        <w:pStyle w:val="Bibliography"/>
        <w:ind w:left="397" w:hanging="397"/>
        <w:rPr>
          <w:rFonts w:eastAsiaTheme="minorHAnsi"/>
          <w:sz w:val="16"/>
          <w:szCs w:val="16"/>
          <w:lang w:val="en-GB"/>
          <w:rPrChange w:id="448" w:author="Abin Daniel ZORTO" w:date="2026-04-03T18:50:00Z" w16du:dateUtc="2026-04-03T17:50:00Z">
            <w:rPr>
              <w:rFonts w:eastAsiaTheme="minorHAnsi"/>
              <w:lang w:val="en-GB"/>
            </w:rPr>
          </w:rPrChange>
        </w:rPr>
        <w:pPrChange w:id="449" w:author="Abin Daniel ZORTO" w:date="2026-04-03T18:49:00Z" w16du:dateUtc="2026-04-03T17:49:00Z">
          <w:pPr>
            <w:pStyle w:val="Bibliography"/>
          </w:pPr>
        </w:pPrChange>
      </w:pPr>
      <w:r w:rsidRPr="0061345A">
        <w:rPr>
          <w:rFonts w:eastAsiaTheme="minorHAnsi"/>
          <w:sz w:val="16"/>
          <w:szCs w:val="16"/>
          <w:lang w:val="en-GB"/>
          <w:rPrChange w:id="450" w:author="Abin Daniel ZORTO" w:date="2026-04-03T18:50:00Z" w16du:dateUtc="2026-04-03T17:50:00Z">
            <w:rPr>
              <w:rFonts w:eastAsiaTheme="minorHAnsi"/>
              <w:lang w:val="en-GB"/>
            </w:rPr>
          </w:rPrChange>
        </w:rPr>
        <w:t>[54]</w:t>
      </w:r>
      <w:r w:rsidRPr="0061345A">
        <w:rPr>
          <w:rFonts w:eastAsiaTheme="minorHAnsi"/>
          <w:sz w:val="16"/>
          <w:szCs w:val="16"/>
          <w:lang w:val="en-GB"/>
          <w:rPrChange w:id="451" w:author="Abin Daniel ZORTO" w:date="2026-04-03T18:50:00Z" w16du:dateUtc="2026-04-03T17:50:00Z">
            <w:rPr>
              <w:rFonts w:eastAsiaTheme="minorHAnsi"/>
              <w:lang w:val="en-GB"/>
            </w:rPr>
          </w:rPrChange>
        </w:rPr>
        <w:tab/>
        <w:t xml:space="preserve">I. H. Kratter </w:t>
      </w:r>
      <w:r w:rsidRPr="0061345A">
        <w:rPr>
          <w:rFonts w:eastAsiaTheme="minorHAnsi"/>
          <w:i/>
          <w:iCs/>
          <w:sz w:val="16"/>
          <w:szCs w:val="16"/>
          <w:lang w:val="en-GB"/>
          <w:rPrChange w:id="452"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453" w:author="Abin Daniel ZORTO" w:date="2026-04-03T18:50:00Z" w16du:dateUtc="2026-04-03T17:50:00Z">
            <w:rPr>
              <w:rFonts w:eastAsiaTheme="minorHAnsi"/>
              <w:lang w:val="en-GB"/>
            </w:rPr>
          </w:rPrChange>
        </w:rPr>
        <w:t xml:space="preserve">, ‘Stanford neuromodulation therapy for treatment-resistant depression: a randomized controlled trial confirming efficacy, and an &lt;scp&gt;EEG&lt;/scp&gt; study providing insight into mechanism of action and a potentially predictive biomarker of efficacy’, </w:t>
      </w:r>
      <w:r w:rsidRPr="0061345A">
        <w:rPr>
          <w:rFonts w:eastAsiaTheme="minorHAnsi"/>
          <w:i/>
          <w:iCs/>
          <w:sz w:val="16"/>
          <w:szCs w:val="16"/>
          <w:lang w:val="en-GB"/>
          <w:rPrChange w:id="454" w:author="Abin Daniel ZORTO" w:date="2026-04-03T18:50:00Z" w16du:dateUtc="2026-04-03T17:50:00Z">
            <w:rPr>
              <w:rFonts w:eastAsiaTheme="minorHAnsi"/>
              <w:i/>
              <w:iCs/>
              <w:lang w:val="en-GB"/>
            </w:rPr>
          </w:rPrChange>
        </w:rPr>
        <w:t>World Psychiatry</w:t>
      </w:r>
      <w:r w:rsidRPr="0061345A">
        <w:rPr>
          <w:rFonts w:eastAsiaTheme="minorHAnsi"/>
          <w:sz w:val="16"/>
          <w:szCs w:val="16"/>
          <w:lang w:val="en-GB"/>
          <w:rPrChange w:id="455" w:author="Abin Daniel ZORTO" w:date="2026-04-03T18:50:00Z" w16du:dateUtc="2026-04-03T17:50:00Z">
            <w:rPr>
              <w:rFonts w:eastAsiaTheme="minorHAnsi"/>
              <w:lang w:val="en-GB"/>
            </w:rPr>
          </w:rPrChange>
        </w:rPr>
        <w:t>, 2026, doi: 10.1002/wps.70032.</w:t>
      </w:r>
    </w:p>
    <w:p w14:paraId="3DC4AF8B" w14:textId="77777777" w:rsidR="000C3A9A" w:rsidRPr="0061345A" w:rsidRDefault="000C3A9A">
      <w:pPr>
        <w:pStyle w:val="Bibliography"/>
        <w:ind w:left="397" w:hanging="397"/>
        <w:rPr>
          <w:rFonts w:eastAsiaTheme="minorHAnsi"/>
          <w:sz w:val="16"/>
          <w:szCs w:val="16"/>
          <w:lang w:val="en-GB"/>
          <w:rPrChange w:id="456" w:author="Abin Daniel ZORTO" w:date="2026-04-03T18:50:00Z" w16du:dateUtc="2026-04-03T17:50:00Z">
            <w:rPr>
              <w:rFonts w:eastAsiaTheme="minorHAnsi"/>
              <w:lang w:val="en-GB"/>
            </w:rPr>
          </w:rPrChange>
        </w:rPr>
        <w:pPrChange w:id="457" w:author="Abin Daniel ZORTO" w:date="2026-04-03T18:49:00Z" w16du:dateUtc="2026-04-03T17:49:00Z">
          <w:pPr>
            <w:pStyle w:val="Bibliography"/>
          </w:pPr>
        </w:pPrChange>
      </w:pPr>
      <w:r w:rsidRPr="0061345A">
        <w:rPr>
          <w:rFonts w:eastAsiaTheme="minorHAnsi"/>
          <w:sz w:val="16"/>
          <w:szCs w:val="16"/>
          <w:lang w:val="en-GB"/>
          <w:rPrChange w:id="458" w:author="Abin Daniel ZORTO" w:date="2026-04-03T18:50:00Z" w16du:dateUtc="2026-04-03T17:50:00Z">
            <w:rPr>
              <w:rFonts w:eastAsiaTheme="minorHAnsi"/>
              <w:lang w:val="en-GB"/>
            </w:rPr>
          </w:rPrChange>
        </w:rPr>
        <w:t>[55]</w:t>
      </w:r>
      <w:r w:rsidRPr="0061345A">
        <w:rPr>
          <w:rFonts w:eastAsiaTheme="minorHAnsi"/>
          <w:sz w:val="16"/>
          <w:szCs w:val="16"/>
          <w:lang w:val="en-GB"/>
          <w:rPrChange w:id="459" w:author="Abin Daniel ZORTO" w:date="2026-04-03T18:50:00Z" w16du:dateUtc="2026-04-03T17:50:00Z">
            <w:rPr>
              <w:rFonts w:eastAsiaTheme="minorHAnsi"/>
              <w:lang w:val="en-GB"/>
            </w:rPr>
          </w:rPrChange>
        </w:rPr>
        <w:tab/>
        <w:t xml:space="preserve">D. A. Waller, L. L. Carpenter, and S. R. Jones, ‘Transient frontal spectral events from EEG predict antidepressant response to sertraline in depression.’, </w:t>
      </w:r>
      <w:r w:rsidRPr="0061345A">
        <w:rPr>
          <w:rFonts w:eastAsiaTheme="minorHAnsi"/>
          <w:i/>
          <w:iCs/>
          <w:sz w:val="16"/>
          <w:szCs w:val="16"/>
          <w:lang w:val="en-GB"/>
          <w:rPrChange w:id="460" w:author="Abin Daniel ZORTO" w:date="2026-04-03T18:50:00Z" w16du:dateUtc="2026-04-03T17:50:00Z">
            <w:rPr>
              <w:rFonts w:eastAsiaTheme="minorHAnsi"/>
              <w:i/>
              <w:iCs/>
              <w:lang w:val="en-GB"/>
            </w:rPr>
          </w:rPrChange>
        </w:rPr>
        <w:t>J. Psychiatr. Res.</w:t>
      </w:r>
      <w:r w:rsidRPr="0061345A">
        <w:rPr>
          <w:rFonts w:eastAsiaTheme="minorHAnsi"/>
          <w:sz w:val="16"/>
          <w:szCs w:val="16"/>
          <w:lang w:val="en-GB"/>
          <w:rPrChange w:id="461" w:author="Abin Daniel ZORTO" w:date="2026-04-03T18:50:00Z" w16du:dateUtc="2026-04-03T17:50:00Z">
            <w:rPr>
              <w:rFonts w:eastAsiaTheme="minorHAnsi"/>
              <w:lang w:val="en-GB"/>
            </w:rPr>
          </w:rPrChange>
        </w:rPr>
        <w:t>, 2026, doi: 10.1016/j.jpsychires.2026.03.010.</w:t>
      </w:r>
    </w:p>
    <w:p w14:paraId="3D8F477B" w14:textId="77777777" w:rsidR="000C3A9A" w:rsidRPr="0061345A" w:rsidRDefault="000C3A9A">
      <w:pPr>
        <w:pStyle w:val="Bibliography"/>
        <w:ind w:left="397" w:hanging="397"/>
        <w:rPr>
          <w:rFonts w:eastAsiaTheme="minorHAnsi"/>
          <w:sz w:val="16"/>
          <w:szCs w:val="16"/>
          <w:lang w:val="en-GB"/>
          <w:rPrChange w:id="462" w:author="Abin Daniel ZORTO" w:date="2026-04-03T18:50:00Z" w16du:dateUtc="2026-04-03T17:50:00Z">
            <w:rPr>
              <w:rFonts w:eastAsiaTheme="minorHAnsi"/>
              <w:lang w:val="en-GB"/>
            </w:rPr>
          </w:rPrChange>
        </w:rPr>
        <w:pPrChange w:id="463" w:author="Abin Daniel ZORTO" w:date="2026-04-03T18:49:00Z" w16du:dateUtc="2026-04-03T17:49:00Z">
          <w:pPr>
            <w:pStyle w:val="Bibliography"/>
          </w:pPr>
        </w:pPrChange>
      </w:pPr>
      <w:r w:rsidRPr="0061345A">
        <w:rPr>
          <w:rFonts w:eastAsiaTheme="minorHAnsi"/>
          <w:sz w:val="16"/>
          <w:szCs w:val="16"/>
          <w:lang w:val="en-GB"/>
          <w:rPrChange w:id="464" w:author="Abin Daniel ZORTO" w:date="2026-04-03T18:50:00Z" w16du:dateUtc="2026-04-03T17:50:00Z">
            <w:rPr>
              <w:rFonts w:eastAsiaTheme="minorHAnsi"/>
              <w:lang w:val="en-GB"/>
            </w:rPr>
          </w:rPrChange>
        </w:rPr>
        <w:t>[56]</w:t>
      </w:r>
      <w:r w:rsidRPr="0061345A">
        <w:rPr>
          <w:rFonts w:eastAsiaTheme="minorHAnsi"/>
          <w:sz w:val="16"/>
          <w:szCs w:val="16"/>
          <w:lang w:val="en-GB"/>
          <w:rPrChange w:id="465" w:author="Abin Daniel ZORTO" w:date="2026-04-03T18:50:00Z" w16du:dateUtc="2026-04-03T17:50:00Z">
            <w:rPr>
              <w:rFonts w:eastAsiaTheme="minorHAnsi"/>
              <w:lang w:val="en-GB"/>
            </w:rPr>
          </w:rPrChange>
        </w:rPr>
        <w:tab/>
        <w:t xml:space="preserve">M. Pettorruso </w:t>
      </w:r>
      <w:r w:rsidRPr="0061345A">
        <w:rPr>
          <w:rFonts w:eastAsiaTheme="minorHAnsi"/>
          <w:i/>
          <w:iCs/>
          <w:sz w:val="16"/>
          <w:szCs w:val="16"/>
          <w:lang w:val="en-GB"/>
          <w:rPrChange w:id="466" w:author="Abin Daniel ZORTO" w:date="2026-04-03T18:50:00Z" w16du:dateUtc="2026-04-03T17:50:00Z">
            <w:rPr>
              <w:rFonts w:eastAsiaTheme="minorHAnsi"/>
              <w:i/>
              <w:iCs/>
              <w:lang w:val="en-GB"/>
            </w:rPr>
          </w:rPrChange>
        </w:rPr>
        <w:t>et al.</w:t>
      </w:r>
      <w:r w:rsidRPr="0061345A">
        <w:rPr>
          <w:rFonts w:eastAsiaTheme="minorHAnsi"/>
          <w:sz w:val="16"/>
          <w:szCs w:val="16"/>
          <w:lang w:val="en-GB"/>
          <w:rPrChange w:id="467" w:author="Abin Daniel ZORTO" w:date="2026-04-03T18:50:00Z" w16du:dateUtc="2026-04-03T17:50:00Z">
            <w:rPr>
              <w:rFonts w:eastAsiaTheme="minorHAnsi"/>
              <w:lang w:val="en-GB"/>
            </w:rPr>
          </w:rPrChange>
        </w:rPr>
        <w:t xml:space="preserve">, ‘Overcoming treatment-resistant depression with machine-learning based tools: a study protocol combining EEG and clinical data to personalize glutamatergic and brain stimulation interventions (SelecTool Project)’, </w:t>
      </w:r>
      <w:r w:rsidRPr="0061345A">
        <w:rPr>
          <w:rFonts w:eastAsiaTheme="minorHAnsi"/>
          <w:i/>
          <w:iCs/>
          <w:sz w:val="16"/>
          <w:szCs w:val="16"/>
          <w:lang w:val="en-GB"/>
          <w:rPrChange w:id="468" w:author="Abin Daniel ZORTO" w:date="2026-04-03T18:50:00Z" w16du:dateUtc="2026-04-03T17:50:00Z">
            <w:rPr>
              <w:rFonts w:eastAsiaTheme="minorHAnsi"/>
              <w:i/>
              <w:iCs/>
              <w:lang w:val="en-GB"/>
            </w:rPr>
          </w:rPrChange>
        </w:rPr>
        <w:t>Front. Psychiatry</w:t>
      </w:r>
      <w:r w:rsidRPr="0061345A">
        <w:rPr>
          <w:rFonts w:eastAsiaTheme="minorHAnsi"/>
          <w:sz w:val="16"/>
          <w:szCs w:val="16"/>
          <w:lang w:val="en-GB"/>
          <w:rPrChange w:id="469" w:author="Abin Daniel ZORTO" w:date="2026-04-03T18:50:00Z" w16du:dateUtc="2026-04-03T17:50:00Z">
            <w:rPr>
              <w:rFonts w:eastAsiaTheme="minorHAnsi"/>
              <w:lang w:val="en-GB"/>
            </w:rPr>
          </w:rPrChange>
        </w:rPr>
        <w:t xml:space="preserve">, 2024, doi: </w:t>
      </w:r>
      <w:r w:rsidRPr="0061345A">
        <w:rPr>
          <w:rFonts w:eastAsiaTheme="minorHAnsi"/>
          <w:sz w:val="16"/>
          <w:szCs w:val="16"/>
          <w:lang w:val="en-GB"/>
          <w:rPrChange w:id="470" w:author="Abin Daniel ZORTO" w:date="2026-04-03T18:50:00Z" w16du:dateUtc="2026-04-03T17:50:00Z">
            <w:rPr>
              <w:rFonts w:eastAsiaTheme="minorHAnsi"/>
              <w:lang w:val="en-GB"/>
            </w:rPr>
          </w:rPrChange>
        </w:rPr>
        <w:t>10.3389/fpsyt.2024.1436006.</w:t>
      </w:r>
    </w:p>
    <w:p w14:paraId="571737DC" w14:textId="3CB6074F" w:rsidR="005A53D8" w:rsidRDefault="005A53D8" w:rsidP="000C3A9A">
      <w:pPr>
        <w:pStyle w:val="Bibliography"/>
        <w:ind w:left="284" w:hanging="284"/>
        <w:jc w:val="both"/>
        <w:rPr>
          <w:sz w:val="16"/>
          <w:szCs w:val="16"/>
        </w:rPr>
      </w:pPr>
      <w:r w:rsidRPr="0061345A">
        <w:rPr>
          <w:sz w:val="15"/>
          <w:szCs w:val="15"/>
          <w:rPrChange w:id="471" w:author="Abin Daniel ZORTO" w:date="2026-04-03T18:50:00Z" w16du:dateUtc="2026-04-03T17:50:00Z">
            <w:rPr>
              <w:sz w:val="16"/>
              <w:szCs w:val="16"/>
            </w:rPr>
          </w:rPrChange>
        </w:rPr>
        <w:fldChar w:fldCharType="end"/>
      </w:r>
    </w:p>
    <w:sectPr w:rsidR="005A53D8" w:rsidSect="00946763">
      <w:type w:val="continuous"/>
      <w:pgSz w:w="11910" w:h="15880"/>
      <w:pgMar w:top="992" w:right="992" w:bottom="992" w:left="992" w:header="702" w:footer="516" w:gutter="0"/>
      <w:cols w:num="2" w:space="324"/>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Cynthia Fu" w:date="2026-04-01T23:22:00Z" w:initials="CF">
    <w:p w14:paraId="28995F05" w14:textId="77777777" w:rsidR="00551F0F" w:rsidRDefault="00551F0F" w:rsidP="00551F0F">
      <w:r>
        <w:rPr>
          <w:rStyle w:val="CommentReference"/>
        </w:rPr>
        <w:annotationRef/>
      </w:r>
      <w:r>
        <w:rPr>
          <w:color w:val="202020"/>
          <w:sz w:val="20"/>
          <w:szCs w:val="20"/>
          <w:highlight w:val="white"/>
        </w:rPr>
        <w:t xml:space="preserve">Woodham R, Rimmer RM, Mutz J, Fu CHY. Is tDCS a potential first line treatment for major depression? Int Rev Psychiatry. 2021 May;33(3):250-265. doi: 10.1080/09540261.2021.1879030. </w:t>
      </w:r>
    </w:p>
  </w:comment>
  <w:comment w:id="13" w:author="Cynthia Fu" w:date="2026-04-01T23:42:00Z" w:initials="CF">
    <w:p w14:paraId="45FDA4FE" w14:textId="77777777" w:rsidR="00D909F8" w:rsidRDefault="00D909F8" w:rsidP="00D909F8">
      <w:r>
        <w:rPr>
          <w:rStyle w:val="CommentReference"/>
        </w:rPr>
        <w:annotationRef/>
      </w:r>
      <w:r>
        <w:rPr>
          <w:color w:val="202020"/>
          <w:sz w:val="20"/>
          <w:szCs w:val="20"/>
          <w:highlight w:val="white"/>
        </w:rPr>
        <w:t xml:space="preserve">Woodham RD, Selvaraj S, Lajmi N, Hobday H, Sheehan G, Ghazi-Noori AR, Lagerberg PJ, Rizvi M, Kwon SS, Orhii P, Maislin D, Hernandez L, Machado-Vieira R, Soares JC, Young AH, Fu CHY. Home-based transcranial direct current stimulation treatment for major depressive disorder: a fully remote phase 2 randomized sham-controlled trial. Nat Med. 2025 Jan;31(1):87-95. doi: 10.1038/s41591-024-03305-y. </w:t>
      </w:r>
    </w:p>
    <w:p w14:paraId="2EAF82FC" w14:textId="77777777" w:rsidR="00D909F8" w:rsidRDefault="00D909F8" w:rsidP="00D909F8"/>
    <w:p w14:paraId="1E40C7CE" w14:textId="77777777" w:rsidR="00D909F8" w:rsidRDefault="00D909F8" w:rsidP="00D909F8">
      <w:r>
        <w:rPr>
          <w:color w:val="202020"/>
          <w:sz w:val="20"/>
          <w:szCs w:val="20"/>
          <w:highlight w:val="white"/>
        </w:rPr>
        <w:t xml:space="preserve">Hampsey E, Kalfas M, Carter L, Bloomfield M, Rezaei H, Young AH, Fu CHY. A systematic review of transcranial electrical stimulation and meta-analysis of transcranial direct current stimulation RCTs in unipolar and bipolar depression. J Affect Disord. 2026 May 1;400:121009. doi: 10.1016/j.jad.2025.121009. </w:t>
      </w:r>
    </w:p>
    <w:p w14:paraId="363DDD8A" w14:textId="77777777" w:rsidR="00D909F8" w:rsidRDefault="00D909F8" w:rsidP="00D909F8"/>
    <w:p w14:paraId="13B15CF8" w14:textId="77777777" w:rsidR="00D909F8" w:rsidRDefault="00D909F8" w:rsidP="00D909F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995F05" w15:done="0"/>
  <w15:commentEx w15:paraId="13B15C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367A4B" w16cex:dateUtc="2026-04-01T22:22:00Z"/>
  <w16cex:commentExtensible w16cex:durableId="780F8FE2" w16cex:dateUtc="2026-04-01T2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995F05" w16cid:durableId="56367A4B"/>
  <w16cid:commentId w16cid:paraId="13B15CF8" w16cid:durableId="780F8F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D050" w14:textId="77777777" w:rsidR="00F42E1E" w:rsidRDefault="00F42E1E">
      <w:r>
        <w:separator/>
      </w:r>
    </w:p>
  </w:endnote>
  <w:endnote w:type="continuationSeparator" w:id="0">
    <w:p w14:paraId="1375F8E1" w14:textId="77777777" w:rsidR="00F42E1E" w:rsidRDefault="00F42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BIZ UDGothic">
    <w:altName w:val="Calibri"/>
    <w:panose1 w:val="020B0604020202020204"/>
    <w:charset w:val="00"/>
    <w:family w:val="swiss"/>
    <w:pitch w:val="fixed"/>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6CF3C" w14:textId="77777777" w:rsidR="004E7388" w:rsidRDefault="00000000">
    <w:pPr>
      <w:pStyle w:val="BodyText"/>
      <w:spacing w:line="14" w:lineRule="auto"/>
    </w:pPr>
    <w:r>
      <w:rPr>
        <w:noProof/>
      </w:rPr>
      <mc:AlternateContent>
        <mc:Choice Requires="wps">
          <w:drawing>
            <wp:anchor distT="0" distB="0" distL="0" distR="0" simplePos="0" relativeHeight="486921728" behindDoc="1" locked="0" layoutInCell="1" allowOverlap="1" wp14:anchorId="2BFC81B3" wp14:editId="11086947">
              <wp:simplePos x="0" y="0"/>
              <wp:positionH relativeFrom="page">
                <wp:posOffset>651598</wp:posOffset>
              </wp:positionH>
              <wp:positionV relativeFrom="page">
                <wp:posOffset>9575368</wp:posOffset>
              </wp:positionV>
              <wp:extent cx="6257290" cy="1270"/>
              <wp:effectExtent l="0" t="0" r="0" b="0"/>
              <wp:wrapNone/>
              <wp:docPr id="42351948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5864A" id="Graphic 1" o:spid="_x0000_s1026" style="position:absolute;margin-left:51.3pt;margin-top:753.95pt;width:492.7pt;height:.1pt;z-index:-16394752;visibility:visible;mso-wrap-style:square;mso-wrap-distance-left:0;mso-wrap-distance-top:0;mso-wrap-distance-right:0;mso-wrap-distance-bottom:0;mso-position-horizontal:absolute;mso-position-horizontal-relative:page;mso-position-vertical:absolute;mso-position-vertical-relative:page;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" path="m,l6256794,e" filled="f" strokeweight=".07019mm">
              <v:path arrowok="t"/>
              <w10:wrap anchorx="page" anchory="page"/>
            </v:shape>
          </w:pict>
        </mc:Fallback>
      </mc:AlternateContent>
    </w:r>
    <w:r>
      <w:rPr>
        <w:noProof/>
      </w:rPr>
      <mc:AlternateContent>
        <mc:Choice Requires="wps">
          <w:drawing>
            <wp:anchor distT="0" distB="0" distL="0" distR="0" simplePos="0" relativeHeight="486922240" behindDoc="1" locked="0" layoutInCell="1" allowOverlap="1" wp14:anchorId="0ABB7395" wp14:editId="544DC3BD">
              <wp:simplePos x="0" y="0"/>
              <wp:positionH relativeFrom="page">
                <wp:posOffset>638898</wp:posOffset>
              </wp:positionH>
              <wp:positionV relativeFrom="page">
                <wp:posOffset>9599274</wp:posOffset>
              </wp:positionV>
              <wp:extent cx="2038350" cy="179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179070"/>
                      </a:xfrm>
                      <a:prstGeom prst="rect">
                        <a:avLst/>
                      </a:prstGeom>
                    </wps:spPr>
                    <wps:txbx>
                      <w:txbxContent>
                        <w:p w14:paraId="310C3423"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wps:txbx>
                    <wps:bodyPr wrap="square" lIns="0" tIns="0" rIns="0" bIns="0" rtlCol="0">
                      <a:noAutofit/>
                    </wps:bodyPr>
                  </wps:wsp>
                </a:graphicData>
              </a:graphic>
            </wp:anchor>
          </w:drawing>
        </mc:Choice>
        <mc:Fallback>
          <w:pict>
            <v:shapetype w14:anchorId="0ABB7395" id="_x0000_t202" coordsize="21600,21600" o:spt="202" path="m,l,21600r21600,l21600,xe">
              <v:stroke joinstyle="miter"/>
              <v:path gradientshapeok="t" o:connecttype="rect"/>
            </v:shapetype>
            <v:shape id="Textbox 2" o:spid="_x0000_s1028" type="#_x0000_t202" style="position:absolute;margin-left:50.3pt;margin-top:755.85pt;width:160.5pt;height:14.1pt;z-index:-163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" filled="f" stroked="f">
              <v:textbox inset="0,0,0,0">
                <w:txbxContent>
                  <w:p w14:paraId="310C3423"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6922752" behindDoc="1" locked="0" layoutInCell="1" allowOverlap="1" wp14:anchorId="465B14BC" wp14:editId="2F37396E">
              <wp:simplePos x="0" y="0"/>
              <wp:positionH relativeFrom="page">
                <wp:posOffset>6262687</wp:posOffset>
              </wp:positionH>
              <wp:positionV relativeFrom="page">
                <wp:posOffset>9617735</wp:posOffset>
              </wp:positionV>
              <wp:extent cx="65849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52400"/>
                      </a:xfrm>
                      <a:prstGeom prst="rect">
                        <a:avLst/>
                      </a:prstGeom>
                    </wps:spPr>
                    <wps:txbx>
                      <w:txbxContent>
                        <w:p w14:paraId="72011C76" w14:textId="77777777" w:rsidR="004E7388" w:rsidRDefault="00000000">
                          <w:pPr>
                            <w:pStyle w:val="BodyText"/>
                            <w:spacing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5"/>
                            </w:rPr>
                            <w:fldChar w:fldCharType="begin"/>
                          </w:r>
                          <w:r>
                            <w:rPr>
                              <w:spacing w:val="-5"/>
                            </w:rPr>
                            <w:instrText xml:space="preserve"> NUMPAGES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w14:anchorId="465B14BC" id="Textbox 3" o:spid="_x0000_s1029" type="#_x0000_t202" style="position:absolute;margin-left:493.1pt;margin-top:757.3pt;width:51.85pt;height:12pt;z-index:-163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" filled="f" stroked="f">
              <v:textbox inset="0,0,0,0">
                <w:txbxContent>
                  <w:p w14:paraId="72011C76" w14:textId="77777777" w:rsidR="004E7388" w:rsidRDefault="00000000">
                    <w:pPr>
                      <w:pStyle w:val="BodyText"/>
                      <w:spacing w:line="218" w:lineRule="exact"/>
                      <w:ind w:left="20"/>
                    </w:pPr>
                    <w:r>
                      <w:t>Page</w:t>
                    </w:r>
                    <w:r>
                      <w:rPr>
                        <w:spacing w:val="-5"/>
                      </w:rPr>
                      <w:t xml:space="preserve"> </w:t>
                    </w:r>
                    <w:r>
                      <w:fldChar w:fldCharType="begin"/>
                    </w:r>
                    <w:r>
                      <w:instrText xml:space="preserve"> PAGE </w:instrText>
                    </w:r>
                    <w:r>
                      <w:fldChar w:fldCharType="separate"/>
                    </w:r>
                    <w:r>
                      <w:t>1</w:t>
                    </w:r>
                    <w:r>
                      <w:fldChar w:fldCharType="end"/>
                    </w:r>
                    <w:r>
                      <w:rPr>
                        <w:spacing w:val="-5"/>
                      </w:rPr>
                      <w:t xml:space="preserve"> </w:t>
                    </w:r>
                    <w:r>
                      <w:t>of</w:t>
                    </w:r>
                    <w:r>
                      <w:rPr>
                        <w:spacing w:val="-5"/>
                      </w:rPr>
                      <w:t xml:space="preserve"> </w:t>
                    </w:r>
                    <w:r>
                      <w:rPr>
                        <w:spacing w:val="-5"/>
                      </w:rPr>
                      <w:fldChar w:fldCharType="begin"/>
                    </w:r>
                    <w:r>
                      <w:rPr>
                        <w:spacing w:val="-5"/>
                      </w:rPr>
                      <w:instrText xml:space="preserve"> NUMPAGES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109E3" w14:textId="77777777" w:rsidR="004E7388" w:rsidRDefault="00000000">
    <w:pPr>
      <w:pStyle w:val="BodyText"/>
      <w:spacing w:line="14" w:lineRule="auto"/>
    </w:pPr>
    <w:r>
      <w:rPr>
        <w:noProof/>
      </w:rPr>
      <mc:AlternateContent>
        <mc:Choice Requires="wps">
          <w:drawing>
            <wp:anchor distT="0" distB="0" distL="0" distR="0" simplePos="0" relativeHeight="486923776" behindDoc="1" locked="0" layoutInCell="1" allowOverlap="1" wp14:anchorId="538C2911" wp14:editId="43104EFC">
              <wp:simplePos x="0" y="0"/>
              <wp:positionH relativeFrom="page">
                <wp:posOffset>651598</wp:posOffset>
              </wp:positionH>
              <wp:positionV relativeFrom="page">
                <wp:posOffset>9575368</wp:posOffset>
              </wp:positionV>
              <wp:extent cx="6257290" cy="1270"/>
              <wp:effectExtent l="0" t="0" r="0" b="0"/>
              <wp:wrapNone/>
              <wp:docPr id="265166616"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4AF10D" id="Graphic 13" o:spid="_x0000_s1026" style="position:absolute;margin-left:51.3pt;margin-top:753.95pt;width:492.7pt;height:.1pt;z-index:-16392704;visibility:visible;mso-wrap-style:square;mso-wrap-distance-left:0;mso-wrap-distance-top:0;mso-wrap-distance-right:0;mso-wrap-distance-bottom:0;mso-position-horizontal:absolute;mso-position-horizontal-relative:page;mso-position-vertical:absolute;mso-position-vertical-relative:page;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" path="m,l6256794,e" filled="f" strokeweight=".07019mm">
              <v:path arrowok="t"/>
              <w10:wrap anchorx="page" anchory="page"/>
            </v:shape>
          </w:pict>
        </mc:Fallback>
      </mc:AlternateContent>
    </w:r>
    <w:r>
      <w:rPr>
        <w:noProof/>
      </w:rPr>
      <mc:AlternateContent>
        <mc:Choice Requires="wps">
          <w:drawing>
            <wp:anchor distT="0" distB="0" distL="0" distR="0" simplePos="0" relativeHeight="486924288" behindDoc="1" locked="0" layoutInCell="1" allowOverlap="1" wp14:anchorId="63B30345" wp14:editId="65915338">
              <wp:simplePos x="0" y="0"/>
              <wp:positionH relativeFrom="page">
                <wp:posOffset>638898</wp:posOffset>
              </wp:positionH>
              <wp:positionV relativeFrom="page">
                <wp:posOffset>9586624</wp:posOffset>
              </wp:positionV>
              <wp:extent cx="2038350" cy="1790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179070"/>
                      </a:xfrm>
                      <a:prstGeom prst="rect">
                        <a:avLst/>
                      </a:prstGeom>
                    </wps:spPr>
                    <wps:txbx>
                      <w:txbxContent>
                        <w:p w14:paraId="578A3BFE"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wps:txbx>
                    <wps:bodyPr wrap="square" lIns="0" tIns="0" rIns="0" bIns="0" rtlCol="0">
                      <a:noAutofit/>
                    </wps:bodyPr>
                  </wps:wsp>
                </a:graphicData>
              </a:graphic>
            </wp:anchor>
          </w:drawing>
        </mc:Choice>
        <mc:Fallback>
          <w:pict>
            <v:shapetype w14:anchorId="63B30345" id="_x0000_t202" coordsize="21600,21600" o:spt="202" path="m,l,21600r21600,l21600,xe">
              <v:stroke joinstyle="miter"/>
              <v:path gradientshapeok="t" o:connecttype="rect"/>
            </v:shapetype>
            <v:shape id="Textbox 14" o:spid="_x0000_s1031" type="#_x0000_t202" style="position:absolute;margin-left:50.3pt;margin-top:754.85pt;width:160.5pt;height:14.1pt;z-index:-163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" filled="f" stroked="f">
              <v:textbox inset="0,0,0,0">
                <w:txbxContent>
                  <w:p w14:paraId="578A3BFE"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6924800" behindDoc="1" locked="0" layoutInCell="1" allowOverlap="1" wp14:anchorId="13326D6E" wp14:editId="109CBF86">
              <wp:simplePos x="0" y="0"/>
              <wp:positionH relativeFrom="page">
                <wp:posOffset>6270599</wp:posOffset>
              </wp:positionH>
              <wp:positionV relativeFrom="page">
                <wp:posOffset>9599834</wp:posOffset>
              </wp:positionV>
              <wp:extent cx="65087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875" cy="165735"/>
                      </a:xfrm>
                      <a:prstGeom prst="rect">
                        <a:avLst/>
                      </a:prstGeom>
                    </wps:spPr>
                    <wps:txbx>
                      <w:txbxContent>
                        <w:p w14:paraId="5C577D31"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2</w:t>
                          </w:r>
                          <w:r>
                            <w:rPr>
                              <w:rFonts w:ascii="Calibri"/>
                              <w:w w:val="105"/>
                              <w:sz w:val="18"/>
                            </w:rPr>
                            <w:fldChar w:fldCharType="end"/>
                          </w:r>
                          <w:r>
                            <w:rPr>
                              <w:rFonts w:ascii="Calibri"/>
                              <w:spacing w:val="13"/>
                              <w:w w:val="105"/>
                              <w:sz w:val="18"/>
                            </w:rPr>
                            <w:t xml:space="preserve"> </w:t>
                          </w:r>
                          <w:r>
                            <w:rPr>
                              <w:rFonts w:ascii="Calibri"/>
                              <w:w w:val="105"/>
                              <w:sz w:val="18"/>
                            </w:rPr>
                            <w:t>of</w:t>
                          </w:r>
                          <w:r>
                            <w:rPr>
                              <w:rFonts w:ascii="Calibri"/>
                              <w:spacing w:val="13"/>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wps:txbx>
                    <wps:bodyPr wrap="square" lIns="0" tIns="0" rIns="0" bIns="0" rtlCol="0">
                      <a:noAutofit/>
                    </wps:bodyPr>
                  </wps:wsp>
                </a:graphicData>
              </a:graphic>
            </wp:anchor>
          </w:drawing>
        </mc:Choice>
        <mc:Fallback>
          <w:pict>
            <v:shape w14:anchorId="13326D6E" id="Textbox 15" o:spid="_x0000_s1032" type="#_x0000_t202" style="position:absolute;margin-left:493.75pt;margin-top:755.9pt;width:51.25pt;height:13.05pt;z-index:-163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" filled="f" stroked="f">
              <v:textbox inset="0,0,0,0">
                <w:txbxContent>
                  <w:p w14:paraId="5C577D31"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2</w:t>
                    </w:r>
                    <w:r>
                      <w:rPr>
                        <w:rFonts w:ascii="Calibri"/>
                        <w:w w:val="105"/>
                        <w:sz w:val="18"/>
                      </w:rPr>
                      <w:fldChar w:fldCharType="end"/>
                    </w:r>
                    <w:r>
                      <w:rPr>
                        <w:rFonts w:ascii="Calibri"/>
                        <w:spacing w:val="13"/>
                        <w:w w:val="105"/>
                        <w:sz w:val="18"/>
                      </w:rPr>
                      <w:t xml:space="preserve"> </w:t>
                    </w:r>
                    <w:r>
                      <w:rPr>
                        <w:rFonts w:ascii="Calibri"/>
                        <w:w w:val="105"/>
                        <w:sz w:val="18"/>
                      </w:rPr>
                      <w:t>of</w:t>
                    </w:r>
                    <w:r>
                      <w:rPr>
                        <w:rFonts w:ascii="Calibri"/>
                        <w:spacing w:val="13"/>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D8B94" w14:textId="77777777" w:rsidR="004E7388" w:rsidRDefault="00000000">
    <w:pPr>
      <w:pStyle w:val="BodyText"/>
      <w:spacing w:line="14" w:lineRule="auto"/>
    </w:pPr>
    <w:r>
      <w:rPr>
        <w:noProof/>
      </w:rPr>
      <mc:AlternateContent>
        <mc:Choice Requires="wps">
          <w:drawing>
            <wp:anchor distT="0" distB="0" distL="0" distR="0" simplePos="0" relativeHeight="486928384" behindDoc="1" locked="0" layoutInCell="1" allowOverlap="1" wp14:anchorId="74EB8CFA" wp14:editId="0B8C36DA">
              <wp:simplePos x="0" y="0"/>
              <wp:positionH relativeFrom="page">
                <wp:posOffset>651598</wp:posOffset>
              </wp:positionH>
              <wp:positionV relativeFrom="page">
                <wp:posOffset>9575368</wp:posOffset>
              </wp:positionV>
              <wp:extent cx="6257290" cy="1270"/>
              <wp:effectExtent l="0" t="0" r="0" b="0"/>
              <wp:wrapNone/>
              <wp:docPr id="594248501"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0B0873" id="Graphic 48" o:spid="_x0000_s1026" style="position:absolute;margin-left:51.3pt;margin-top:753.95pt;width:492.7pt;height:.1pt;z-index:-16388096;visibility:visible;mso-wrap-style:square;mso-wrap-distance-left:0;mso-wrap-distance-top:0;mso-wrap-distance-right:0;mso-wrap-distance-bottom:0;mso-position-horizontal:absolute;mso-position-horizontal-relative:page;mso-position-vertical:absolute;mso-position-vertical-relative:page;v-text-anchor:top" coordsize="62572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" path="m,l6256794,e" filled="f" strokeweight=".07019mm">
              <v:path arrowok="t"/>
              <w10:wrap anchorx="page" anchory="page"/>
            </v:shape>
          </w:pict>
        </mc:Fallback>
      </mc:AlternateContent>
    </w:r>
    <w:r>
      <w:rPr>
        <w:noProof/>
      </w:rPr>
      <mc:AlternateContent>
        <mc:Choice Requires="wps">
          <w:drawing>
            <wp:anchor distT="0" distB="0" distL="0" distR="0" simplePos="0" relativeHeight="486928896" behindDoc="1" locked="0" layoutInCell="1" allowOverlap="1" wp14:anchorId="1D210F8E" wp14:editId="185E8392">
              <wp:simplePos x="0" y="0"/>
              <wp:positionH relativeFrom="page">
                <wp:posOffset>638898</wp:posOffset>
              </wp:positionH>
              <wp:positionV relativeFrom="page">
                <wp:posOffset>9586624</wp:posOffset>
              </wp:positionV>
              <wp:extent cx="2038350" cy="1790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0" cy="179070"/>
                      </a:xfrm>
                      <a:prstGeom prst="rect">
                        <a:avLst/>
                      </a:prstGeom>
                    </wps:spPr>
                    <wps:txbx>
                      <w:txbxContent>
                        <w:p w14:paraId="1954A76B"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wps:txbx>
                    <wps:bodyPr wrap="square" lIns="0" tIns="0" rIns="0" bIns="0" rtlCol="0">
                      <a:noAutofit/>
                    </wps:bodyPr>
                  </wps:wsp>
                </a:graphicData>
              </a:graphic>
            </wp:anchor>
          </w:drawing>
        </mc:Choice>
        <mc:Fallback>
          <w:pict>
            <v:shapetype w14:anchorId="1D210F8E" id="_x0000_t202" coordsize="21600,21600" o:spt="202" path="m,l,21600r21600,l21600,xe">
              <v:stroke joinstyle="miter"/>
              <v:path gradientshapeok="t" o:connecttype="rect"/>
            </v:shapetype>
            <v:shape id="Textbox 49" o:spid="_x0000_s1034" type="#_x0000_t202" style="position:absolute;margin-left:50.3pt;margin-top:754.85pt;width:160.5pt;height:14.1pt;z-index:-163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" filled="f" stroked="f">
              <v:textbox inset="0,0,0,0">
                <w:txbxContent>
                  <w:p w14:paraId="1954A76B" w14:textId="77777777" w:rsidR="004E7388" w:rsidRDefault="00000000">
                    <w:pPr>
                      <w:spacing w:before="32"/>
                      <w:ind w:left="20"/>
                      <w:rPr>
                        <w:i/>
                        <w:sz w:val="18"/>
                      </w:rPr>
                    </w:pPr>
                    <w:r>
                      <w:rPr>
                        <w:rFonts w:ascii="Calibri"/>
                        <w:sz w:val="18"/>
                      </w:rPr>
                      <w:t>Zorto</w:t>
                    </w:r>
                    <w:r>
                      <w:rPr>
                        <w:rFonts w:ascii="Calibri"/>
                        <w:spacing w:val="21"/>
                        <w:sz w:val="18"/>
                      </w:rPr>
                      <w:t xml:space="preserve"> </w:t>
                    </w:r>
                    <w:r>
                      <w:rPr>
                        <w:rFonts w:ascii="Calibri"/>
                        <w:sz w:val="18"/>
                      </w:rPr>
                      <w:t>et</w:t>
                    </w:r>
                    <w:r>
                      <w:rPr>
                        <w:rFonts w:ascii="Calibri"/>
                        <w:spacing w:val="20"/>
                        <w:sz w:val="18"/>
                      </w:rPr>
                      <w:t xml:space="preserve"> </w:t>
                    </w:r>
                    <w:r>
                      <w:rPr>
                        <w:rFonts w:ascii="Calibri"/>
                        <w:sz w:val="18"/>
                      </w:rPr>
                      <w:t>al.:</w:t>
                    </w:r>
                    <w:r>
                      <w:rPr>
                        <w:rFonts w:ascii="Calibri"/>
                        <w:spacing w:val="42"/>
                        <w:sz w:val="18"/>
                      </w:rPr>
                      <w:t xml:space="preserve"> </w:t>
                    </w:r>
                    <w:r>
                      <w:rPr>
                        <w:i/>
                        <w:sz w:val="18"/>
                      </w:rPr>
                      <w:t xml:space="preserve">Preprint submitted to </w:t>
                    </w:r>
                    <w:r>
                      <w:rPr>
                        <w:i/>
                        <w:spacing w:val="-2"/>
                        <w:sz w:val="18"/>
                      </w:rPr>
                      <w:t>Elsevier</w:t>
                    </w:r>
                  </w:p>
                </w:txbxContent>
              </v:textbox>
              <w10:wrap anchorx="page" anchory="page"/>
            </v:shape>
          </w:pict>
        </mc:Fallback>
      </mc:AlternateContent>
    </w:r>
    <w:r>
      <w:rPr>
        <w:noProof/>
      </w:rPr>
      <mc:AlternateContent>
        <mc:Choice Requires="wps">
          <w:drawing>
            <wp:anchor distT="0" distB="0" distL="0" distR="0" simplePos="0" relativeHeight="486929408" behindDoc="1" locked="0" layoutInCell="1" allowOverlap="1" wp14:anchorId="7CEA285D" wp14:editId="3E1B7E0F">
              <wp:simplePos x="0" y="0"/>
              <wp:positionH relativeFrom="page">
                <wp:posOffset>6212103</wp:posOffset>
              </wp:positionH>
              <wp:positionV relativeFrom="page">
                <wp:posOffset>9599834</wp:posOffset>
              </wp:positionV>
              <wp:extent cx="709295" cy="16573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165735"/>
                      </a:xfrm>
                      <a:prstGeom prst="rect">
                        <a:avLst/>
                      </a:prstGeom>
                    </wps:spPr>
                    <wps:txbx>
                      <w:txbxContent>
                        <w:p w14:paraId="3556E5F1"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10</w:t>
                          </w:r>
                          <w:r>
                            <w:rPr>
                              <w:rFonts w:ascii="Calibri"/>
                              <w:w w:val="105"/>
                              <w:sz w:val="18"/>
                            </w:rPr>
                            <w:fldChar w:fldCharType="end"/>
                          </w:r>
                          <w:r>
                            <w:rPr>
                              <w:rFonts w:ascii="Calibri"/>
                              <w:spacing w:val="11"/>
                              <w:w w:val="105"/>
                              <w:sz w:val="18"/>
                            </w:rPr>
                            <w:t xml:space="preserve"> </w:t>
                          </w:r>
                          <w:r>
                            <w:rPr>
                              <w:rFonts w:ascii="Calibri"/>
                              <w:w w:val="105"/>
                              <w:sz w:val="18"/>
                            </w:rPr>
                            <w:t>of</w:t>
                          </w:r>
                          <w:r>
                            <w:rPr>
                              <w:rFonts w:ascii="Calibri"/>
                              <w:spacing w:val="12"/>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wps:txbx>
                    <wps:bodyPr wrap="square" lIns="0" tIns="0" rIns="0" bIns="0" rtlCol="0">
                      <a:noAutofit/>
                    </wps:bodyPr>
                  </wps:wsp>
                </a:graphicData>
              </a:graphic>
            </wp:anchor>
          </w:drawing>
        </mc:Choice>
        <mc:Fallback>
          <w:pict>
            <v:shape w14:anchorId="7CEA285D" id="Textbox 50" o:spid="_x0000_s1035" type="#_x0000_t202" style="position:absolute;margin-left:489.15pt;margin-top:755.9pt;width:55.85pt;height:13.05pt;z-index:-163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" filled="f" stroked="f">
              <v:textbox inset="0,0,0,0">
                <w:txbxContent>
                  <w:p w14:paraId="3556E5F1" w14:textId="77777777" w:rsidR="004E7388" w:rsidRDefault="00000000">
                    <w:pPr>
                      <w:spacing w:before="11"/>
                      <w:ind w:left="20"/>
                      <w:rPr>
                        <w:rFonts w:ascii="Calibri"/>
                        <w:sz w:val="18"/>
                      </w:rPr>
                    </w:pPr>
                    <w:r>
                      <w:rPr>
                        <w:rFonts w:ascii="Calibri"/>
                        <w:w w:val="105"/>
                        <w:sz w:val="18"/>
                      </w:rPr>
                      <w:t>Page</w:t>
                    </w:r>
                    <w:r>
                      <w:rPr>
                        <w:rFonts w:ascii="Calibri"/>
                        <w:spacing w:val="12"/>
                        <w:w w:val="105"/>
                        <w:sz w:val="18"/>
                      </w:rPr>
                      <w:t xml:space="preserve"> </w:t>
                    </w:r>
                    <w:r>
                      <w:rPr>
                        <w:rFonts w:ascii="Calibri"/>
                        <w:w w:val="105"/>
                        <w:sz w:val="18"/>
                      </w:rPr>
                      <w:fldChar w:fldCharType="begin"/>
                    </w:r>
                    <w:r>
                      <w:rPr>
                        <w:rFonts w:ascii="Calibri"/>
                        <w:w w:val="105"/>
                        <w:sz w:val="18"/>
                      </w:rPr>
                      <w:instrText xml:space="preserve"> PAGE </w:instrText>
                    </w:r>
                    <w:r>
                      <w:rPr>
                        <w:rFonts w:ascii="Calibri"/>
                        <w:w w:val="105"/>
                        <w:sz w:val="18"/>
                      </w:rPr>
                      <w:fldChar w:fldCharType="separate"/>
                    </w:r>
                    <w:r>
                      <w:rPr>
                        <w:rFonts w:ascii="Calibri"/>
                        <w:w w:val="105"/>
                        <w:sz w:val="18"/>
                      </w:rPr>
                      <w:t>10</w:t>
                    </w:r>
                    <w:r>
                      <w:rPr>
                        <w:rFonts w:ascii="Calibri"/>
                        <w:w w:val="105"/>
                        <w:sz w:val="18"/>
                      </w:rPr>
                      <w:fldChar w:fldCharType="end"/>
                    </w:r>
                    <w:r>
                      <w:rPr>
                        <w:rFonts w:ascii="Calibri"/>
                        <w:spacing w:val="11"/>
                        <w:w w:val="105"/>
                        <w:sz w:val="18"/>
                      </w:rPr>
                      <w:t xml:space="preserve"> </w:t>
                    </w:r>
                    <w:r>
                      <w:rPr>
                        <w:rFonts w:ascii="Calibri"/>
                        <w:w w:val="105"/>
                        <w:sz w:val="18"/>
                      </w:rPr>
                      <w:t>of</w:t>
                    </w:r>
                    <w:r>
                      <w:rPr>
                        <w:rFonts w:ascii="Calibri"/>
                        <w:spacing w:val="12"/>
                        <w:w w:val="105"/>
                        <w:sz w:val="18"/>
                      </w:rPr>
                      <w:t xml:space="preserve"> </w:t>
                    </w:r>
                    <w:r>
                      <w:rPr>
                        <w:rFonts w:ascii="Calibri"/>
                        <w:spacing w:val="-5"/>
                        <w:w w:val="105"/>
                        <w:sz w:val="18"/>
                      </w:rPr>
                      <w:fldChar w:fldCharType="begin"/>
                    </w:r>
                    <w:r>
                      <w:rPr>
                        <w:rFonts w:ascii="Calibri"/>
                        <w:spacing w:val="-5"/>
                        <w:w w:val="105"/>
                        <w:sz w:val="18"/>
                      </w:rPr>
                      <w:instrText xml:space="preserve"> NUMPAGES </w:instrText>
                    </w:r>
                    <w:r>
                      <w:rPr>
                        <w:rFonts w:ascii="Calibri"/>
                        <w:spacing w:val="-5"/>
                        <w:w w:val="105"/>
                        <w:sz w:val="18"/>
                      </w:rPr>
                      <w:fldChar w:fldCharType="separate"/>
                    </w:r>
                    <w:r>
                      <w:rPr>
                        <w:rFonts w:ascii="Calibri"/>
                        <w:spacing w:val="-5"/>
                        <w:w w:val="105"/>
                        <w:sz w:val="18"/>
                      </w:rPr>
                      <w:t>13</w:t>
                    </w:r>
                    <w:r>
                      <w:rPr>
                        <w:rFonts w:ascii="Calibri"/>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950ED" w14:textId="77777777" w:rsidR="00F42E1E" w:rsidRDefault="00F42E1E">
      <w:r>
        <w:separator/>
      </w:r>
    </w:p>
  </w:footnote>
  <w:footnote w:type="continuationSeparator" w:id="0">
    <w:p w14:paraId="40D82E13" w14:textId="77777777" w:rsidR="00F42E1E" w:rsidRDefault="00F42E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6EDA" w14:textId="77777777" w:rsidR="004E7388" w:rsidRDefault="00000000">
    <w:pPr>
      <w:pStyle w:val="BodyText"/>
      <w:spacing w:line="14" w:lineRule="auto"/>
    </w:pPr>
    <w:r>
      <w:rPr>
        <w:noProof/>
      </w:rPr>
      <mc:AlternateContent>
        <mc:Choice Requires="wps">
          <w:drawing>
            <wp:anchor distT="0" distB="0" distL="0" distR="0" simplePos="0" relativeHeight="486923264" behindDoc="1" locked="0" layoutInCell="1" allowOverlap="1" wp14:anchorId="74A2EF39" wp14:editId="29C05BBD">
              <wp:simplePos x="0" y="0"/>
              <wp:positionH relativeFrom="page">
                <wp:posOffset>2124455</wp:posOffset>
              </wp:positionH>
              <wp:positionV relativeFrom="page">
                <wp:posOffset>432771</wp:posOffset>
              </wp:positionV>
              <wp:extent cx="3310890"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165735"/>
                      </a:xfrm>
                      <a:prstGeom prst="rect">
                        <a:avLst/>
                      </a:prstGeom>
                    </wps:spPr>
                    <wps:txbx>
                      <w:txbxContent>
                        <w:p w14:paraId="39E8683D"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wps:txbx>
                    <wps:bodyPr wrap="square" lIns="0" tIns="0" rIns="0" bIns="0" rtlCol="0">
                      <a:noAutofit/>
                    </wps:bodyPr>
                  </wps:wsp>
                </a:graphicData>
              </a:graphic>
            </wp:anchor>
          </w:drawing>
        </mc:Choice>
        <mc:Fallback>
          <w:pict>
            <v:shapetype w14:anchorId="74A2EF39" id="_x0000_t202" coordsize="21600,21600" o:spt="202" path="m,l,21600r21600,l21600,xe">
              <v:stroke joinstyle="miter"/>
              <v:path gradientshapeok="t" o:connecttype="rect"/>
            </v:shapetype>
            <v:shape id="Textbox 12" o:spid="_x0000_s1030" type="#_x0000_t202" style="position:absolute;margin-left:167.3pt;margin-top:34.1pt;width:260.7pt;height:13.05pt;z-index:-163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" filled="f" stroked="f">
              <v:textbox inset="0,0,0,0">
                <w:txbxContent>
                  <w:p w14:paraId="39E8683D"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7A57" w14:textId="77777777" w:rsidR="004E7388" w:rsidRDefault="00000000">
    <w:pPr>
      <w:pStyle w:val="BodyText"/>
      <w:spacing w:line="14" w:lineRule="auto"/>
    </w:pPr>
    <w:r>
      <w:rPr>
        <w:noProof/>
      </w:rPr>
      <mc:AlternateContent>
        <mc:Choice Requires="wps">
          <w:drawing>
            <wp:anchor distT="0" distB="0" distL="0" distR="0" simplePos="0" relativeHeight="486927872" behindDoc="1" locked="0" layoutInCell="1" allowOverlap="1" wp14:anchorId="57C4D1B0" wp14:editId="34AD3C35">
              <wp:simplePos x="0" y="0"/>
              <wp:positionH relativeFrom="page">
                <wp:posOffset>2124455</wp:posOffset>
              </wp:positionH>
              <wp:positionV relativeFrom="page">
                <wp:posOffset>432771</wp:posOffset>
              </wp:positionV>
              <wp:extent cx="3310890" cy="16573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165735"/>
                      </a:xfrm>
                      <a:prstGeom prst="rect">
                        <a:avLst/>
                      </a:prstGeom>
                    </wps:spPr>
                    <wps:txbx>
                      <w:txbxContent>
                        <w:p w14:paraId="5B953976"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wps:txbx>
                    <wps:bodyPr wrap="square" lIns="0" tIns="0" rIns="0" bIns="0" rtlCol="0">
                      <a:noAutofit/>
                    </wps:bodyPr>
                  </wps:wsp>
                </a:graphicData>
              </a:graphic>
            </wp:anchor>
          </w:drawing>
        </mc:Choice>
        <mc:Fallback>
          <w:pict>
            <v:shapetype w14:anchorId="57C4D1B0" id="_x0000_t202" coordsize="21600,21600" o:spt="202" path="m,l,21600r21600,l21600,xe">
              <v:stroke joinstyle="miter"/>
              <v:path gradientshapeok="t" o:connecttype="rect"/>
            </v:shapetype>
            <v:shape id="Textbox 47" o:spid="_x0000_s1033" type="#_x0000_t202" style="position:absolute;margin-left:167.3pt;margin-top:34.1pt;width:260.7pt;height:13.05pt;z-index:-163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" filled="f" stroked="f">
              <v:textbox inset="0,0,0,0">
                <w:txbxContent>
                  <w:p w14:paraId="5B953976" w14:textId="77777777" w:rsidR="004E7388" w:rsidRDefault="00000000">
                    <w:pPr>
                      <w:spacing w:before="11"/>
                      <w:ind w:left="20"/>
                      <w:rPr>
                        <w:rFonts w:ascii="Calibri"/>
                        <w:sz w:val="18"/>
                      </w:rPr>
                    </w:pPr>
                    <w:r>
                      <w:rPr>
                        <w:rFonts w:ascii="Calibri"/>
                        <w:w w:val="105"/>
                        <w:sz w:val="18"/>
                      </w:rPr>
                      <w:t>Sparse</w:t>
                    </w:r>
                    <w:r>
                      <w:rPr>
                        <w:rFonts w:ascii="Calibri"/>
                        <w:spacing w:val="-3"/>
                        <w:w w:val="105"/>
                        <w:sz w:val="18"/>
                      </w:rPr>
                      <w:t xml:space="preserve"> </w:t>
                    </w:r>
                    <w:r>
                      <w:rPr>
                        <w:rFonts w:ascii="Calibri"/>
                        <w:w w:val="105"/>
                        <w:sz w:val="18"/>
                      </w:rPr>
                      <w:t>Biomarker</w:t>
                    </w:r>
                    <w:r>
                      <w:rPr>
                        <w:rFonts w:ascii="Calibri"/>
                        <w:spacing w:val="-3"/>
                        <w:w w:val="105"/>
                        <w:sz w:val="18"/>
                      </w:rPr>
                      <w:t xml:space="preserve"> </w:t>
                    </w:r>
                    <w:r>
                      <w:rPr>
                        <w:rFonts w:ascii="Calibri"/>
                        <w:w w:val="105"/>
                        <w:sz w:val="18"/>
                      </w:rPr>
                      <w:t>Discovery</w:t>
                    </w:r>
                    <w:r>
                      <w:rPr>
                        <w:rFonts w:ascii="Calibri"/>
                        <w:spacing w:val="-2"/>
                        <w:w w:val="105"/>
                        <w:sz w:val="18"/>
                      </w:rPr>
                      <w:t xml:space="preserve"> </w:t>
                    </w:r>
                    <w:r>
                      <w:rPr>
                        <w:rFonts w:ascii="Calibri"/>
                        <w:w w:val="105"/>
                        <w:sz w:val="18"/>
                      </w:rPr>
                      <w:t>from</w:t>
                    </w:r>
                    <w:r>
                      <w:rPr>
                        <w:rFonts w:ascii="Calibri"/>
                        <w:spacing w:val="-3"/>
                        <w:w w:val="105"/>
                        <w:sz w:val="18"/>
                      </w:rPr>
                      <w:t xml:space="preserve"> </w:t>
                    </w:r>
                    <w:r>
                      <w:rPr>
                        <w:rFonts w:ascii="Calibri"/>
                        <w:w w:val="105"/>
                        <w:sz w:val="18"/>
                      </w:rPr>
                      <w:t>Low-Montage</w:t>
                    </w:r>
                    <w:r>
                      <w:rPr>
                        <w:rFonts w:ascii="Calibri"/>
                        <w:spacing w:val="-2"/>
                        <w:w w:val="105"/>
                        <w:sz w:val="18"/>
                      </w:rPr>
                      <w:t xml:space="preserve"> </w:t>
                    </w:r>
                    <w:r>
                      <w:rPr>
                        <w:rFonts w:ascii="Calibri"/>
                        <w:w w:val="105"/>
                        <w:sz w:val="18"/>
                      </w:rPr>
                      <w:t>Resting-State</w:t>
                    </w:r>
                    <w:r>
                      <w:rPr>
                        <w:rFonts w:ascii="Calibri"/>
                        <w:spacing w:val="-3"/>
                        <w:w w:val="105"/>
                        <w:sz w:val="18"/>
                      </w:rPr>
                      <w:t xml:space="preserve"> </w:t>
                    </w:r>
                    <w:r>
                      <w:rPr>
                        <w:rFonts w:ascii="Calibri"/>
                        <w:spacing w:val="-5"/>
                        <w:w w:val="105"/>
                        <w:sz w:val="18"/>
                      </w:rPr>
                      <w:t>EEG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7A01"/>
    <w:multiLevelType w:val="hybridMultilevel"/>
    <w:tmpl w:val="363E62EE"/>
    <w:lvl w:ilvl="0" w:tplc="FFFFFFFF">
      <w:start w:val="1"/>
      <w:numFmt w:val="decimal"/>
      <w:lvlText w:val="[%1]"/>
      <w:lvlJc w:val="left"/>
      <w:pPr>
        <w:ind w:left="331"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FFFFFFFF">
      <w:start w:val="1"/>
      <w:numFmt w:val="decimal"/>
      <w:lvlText w:val="[%2]"/>
      <w:lvlJc w:val="left"/>
      <w:pPr>
        <w:ind w:left="690"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2" w:tplc="FFFFFFFF">
      <w:numFmt w:val="bullet"/>
      <w:lvlText w:val="•"/>
      <w:lvlJc w:val="left"/>
      <w:pPr>
        <w:ind w:left="447" w:hanging="231"/>
      </w:pPr>
      <w:rPr>
        <w:rFonts w:hint="default"/>
        <w:lang w:val="en-US" w:eastAsia="en-US" w:bidi="ar-SA"/>
      </w:rPr>
    </w:lvl>
    <w:lvl w:ilvl="3" w:tplc="FFFFFFFF">
      <w:numFmt w:val="bullet"/>
      <w:lvlText w:val="•"/>
      <w:lvlJc w:val="left"/>
      <w:pPr>
        <w:ind w:left="342" w:hanging="231"/>
      </w:pPr>
      <w:rPr>
        <w:rFonts w:hint="default"/>
        <w:lang w:val="en-US" w:eastAsia="en-US" w:bidi="ar-SA"/>
      </w:rPr>
    </w:lvl>
    <w:lvl w:ilvl="4" w:tplc="FFFFFFFF">
      <w:numFmt w:val="bullet"/>
      <w:lvlText w:val="•"/>
      <w:lvlJc w:val="left"/>
      <w:pPr>
        <w:ind w:left="237" w:hanging="231"/>
      </w:pPr>
      <w:rPr>
        <w:rFonts w:hint="default"/>
        <w:lang w:val="en-US" w:eastAsia="en-US" w:bidi="ar-SA"/>
      </w:rPr>
    </w:lvl>
    <w:lvl w:ilvl="5" w:tplc="FFFFFFFF">
      <w:numFmt w:val="bullet"/>
      <w:lvlText w:val="•"/>
      <w:lvlJc w:val="left"/>
      <w:pPr>
        <w:ind w:left="132" w:hanging="231"/>
      </w:pPr>
      <w:rPr>
        <w:rFonts w:hint="default"/>
        <w:lang w:val="en-US" w:eastAsia="en-US" w:bidi="ar-SA"/>
      </w:rPr>
    </w:lvl>
    <w:lvl w:ilvl="6" w:tplc="FFFFFFFF">
      <w:numFmt w:val="bullet"/>
      <w:lvlText w:val="•"/>
      <w:lvlJc w:val="left"/>
      <w:pPr>
        <w:ind w:left="27" w:hanging="231"/>
      </w:pPr>
      <w:rPr>
        <w:rFonts w:hint="default"/>
        <w:lang w:val="en-US" w:eastAsia="en-US" w:bidi="ar-SA"/>
      </w:rPr>
    </w:lvl>
    <w:lvl w:ilvl="7" w:tplc="FFFFFFFF">
      <w:numFmt w:val="bullet"/>
      <w:lvlText w:val="•"/>
      <w:lvlJc w:val="left"/>
      <w:pPr>
        <w:ind w:left="-78" w:hanging="231"/>
      </w:pPr>
      <w:rPr>
        <w:rFonts w:hint="default"/>
        <w:lang w:val="en-US" w:eastAsia="en-US" w:bidi="ar-SA"/>
      </w:rPr>
    </w:lvl>
    <w:lvl w:ilvl="8" w:tplc="FFFFFFFF">
      <w:numFmt w:val="bullet"/>
      <w:lvlText w:val="•"/>
      <w:lvlJc w:val="left"/>
      <w:pPr>
        <w:ind w:left="-183" w:hanging="231"/>
      </w:pPr>
      <w:rPr>
        <w:rFonts w:hint="default"/>
        <w:lang w:val="en-US" w:eastAsia="en-US" w:bidi="ar-SA"/>
      </w:rPr>
    </w:lvl>
  </w:abstractNum>
  <w:abstractNum w:abstractNumId="1" w15:restartNumberingAfterBreak="0">
    <w:nsid w:val="24812D94"/>
    <w:multiLevelType w:val="multilevel"/>
    <w:tmpl w:val="0FEC2B1A"/>
    <w:lvl w:ilvl="0">
      <w:start w:val="1"/>
      <w:numFmt w:val="decimal"/>
      <w:lvlText w:val="%1."/>
      <w:lvlJc w:val="left"/>
      <w:pPr>
        <w:ind w:left="333" w:hanging="29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439" w:hanging="439"/>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90" w:hanging="439"/>
      </w:pPr>
      <w:rPr>
        <w:rFonts w:hint="default"/>
        <w:lang w:val="en-US" w:eastAsia="en-US" w:bidi="ar-SA"/>
      </w:rPr>
    </w:lvl>
    <w:lvl w:ilvl="3">
      <w:numFmt w:val="bullet"/>
      <w:lvlText w:val="•"/>
      <w:lvlJc w:val="left"/>
      <w:pPr>
        <w:ind w:left="301" w:hanging="439"/>
      </w:pPr>
      <w:rPr>
        <w:rFonts w:hint="default"/>
        <w:lang w:val="en-US" w:eastAsia="en-US" w:bidi="ar-SA"/>
      </w:rPr>
    </w:lvl>
    <w:lvl w:ilvl="4">
      <w:numFmt w:val="bullet"/>
      <w:lvlText w:val="•"/>
      <w:lvlJc w:val="left"/>
      <w:pPr>
        <w:ind w:left="211" w:hanging="439"/>
      </w:pPr>
      <w:rPr>
        <w:rFonts w:hint="default"/>
        <w:lang w:val="en-US" w:eastAsia="en-US" w:bidi="ar-SA"/>
      </w:rPr>
    </w:lvl>
    <w:lvl w:ilvl="5">
      <w:numFmt w:val="bullet"/>
      <w:lvlText w:val="•"/>
      <w:lvlJc w:val="left"/>
      <w:pPr>
        <w:ind w:left="122" w:hanging="439"/>
      </w:pPr>
      <w:rPr>
        <w:rFonts w:hint="default"/>
        <w:lang w:val="en-US" w:eastAsia="en-US" w:bidi="ar-SA"/>
      </w:rPr>
    </w:lvl>
    <w:lvl w:ilvl="6">
      <w:numFmt w:val="bullet"/>
      <w:lvlText w:val="•"/>
      <w:lvlJc w:val="left"/>
      <w:pPr>
        <w:ind w:left="33" w:hanging="439"/>
      </w:pPr>
      <w:rPr>
        <w:rFonts w:hint="default"/>
        <w:lang w:val="en-US" w:eastAsia="en-US" w:bidi="ar-SA"/>
      </w:rPr>
    </w:lvl>
    <w:lvl w:ilvl="7">
      <w:numFmt w:val="bullet"/>
      <w:lvlText w:val="•"/>
      <w:lvlJc w:val="left"/>
      <w:pPr>
        <w:ind w:left="-57" w:hanging="439"/>
      </w:pPr>
      <w:rPr>
        <w:rFonts w:hint="default"/>
        <w:lang w:val="en-US" w:eastAsia="en-US" w:bidi="ar-SA"/>
      </w:rPr>
    </w:lvl>
    <w:lvl w:ilvl="8">
      <w:numFmt w:val="bullet"/>
      <w:lvlText w:val="•"/>
      <w:lvlJc w:val="left"/>
      <w:pPr>
        <w:ind w:left="-146" w:hanging="439"/>
      </w:pPr>
      <w:rPr>
        <w:rFonts w:hint="default"/>
        <w:lang w:val="en-US" w:eastAsia="en-US" w:bidi="ar-SA"/>
      </w:rPr>
    </w:lvl>
  </w:abstractNum>
  <w:abstractNum w:abstractNumId="2" w15:restartNumberingAfterBreak="0">
    <w:nsid w:val="310266BC"/>
    <w:multiLevelType w:val="hybridMultilevel"/>
    <w:tmpl w:val="FD86A680"/>
    <w:lvl w:ilvl="0" w:tplc="E9BEDCA8">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D67D8"/>
    <w:multiLevelType w:val="multilevel"/>
    <w:tmpl w:val="0FEC2B1A"/>
    <w:lvl w:ilvl="0">
      <w:start w:val="1"/>
      <w:numFmt w:val="decimal"/>
      <w:lvlText w:val="%1."/>
      <w:lvlJc w:val="left"/>
      <w:pPr>
        <w:ind w:left="333" w:hanging="29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472" w:hanging="439"/>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90" w:hanging="439"/>
      </w:pPr>
      <w:rPr>
        <w:rFonts w:hint="default"/>
        <w:lang w:val="en-US" w:eastAsia="en-US" w:bidi="ar-SA"/>
      </w:rPr>
    </w:lvl>
    <w:lvl w:ilvl="3">
      <w:numFmt w:val="bullet"/>
      <w:lvlText w:val="•"/>
      <w:lvlJc w:val="left"/>
      <w:pPr>
        <w:ind w:left="301" w:hanging="439"/>
      </w:pPr>
      <w:rPr>
        <w:rFonts w:hint="default"/>
        <w:lang w:val="en-US" w:eastAsia="en-US" w:bidi="ar-SA"/>
      </w:rPr>
    </w:lvl>
    <w:lvl w:ilvl="4">
      <w:numFmt w:val="bullet"/>
      <w:lvlText w:val="•"/>
      <w:lvlJc w:val="left"/>
      <w:pPr>
        <w:ind w:left="211" w:hanging="439"/>
      </w:pPr>
      <w:rPr>
        <w:rFonts w:hint="default"/>
        <w:lang w:val="en-US" w:eastAsia="en-US" w:bidi="ar-SA"/>
      </w:rPr>
    </w:lvl>
    <w:lvl w:ilvl="5">
      <w:numFmt w:val="bullet"/>
      <w:lvlText w:val="•"/>
      <w:lvlJc w:val="left"/>
      <w:pPr>
        <w:ind w:left="122" w:hanging="439"/>
      </w:pPr>
      <w:rPr>
        <w:rFonts w:hint="default"/>
        <w:lang w:val="en-US" w:eastAsia="en-US" w:bidi="ar-SA"/>
      </w:rPr>
    </w:lvl>
    <w:lvl w:ilvl="6">
      <w:numFmt w:val="bullet"/>
      <w:lvlText w:val="•"/>
      <w:lvlJc w:val="left"/>
      <w:pPr>
        <w:ind w:left="33" w:hanging="439"/>
      </w:pPr>
      <w:rPr>
        <w:rFonts w:hint="default"/>
        <w:lang w:val="en-US" w:eastAsia="en-US" w:bidi="ar-SA"/>
      </w:rPr>
    </w:lvl>
    <w:lvl w:ilvl="7">
      <w:numFmt w:val="bullet"/>
      <w:lvlText w:val="•"/>
      <w:lvlJc w:val="left"/>
      <w:pPr>
        <w:ind w:left="-57" w:hanging="439"/>
      </w:pPr>
      <w:rPr>
        <w:rFonts w:hint="default"/>
        <w:lang w:val="en-US" w:eastAsia="en-US" w:bidi="ar-SA"/>
      </w:rPr>
    </w:lvl>
    <w:lvl w:ilvl="8">
      <w:numFmt w:val="bullet"/>
      <w:lvlText w:val="•"/>
      <w:lvlJc w:val="left"/>
      <w:pPr>
        <w:ind w:left="-146" w:hanging="439"/>
      </w:pPr>
      <w:rPr>
        <w:rFonts w:hint="default"/>
        <w:lang w:val="en-US" w:eastAsia="en-US" w:bidi="ar-SA"/>
      </w:rPr>
    </w:lvl>
  </w:abstractNum>
  <w:abstractNum w:abstractNumId="4" w15:restartNumberingAfterBreak="0">
    <w:nsid w:val="3B9C014A"/>
    <w:multiLevelType w:val="hybridMultilevel"/>
    <w:tmpl w:val="631A7A86"/>
    <w:lvl w:ilvl="0" w:tplc="E9BEDCA8">
      <w:start w:val="1"/>
      <w:numFmt w:val="decimal"/>
      <w:lvlText w:val="[%1]"/>
      <w:lvlJc w:val="left"/>
      <w:pPr>
        <w:ind w:left="399"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B4B889A6">
      <w:start w:val="1"/>
      <w:numFmt w:val="upperLetter"/>
      <w:lvlText w:val="%2."/>
      <w:lvlJc w:val="left"/>
      <w:pPr>
        <w:ind w:left="629" w:hanging="231"/>
      </w:pPr>
      <w:rPr>
        <w:rFonts w:ascii="Times New Roman" w:eastAsia="Times New Roman" w:hAnsi="Times New Roman" w:cs="Times New Roman" w:hint="default"/>
        <w:b w:val="0"/>
        <w:bCs w:val="0"/>
        <w:i w:val="0"/>
        <w:iCs w:val="0"/>
        <w:spacing w:val="-1"/>
        <w:w w:val="99"/>
        <w:sz w:val="16"/>
        <w:szCs w:val="16"/>
        <w:lang w:val="en-US" w:eastAsia="en-US" w:bidi="ar-SA"/>
      </w:rPr>
    </w:lvl>
    <w:lvl w:ilvl="2" w:tplc="21448106">
      <w:numFmt w:val="bullet"/>
      <w:lvlText w:val="•"/>
      <w:lvlJc w:val="left"/>
      <w:pPr>
        <w:ind w:left="515" w:hanging="231"/>
      </w:pPr>
      <w:rPr>
        <w:rFonts w:hint="default"/>
        <w:lang w:val="en-US" w:eastAsia="en-US" w:bidi="ar-SA"/>
      </w:rPr>
    </w:lvl>
    <w:lvl w:ilvl="3" w:tplc="315043AA">
      <w:numFmt w:val="bullet"/>
      <w:lvlText w:val="•"/>
      <w:lvlJc w:val="left"/>
      <w:pPr>
        <w:ind w:left="410" w:hanging="231"/>
      </w:pPr>
      <w:rPr>
        <w:rFonts w:hint="default"/>
        <w:lang w:val="en-US" w:eastAsia="en-US" w:bidi="ar-SA"/>
      </w:rPr>
    </w:lvl>
    <w:lvl w:ilvl="4" w:tplc="3744825C">
      <w:numFmt w:val="bullet"/>
      <w:lvlText w:val="•"/>
      <w:lvlJc w:val="left"/>
      <w:pPr>
        <w:ind w:left="305" w:hanging="231"/>
      </w:pPr>
      <w:rPr>
        <w:rFonts w:hint="default"/>
        <w:lang w:val="en-US" w:eastAsia="en-US" w:bidi="ar-SA"/>
      </w:rPr>
    </w:lvl>
    <w:lvl w:ilvl="5" w:tplc="722CA0E0">
      <w:numFmt w:val="bullet"/>
      <w:lvlText w:val="•"/>
      <w:lvlJc w:val="left"/>
      <w:pPr>
        <w:ind w:left="200" w:hanging="231"/>
      </w:pPr>
      <w:rPr>
        <w:rFonts w:hint="default"/>
        <w:lang w:val="en-US" w:eastAsia="en-US" w:bidi="ar-SA"/>
      </w:rPr>
    </w:lvl>
    <w:lvl w:ilvl="6" w:tplc="2F7AA224">
      <w:numFmt w:val="bullet"/>
      <w:lvlText w:val="•"/>
      <w:lvlJc w:val="left"/>
      <w:pPr>
        <w:ind w:left="95" w:hanging="231"/>
      </w:pPr>
      <w:rPr>
        <w:rFonts w:hint="default"/>
        <w:lang w:val="en-US" w:eastAsia="en-US" w:bidi="ar-SA"/>
      </w:rPr>
    </w:lvl>
    <w:lvl w:ilvl="7" w:tplc="C8B665B6">
      <w:numFmt w:val="bullet"/>
      <w:lvlText w:val="•"/>
      <w:lvlJc w:val="left"/>
      <w:pPr>
        <w:ind w:left="-10" w:hanging="231"/>
      </w:pPr>
      <w:rPr>
        <w:rFonts w:hint="default"/>
        <w:lang w:val="en-US" w:eastAsia="en-US" w:bidi="ar-SA"/>
      </w:rPr>
    </w:lvl>
    <w:lvl w:ilvl="8" w:tplc="872C2B36">
      <w:numFmt w:val="bullet"/>
      <w:lvlText w:val="•"/>
      <w:lvlJc w:val="left"/>
      <w:pPr>
        <w:ind w:left="-115" w:hanging="231"/>
      </w:pPr>
      <w:rPr>
        <w:rFonts w:hint="default"/>
        <w:lang w:val="en-US" w:eastAsia="en-US" w:bidi="ar-SA"/>
      </w:rPr>
    </w:lvl>
  </w:abstractNum>
  <w:abstractNum w:abstractNumId="5" w15:restartNumberingAfterBreak="0">
    <w:nsid w:val="59B131BF"/>
    <w:multiLevelType w:val="hybridMultilevel"/>
    <w:tmpl w:val="E33C30FE"/>
    <w:lvl w:ilvl="0" w:tplc="E9BEDCA8">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E9BEDCA8">
      <w:start w:val="1"/>
      <w:numFmt w:val="decimal"/>
      <w:lvlText w:val="[%2]"/>
      <w:lvlJc w:val="left"/>
      <w:pPr>
        <w:ind w:left="1440"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D606395"/>
    <w:multiLevelType w:val="multilevel"/>
    <w:tmpl w:val="0FEC2B1A"/>
    <w:lvl w:ilvl="0">
      <w:start w:val="1"/>
      <w:numFmt w:val="decimal"/>
      <w:lvlText w:val="%1."/>
      <w:lvlJc w:val="left"/>
      <w:pPr>
        <w:ind w:left="333" w:hanging="29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439" w:hanging="439"/>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90" w:hanging="439"/>
      </w:pPr>
      <w:rPr>
        <w:rFonts w:hint="default"/>
        <w:lang w:val="en-US" w:eastAsia="en-US" w:bidi="ar-SA"/>
      </w:rPr>
    </w:lvl>
    <w:lvl w:ilvl="3">
      <w:numFmt w:val="bullet"/>
      <w:lvlText w:val="•"/>
      <w:lvlJc w:val="left"/>
      <w:pPr>
        <w:ind w:left="301" w:hanging="439"/>
      </w:pPr>
      <w:rPr>
        <w:rFonts w:hint="default"/>
        <w:lang w:val="en-US" w:eastAsia="en-US" w:bidi="ar-SA"/>
      </w:rPr>
    </w:lvl>
    <w:lvl w:ilvl="4">
      <w:numFmt w:val="bullet"/>
      <w:lvlText w:val="•"/>
      <w:lvlJc w:val="left"/>
      <w:pPr>
        <w:ind w:left="211" w:hanging="439"/>
      </w:pPr>
      <w:rPr>
        <w:rFonts w:hint="default"/>
        <w:lang w:val="en-US" w:eastAsia="en-US" w:bidi="ar-SA"/>
      </w:rPr>
    </w:lvl>
    <w:lvl w:ilvl="5">
      <w:numFmt w:val="bullet"/>
      <w:lvlText w:val="•"/>
      <w:lvlJc w:val="left"/>
      <w:pPr>
        <w:ind w:left="122" w:hanging="439"/>
      </w:pPr>
      <w:rPr>
        <w:rFonts w:hint="default"/>
        <w:lang w:val="en-US" w:eastAsia="en-US" w:bidi="ar-SA"/>
      </w:rPr>
    </w:lvl>
    <w:lvl w:ilvl="6">
      <w:numFmt w:val="bullet"/>
      <w:lvlText w:val="•"/>
      <w:lvlJc w:val="left"/>
      <w:pPr>
        <w:ind w:left="33" w:hanging="439"/>
      </w:pPr>
      <w:rPr>
        <w:rFonts w:hint="default"/>
        <w:lang w:val="en-US" w:eastAsia="en-US" w:bidi="ar-SA"/>
      </w:rPr>
    </w:lvl>
    <w:lvl w:ilvl="7">
      <w:numFmt w:val="bullet"/>
      <w:lvlText w:val="•"/>
      <w:lvlJc w:val="left"/>
      <w:pPr>
        <w:ind w:left="-57" w:hanging="439"/>
      </w:pPr>
      <w:rPr>
        <w:rFonts w:hint="default"/>
        <w:lang w:val="en-US" w:eastAsia="en-US" w:bidi="ar-SA"/>
      </w:rPr>
    </w:lvl>
    <w:lvl w:ilvl="8">
      <w:numFmt w:val="bullet"/>
      <w:lvlText w:val="•"/>
      <w:lvlJc w:val="left"/>
      <w:pPr>
        <w:ind w:left="-146" w:hanging="439"/>
      </w:pPr>
      <w:rPr>
        <w:rFonts w:hint="default"/>
        <w:lang w:val="en-US" w:eastAsia="en-US" w:bidi="ar-SA"/>
      </w:rPr>
    </w:lvl>
  </w:abstractNum>
  <w:abstractNum w:abstractNumId="7" w15:restartNumberingAfterBreak="0">
    <w:nsid w:val="6A1A2F20"/>
    <w:multiLevelType w:val="hybridMultilevel"/>
    <w:tmpl w:val="35462520"/>
    <w:lvl w:ilvl="0" w:tplc="81C62554">
      <w:start w:val="1"/>
      <w:numFmt w:val="upperLetter"/>
      <w:lvlText w:val="%1."/>
      <w:lvlJc w:val="left"/>
      <w:pPr>
        <w:ind w:left="399" w:hanging="190"/>
      </w:pPr>
      <w:rPr>
        <w:rFonts w:ascii="Times New Roman" w:eastAsia="Times New Roman" w:hAnsi="Times New Roman" w:cs="Times New Roman" w:hint="default"/>
        <w:b w:val="0"/>
        <w:bCs w:val="0"/>
        <w:i w:val="0"/>
        <w:iCs w:val="0"/>
        <w:spacing w:val="-1"/>
        <w:w w:val="99"/>
        <w:sz w:val="16"/>
        <w:szCs w:val="16"/>
        <w:lang w:val="en-US" w:eastAsia="en-US" w:bidi="ar-SA"/>
      </w:rPr>
    </w:lvl>
    <w:lvl w:ilvl="1" w:tplc="5DCE3A76">
      <w:numFmt w:val="bullet"/>
      <w:lvlText w:val="•"/>
      <w:lvlJc w:val="left"/>
      <w:pPr>
        <w:ind w:left="841" w:hanging="190"/>
      </w:pPr>
      <w:rPr>
        <w:rFonts w:hint="default"/>
        <w:lang w:val="en-US" w:eastAsia="en-US" w:bidi="ar-SA"/>
      </w:rPr>
    </w:lvl>
    <w:lvl w:ilvl="2" w:tplc="219A8F40">
      <w:numFmt w:val="bullet"/>
      <w:lvlText w:val="•"/>
      <w:lvlJc w:val="left"/>
      <w:pPr>
        <w:ind w:left="1283" w:hanging="190"/>
      </w:pPr>
      <w:rPr>
        <w:rFonts w:hint="default"/>
        <w:lang w:val="en-US" w:eastAsia="en-US" w:bidi="ar-SA"/>
      </w:rPr>
    </w:lvl>
    <w:lvl w:ilvl="3" w:tplc="1548F214">
      <w:numFmt w:val="bullet"/>
      <w:lvlText w:val="•"/>
      <w:lvlJc w:val="left"/>
      <w:pPr>
        <w:ind w:left="1724" w:hanging="190"/>
      </w:pPr>
      <w:rPr>
        <w:rFonts w:hint="default"/>
        <w:lang w:val="en-US" w:eastAsia="en-US" w:bidi="ar-SA"/>
      </w:rPr>
    </w:lvl>
    <w:lvl w:ilvl="4" w:tplc="75A4976E">
      <w:numFmt w:val="bullet"/>
      <w:lvlText w:val="•"/>
      <w:lvlJc w:val="left"/>
      <w:pPr>
        <w:ind w:left="2166" w:hanging="190"/>
      </w:pPr>
      <w:rPr>
        <w:rFonts w:hint="default"/>
        <w:lang w:val="en-US" w:eastAsia="en-US" w:bidi="ar-SA"/>
      </w:rPr>
    </w:lvl>
    <w:lvl w:ilvl="5" w:tplc="E110A918">
      <w:numFmt w:val="bullet"/>
      <w:lvlText w:val="•"/>
      <w:lvlJc w:val="left"/>
      <w:pPr>
        <w:ind w:left="2607" w:hanging="190"/>
      </w:pPr>
      <w:rPr>
        <w:rFonts w:hint="default"/>
        <w:lang w:val="en-US" w:eastAsia="en-US" w:bidi="ar-SA"/>
      </w:rPr>
    </w:lvl>
    <w:lvl w:ilvl="6" w:tplc="83060EB0">
      <w:numFmt w:val="bullet"/>
      <w:lvlText w:val="•"/>
      <w:lvlJc w:val="left"/>
      <w:pPr>
        <w:ind w:left="3049" w:hanging="190"/>
      </w:pPr>
      <w:rPr>
        <w:rFonts w:hint="default"/>
        <w:lang w:val="en-US" w:eastAsia="en-US" w:bidi="ar-SA"/>
      </w:rPr>
    </w:lvl>
    <w:lvl w:ilvl="7" w:tplc="B8C63168">
      <w:numFmt w:val="bullet"/>
      <w:lvlText w:val="•"/>
      <w:lvlJc w:val="left"/>
      <w:pPr>
        <w:ind w:left="3490" w:hanging="190"/>
      </w:pPr>
      <w:rPr>
        <w:rFonts w:hint="default"/>
        <w:lang w:val="en-US" w:eastAsia="en-US" w:bidi="ar-SA"/>
      </w:rPr>
    </w:lvl>
    <w:lvl w:ilvl="8" w:tplc="E9D089C0">
      <w:numFmt w:val="bullet"/>
      <w:lvlText w:val="•"/>
      <w:lvlJc w:val="left"/>
      <w:pPr>
        <w:ind w:left="3932" w:hanging="190"/>
      </w:pPr>
      <w:rPr>
        <w:rFonts w:hint="default"/>
        <w:lang w:val="en-US" w:eastAsia="en-US" w:bidi="ar-SA"/>
      </w:rPr>
    </w:lvl>
  </w:abstractNum>
  <w:abstractNum w:abstractNumId="8" w15:restartNumberingAfterBreak="0">
    <w:nsid w:val="705D6C46"/>
    <w:multiLevelType w:val="multilevel"/>
    <w:tmpl w:val="0FEC2B1A"/>
    <w:lvl w:ilvl="0">
      <w:start w:val="1"/>
      <w:numFmt w:val="decimal"/>
      <w:lvlText w:val="%1."/>
      <w:lvlJc w:val="left"/>
      <w:pPr>
        <w:ind w:left="333" w:hanging="29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439" w:hanging="439"/>
      </w:pPr>
      <w:rPr>
        <w:rFonts w:ascii="Times New Roman" w:eastAsia="Times New Roman" w:hAnsi="Times New Roman" w:cs="Times New Roman" w:hint="default"/>
        <w:b/>
        <w:bCs/>
        <w:i w:val="0"/>
        <w:iCs w:val="0"/>
        <w:spacing w:val="0"/>
        <w:w w:val="99"/>
        <w:sz w:val="22"/>
        <w:szCs w:val="22"/>
        <w:lang w:val="en-US" w:eastAsia="en-US" w:bidi="ar-SA"/>
      </w:rPr>
    </w:lvl>
    <w:lvl w:ilvl="2">
      <w:numFmt w:val="bullet"/>
      <w:lvlText w:val="•"/>
      <w:lvlJc w:val="left"/>
      <w:pPr>
        <w:ind w:left="390" w:hanging="439"/>
      </w:pPr>
      <w:rPr>
        <w:rFonts w:hint="default"/>
        <w:lang w:val="en-US" w:eastAsia="en-US" w:bidi="ar-SA"/>
      </w:rPr>
    </w:lvl>
    <w:lvl w:ilvl="3">
      <w:numFmt w:val="bullet"/>
      <w:lvlText w:val="•"/>
      <w:lvlJc w:val="left"/>
      <w:pPr>
        <w:ind w:left="301" w:hanging="439"/>
      </w:pPr>
      <w:rPr>
        <w:rFonts w:hint="default"/>
        <w:lang w:val="en-US" w:eastAsia="en-US" w:bidi="ar-SA"/>
      </w:rPr>
    </w:lvl>
    <w:lvl w:ilvl="4">
      <w:numFmt w:val="bullet"/>
      <w:lvlText w:val="•"/>
      <w:lvlJc w:val="left"/>
      <w:pPr>
        <w:ind w:left="211" w:hanging="439"/>
      </w:pPr>
      <w:rPr>
        <w:rFonts w:hint="default"/>
        <w:lang w:val="en-US" w:eastAsia="en-US" w:bidi="ar-SA"/>
      </w:rPr>
    </w:lvl>
    <w:lvl w:ilvl="5">
      <w:numFmt w:val="bullet"/>
      <w:lvlText w:val="•"/>
      <w:lvlJc w:val="left"/>
      <w:pPr>
        <w:ind w:left="122" w:hanging="439"/>
      </w:pPr>
      <w:rPr>
        <w:rFonts w:hint="default"/>
        <w:lang w:val="en-US" w:eastAsia="en-US" w:bidi="ar-SA"/>
      </w:rPr>
    </w:lvl>
    <w:lvl w:ilvl="6">
      <w:numFmt w:val="bullet"/>
      <w:lvlText w:val="•"/>
      <w:lvlJc w:val="left"/>
      <w:pPr>
        <w:ind w:left="33" w:hanging="439"/>
      </w:pPr>
      <w:rPr>
        <w:rFonts w:hint="default"/>
        <w:lang w:val="en-US" w:eastAsia="en-US" w:bidi="ar-SA"/>
      </w:rPr>
    </w:lvl>
    <w:lvl w:ilvl="7">
      <w:numFmt w:val="bullet"/>
      <w:lvlText w:val="•"/>
      <w:lvlJc w:val="left"/>
      <w:pPr>
        <w:ind w:left="-57" w:hanging="439"/>
      </w:pPr>
      <w:rPr>
        <w:rFonts w:hint="default"/>
        <w:lang w:val="en-US" w:eastAsia="en-US" w:bidi="ar-SA"/>
      </w:rPr>
    </w:lvl>
    <w:lvl w:ilvl="8">
      <w:numFmt w:val="bullet"/>
      <w:lvlText w:val="•"/>
      <w:lvlJc w:val="left"/>
      <w:pPr>
        <w:ind w:left="-146" w:hanging="439"/>
      </w:pPr>
      <w:rPr>
        <w:rFonts w:hint="default"/>
        <w:lang w:val="en-US" w:eastAsia="en-US" w:bidi="ar-SA"/>
      </w:rPr>
    </w:lvl>
  </w:abstractNum>
  <w:num w:numId="1" w16cid:durableId="626937141">
    <w:abstractNumId w:val="7"/>
  </w:num>
  <w:num w:numId="2" w16cid:durableId="775639774">
    <w:abstractNumId w:val="4"/>
  </w:num>
  <w:num w:numId="3" w16cid:durableId="976766235">
    <w:abstractNumId w:val="8"/>
  </w:num>
  <w:num w:numId="4" w16cid:durableId="1490318639">
    <w:abstractNumId w:val="0"/>
  </w:num>
  <w:num w:numId="5" w16cid:durableId="97675099">
    <w:abstractNumId w:val="5"/>
  </w:num>
  <w:num w:numId="6" w16cid:durableId="690452413">
    <w:abstractNumId w:val="3"/>
  </w:num>
  <w:num w:numId="7" w16cid:durableId="546646620">
    <w:abstractNumId w:val="6"/>
  </w:num>
  <w:num w:numId="8" w16cid:durableId="1349139107">
    <w:abstractNumId w:val="1"/>
  </w:num>
  <w:num w:numId="9" w16cid:durableId="66397408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ynthia Fu">
    <w15:presenceInfo w15:providerId="None" w15:userId="Cynthia Fu"/>
  </w15:person>
  <w15:person w15:author="Abin Daniel ZORTO">
    <w15:presenceInfo w15:providerId="AD" w15:userId="S::u2091940@uel.ac.uk::06dcc9fe-cdf3-4a86-a9f3-aa60e2f524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88"/>
    <w:rsid w:val="00022C71"/>
    <w:rsid w:val="00031D28"/>
    <w:rsid w:val="00071376"/>
    <w:rsid w:val="000777CB"/>
    <w:rsid w:val="000828E6"/>
    <w:rsid w:val="00090906"/>
    <w:rsid w:val="000C3A9A"/>
    <w:rsid w:val="000D52C2"/>
    <w:rsid w:val="00104D21"/>
    <w:rsid w:val="00111FBA"/>
    <w:rsid w:val="0013098F"/>
    <w:rsid w:val="00141F3F"/>
    <w:rsid w:val="001C1FFC"/>
    <w:rsid w:val="00225413"/>
    <w:rsid w:val="0026058D"/>
    <w:rsid w:val="002715FD"/>
    <w:rsid w:val="002752BB"/>
    <w:rsid w:val="002F19A8"/>
    <w:rsid w:val="00326D84"/>
    <w:rsid w:val="0034464B"/>
    <w:rsid w:val="00365A7D"/>
    <w:rsid w:val="003733A9"/>
    <w:rsid w:val="00377794"/>
    <w:rsid w:val="003A0769"/>
    <w:rsid w:val="003C4854"/>
    <w:rsid w:val="003F521F"/>
    <w:rsid w:val="00411EC0"/>
    <w:rsid w:val="004457DB"/>
    <w:rsid w:val="00476026"/>
    <w:rsid w:val="004C39FC"/>
    <w:rsid w:val="004C3C3C"/>
    <w:rsid w:val="004E4E8E"/>
    <w:rsid w:val="004E7388"/>
    <w:rsid w:val="00551F0F"/>
    <w:rsid w:val="005751E3"/>
    <w:rsid w:val="005916B1"/>
    <w:rsid w:val="00594160"/>
    <w:rsid w:val="005A33FC"/>
    <w:rsid w:val="005A53D8"/>
    <w:rsid w:val="005D12D4"/>
    <w:rsid w:val="005E10E4"/>
    <w:rsid w:val="005E2EFF"/>
    <w:rsid w:val="005F54C8"/>
    <w:rsid w:val="005F5BA3"/>
    <w:rsid w:val="00604D7D"/>
    <w:rsid w:val="0061345A"/>
    <w:rsid w:val="00627C5D"/>
    <w:rsid w:val="00634AFF"/>
    <w:rsid w:val="0068241C"/>
    <w:rsid w:val="00685351"/>
    <w:rsid w:val="006A2B08"/>
    <w:rsid w:val="006A7E7C"/>
    <w:rsid w:val="006B2B12"/>
    <w:rsid w:val="0075208A"/>
    <w:rsid w:val="007738FE"/>
    <w:rsid w:val="007838C3"/>
    <w:rsid w:val="0078606D"/>
    <w:rsid w:val="00786103"/>
    <w:rsid w:val="007B3304"/>
    <w:rsid w:val="007C0635"/>
    <w:rsid w:val="007C0CDA"/>
    <w:rsid w:val="007F0AED"/>
    <w:rsid w:val="0080606E"/>
    <w:rsid w:val="00815070"/>
    <w:rsid w:val="00863432"/>
    <w:rsid w:val="008662C9"/>
    <w:rsid w:val="008B7482"/>
    <w:rsid w:val="008F3E4E"/>
    <w:rsid w:val="00946763"/>
    <w:rsid w:val="00951776"/>
    <w:rsid w:val="00962722"/>
    <w:rsid w:val="00990BBE"/>
    <w:rsid w:val="009C38B7"/>
    <w:rsid w:val="009D1717"/>
    <w:rsid w:val="00A6719E"/>
    <w:rsid w:val="00A80772"/>
    <w:rsid w:val="00A85831"/>
    <w:rsid w:val="00A96CE8"/>
    <w:rsid w:val="00AC2009"/>
    <w:rsid w:val="00AE4909"/>
    <w:rsid w:val="00AF6359"/>
    <w:rsid w:val="00B1787E"/>
    <w:rsid w:val="00B631CD"/>
    <w:rsid w:val="00B90873"/>
    <w:rsid w:val="00B92244"/>
    <w:rsid w:val="00B9388A"/>
    <w:rsid w:val="00B96EE7"/>
    <w:rsid w:val="00B97AC7"/>
    <w:rsid w:val="00C41703"/>
    <w:rsid w:val="00C67A8B"/>
    <w:rsid w:val="00CA7791"/>
    <w:rsid w:val="00CA781D"/>
    <w:rsid w:val="00CB31EF"/>
    <w:rsid w:val="00CE7822"/>
    <w:rsid w:val="00D0470D"/>
    <w:rsid w:val="00D909F8"/>
    <w:rsid w:val="00DA3CA2"/>
    <w:rsid w:val="00DA493E"/>
    <w:rsid w:val="00DB0F3C"/>
    <w:rsid w:val="00DD4B16"/>
    <w:rsid w:val="00E4737A"/>
    <w:rsid w:val="00E50DBA"/>
    <w:rsid w:val="00E545FB"/>
    <w:rsid w:val="00EC4EFD"/>
    <w:rsid w:val="00ED3184"/>
    <w:rsid w:val="00ED5738"/>
    <w:rsid w:val="00EE317E"/>
    <w:rsid w:val="00F30B7C"/>
    <w:rsid w:val="00F42E1E"/>
    <w:rsid w:val="00F60ACC"/>
    <w:rsid w:val="00F94A1D"/>
    <w:rsid w:val="00FB4B51"/>
    <w:rsid w:val="00FE2D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63F3"/>
  <w15:docId w15:val="{5BB3BA66-B9BF-974A-B33B-6A527868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
      <w:ind w:left="332" w:hanging="298"/>
      <w:outlineLvl w:val="0"/>
    </w:pPr>
    <w:rPr>
      <w:b/>
      <w:bCs/>
      <w:sz w:val="24"/>
      <w:szCs w:val="24"/>
    </w:rPr>
  </w:style>
  <w:style w:type="paragraph" w:styleId="Heading2">
    <w:name w:val="heading 2"/>
    <w:basedOn w:val="Normal"/>
    <w:link w:val="Heading2Char"/>
    <w:uiPriority w:val="9"/>
    <w:unhideWhenUsed/>
    <w:qFormat/>
    <w:pPr>
      <w:spacing w:before="81"/>
      <w:ind w:left="471" w:hanging="437"/>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26"/>
      <w:ind w:left="34"/>
    </w:pPr>
    <w:rPr>
      <w:sz w:val="34"/>
      <w:szCs w:val="34"/>
    </w:rPr>
  </w:style>
  <w:style w:type="paragraph" w:styleId="ListParagraph">
    <w:name w:val="List Paragraph"/>
    <w:basedOn w:val="Normal"/>
    <w:uiPriority w:val="1"/>
    <w:qFormat/>
    <w:pPr>
      <w:spacing w:before="2"/>
      <w:ind w:left="399" w:hanging="366"/>
      <w:jc w:val="both"/>
    </w:pPr>
  </w:style>
  <w:style w:type="paragraph" w:customStyle="1" w:styleId="TableParagraph">
    <w:name w:val="Table Paragraph"/>
    <w:basedOn w:val="Normal"/>
    <w:uiPriority w:val="1"/>
    <w:qFormat/>
    <w:pPr>
      <w:spacing w:line="212" w:lineRule="exact"/>
      <w:ind w:left="1" w:right="1"/>
      <w:jc w:val="center"/>
    </w:pPr>
    <w:rPr>
      <w:rFonts w:ascii="Calibri" w:eastAsia="Calibri" w:hAnsi="Calibri" w:cs="Calibri"/>
    </w:rPr>
  </w:style>
  <w:style w:type="character" w:styleId="PlaceholderText">
    <w:name w:val="Placeholder Text"/>
    <w:basedOn w:val="DefaultParagraphFont"/>
    <w:uiPriority w:val="99"/>
    <w:semiHidden/>
    <w:rsid w:val="00ED5738"/>
    <w:rPr>
      <w:color w:val="666666"/>
    </w:rPr>
  </w:style>
  <w:style w:type="paragraph" w:styleId="Revision">
    <w:name w:val="Revision"/>
    <w:hidden/>
    <w:uiPriority w:val="99"/>
    <w:semiHidden/>
    <w:rsid w:val="00B631CD"/>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51F0F"/>
    <w:rPr>
      <w:sz w:val="16"/>
      <w:szCs w:val="16"/>
    </w:rPr>
  </w:style>
  <w:style w:type="paragraph" w:styleId="CommentText">
    <w:name w:val="annotation text"/>
    <w:basedOn w:val="Normal"/>
    <w:link w:val="CommentTextChar"/>
    <w:uiPriority w:val="99"/>
    <w:semiHidden/>
    <w:unhideWhenUsed/>
    <w:rsid w:val="00551F0F"/>
    <w:rPr>
      <w:sz w:val="20"/>
      <w:szCs w:val="20"/>
    </w:rPr>
  </w:style>
  <w:style w:type="character" w:customStyle="1" w:styleId="CommentTextChar">
    <w:name w:val="Comment Text Char"/>
    <w:basedOn w:val="DefaultParagraphFont"/>
    <w:link w:val="CommentText"/>
    <w:uiPriority w:val="99"/>
    <w:semiHidden/>
    <w:rsid w:val="00551F0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1F0F"/>
    <w:rPr>
      <w:b/>
      <w:bCs/>
    </w:rPr>
  </w:style>
  <w:style w:type="character" w:customStyle="1" w:styleId="CommentSubjectChar">
    <w:name w:val="Comment Subject Char"/>
    <w:basedOn w:val="CommentTextChar"/>
    <w:link w:val="CommentSubject"/>
    <w:uiPriority w:val="99"/>
    <w:semiHidden/>
    <w:rsid w:val="00551F0F"/>
    <w:rPr>
      <w:rFonts w:ascii="Times New Roman" w:eastAsia="Times New Roman" w:hAnsi="Times New Roman" w:cs="Times New Roman"/>
      <w:b/>
      <w:bCs/>
      <w:sz w:val="20"/>
      <w:szCs w:val="20"/>
    </w:rPr>
  </w:style>
  <w:style w:type="character" w:customStyle="1" w:styleId="apple-converted-space">
    <w:name w:val="apple-converted-space"/>
    <w:basedOn w:val="DefaultParagraphFont"/>
    <w:rsid w:val="005D12D4"/>
  </w:style>
  <w:style w:type="character" w:styleId="Strong">
    <w:name w:val="Strong"/>
    <w:basedOn w:val="DefaultParagraphFont"/>
    <w:uiPriority w:val="22"/>
    <w:qFormat/>
    <w:rsid w:val="005D12D4"/>
    <w:rPr>
      <w:b/>
      <w:bCs/>
    </w:rPr>
  </w:style>
  <w:style w:type="character" w:styleId="Hyperlink">
    <w:name w:val="Hyperlink"/>
    <w:basedOn w:val="DefaultParagraphFont"/>
    <w:uiPriority w:val="99"/>
    <w:unhideWhenUsed/>
    <w:rsid w:val="0013098F"/>
    <w:rPr>
      <w:color w:val="0000FF" w:themeColor="hyperlink"/>
      <w:u w:val="single"/>
    </w:rPr>
  </w:style>
  <w:style w:type="character" w:styleId="UnresolvedMention">
    <w:name w:val="Unresolved Mention"/>
    <w:basedOn w:val="DefaultParagraphFont"/>
    <w:uiPriority w:val="99"/>
    <w:semiHidden/>
    <w:unhideWhenUsed/>
    <w:rsid w:val="0013098F"/>
    <w:rPr>
      <w:color w:val="605E5C"/>
      <w:shd w:val="clear" w:color="auto" w:fill="E1DFDD"/>
    </w:rPr>
  </w:style>
  <w:style w:type="paragraph" w:styleId="Caption">
    <w:name w:val="caption"/>
    <w:basedOn w:val="Normal"/>
    <w:next w:val="Normal"/>
    <w:uiPriority w:val="35"/>
    <w:unhideWhenUsed/>
    <w:qFormat/>
    <w:rsid w:val="0013098F"/>
    <w:pPr>
      <w:spacing w:after="200"/>
    </w:pPr>
    <w:rPr>
      <w:i/>
      <w:iCs/>
      <w:color w:val="1F497D" w:themeColor="text2"/>
      <w:sz w:val="18"/>
      <w:szCs w:val="18"/>
    </w:rPr>
  </w:style>
  <w:style w:type="table" w:styleId="TableGrid">
    <w:name w:val="Table Grid"/>
    <w:basedOn w:val="TableNormal"/>
    <w:uiPriority w:val="39"/>
    <w:rsid w:val="00275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22C71"/>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022C71"/>
    <w:rPr>
      <w:rFonts w:ascii="Times New Roman" w:eastAsia="Times New Roman" w:hAnsi="Times New Roman" w:cs="Times New Roman"/>
      <w:b/>
      <w:bCs/>
    </w:rPr>
  </w:style>
  <w:style w:type="paragraph" w:styleId="Header">
    <w:name w:val="header"/>
    <w:basedOn w:val="Normal"/>
    <w:link w:val="HeaderChar"/>
    <w:uiPriority w:val="99"/>
    <w:unhideWhenUsed/>
    <w:rsid w:val="006B2B12"/>
    <w:pPr>
      <w:tabs>
        <w:tab w:val="center" w:pos="4513"/>
        <w:tab w:val="right" w:pos="9026"/>
      </w:tabs>
    </w:pPr>
  </w:style>
  <w:style w:type="character" w:customStyle="1" w:styleId="HeaderChar">
    <w:name w:val="Header Char"/>
    <w:basedOn w:val="DefaultParagraphFont"/>
    <w:link w:val="Header"/>
    <w:uiPriority w:val="99"/>
    <w:rsid w:val="006B2B12"/>
    <w:rPr>
      <w:rFonts w:ascii="Times New Roman" w:eastAsia="Times New Roman" w:hAnsi="Times New Roman" w:cs="Times New Roman"/>
    </w:rPr>
  </w:style>
  <w:style w:type="paragraph" w:styleId="Footer">
    <w:name w:val="footer"/>
    <w:basedOn w:val="Normal"/>
    <w:link w:val="FooterChar"/>
    <w:uiPriority w:val="99"/>
    <w:unhideWhenUsed/>
    <w:rsid w:val="006B2B12"/>
    <w:pPr>
      <w:tabs>
        <w:tab w:val="center" w:pos="4513"/>
        <w:tab w:val="right" w:pos="9026"/>
      </w:tabs>
    </w:pPr>
  </w:style>
  <w:style w:type="character" w:customStyle="1" w:styleId="FooterChar">
    <w:name w:val="Footer Char"/>
    <w:basedOn w:val="DefaultParagraphFont"/>
    <w:link w:val="Footer"/>
    <w:uiPriority w:val="99"/>
    <w:rsid w:val="006B2B12"/>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E10E4"/>
    <w:rPr>
      <w:rFonts w:ascii="Times New Roman" w:eastAsia="Times New Roman" w:hAnsi="Times New Roman" w:cs="Times New Roman"/>
      <w:sz w:val="20"/>
      <w:szCs w:val="20"/>
    </w:rPr>
  </w:style>
  <w:style w:type="character" w:styleId="LineNumber">
    <w:name w:val="line number"/>
    <w:basedOn w:val="DefaultParagraphFont"/>
    <w:uiPriority w:val="99"/>
    <w:semiHidden/>
    <w:unhideWhenUsed/>
    <w:rsid w:val="0075208A"/>
  </w:style>
  <w:style w:type="paragraph" w:customStyle="1" w:styleId="p1">
    <w:name w:val="p1"/>
    <w:basedOn w:val="Normal"/>
    <w:rsid w:val="008F3E4E"/>
    <w:pPr>
      <w:widowControl/>
      <w:autoSpaceDE/>
      <w:autoSpaceDN/>
    </w:pPr>
    <w:rPr>
      <w:rFonts w:ascii="Helvetica" w:hAnsi="Helvetica"/>
      <w:color w:val="000000"/>
      <w:sz w:val="14"/>
      <w:szCs w:val="14"/>
      <w:lang w:val="en-GB" w:eastAsia="en-GB"/>
    </w:rPr>
  </w:style>
  <w:style w:type="paragraph" w:styleId="Bibliography">
    <w:name w:val="Bibliography"/>
    <w:basedOn w:val="Normal"/>
    <w:next w:val="Normal"/>
    <w:uiPriority w:val="37"/>
    <w:unhideWhenUsed/>
    <w:rsid w:val="003A0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939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footer" Target="footer3.xml"/><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2.xml"/><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jpe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7.jpe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77743F-B253-3F4D-98C3-3524C1985024}">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CC6F4-71D1-5946-9A3D-931277993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12</Pages>
  <Words>29382</Words>
  <Characters>167480</Characters>
  <Application>Microsoft Office Word</Application>
  <DocSecurity>0</DocSecurity>
  <Lines>1395</Lines>
  <Paragraphs>392</Paragraphs>
  <ScaleCrop>false</ScaleCrop>
  <Company/>
  <LinksUpToDate>false</LinksUpToDate>
  <CharactersWithSpaces>196470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Sparse Biomarker Discovery from Low-Montage Resting-State EEG for tDCS Treatment Response in Adults with Major Depressive Disorder</dc:title>
  <dc:subject>Complex STM Content</dc:subject>
  <dc:creator>Abin Daniel ZortoⰠ﻿Jijomon C. MoncyⰠ﻿Mhd Saeed SharifⰠ整⁡氮</dc:creator>
  <cp:lastModifiedBy>Abin Daniel ZORTO</cp:lastModifiedBy>
  <cp:revision>3</cp:revision>
  <dcterms:created xsi:type="dcterms:W3CDTF">2026-03-30T14:14:00Z</dcterms:created>
  <dcterms:modified xsi:type="dcterms:W3CDTF">2026-04-24T11:28:00Z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LaTeX3; cas-sc.cls; hyperref.sty</vt:lpwstr>
  </property>
  <property fmtid="{D5CDD505-2E9C-101B-9397-08002B2CF9AE}" pid="4" name="LastSaved">
    <vt:filetime>2026-03-30T00:00:00Z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vt:lpwstr>
  </property>
  <property fmtid="{D5CDD505-2E9C-101B-9397-08002B2CF9AE}" pid="7" name="ZOTERO_PREF_1">
    <vt:lpwstr>&lt;data data-version="3" zotero-version="8.0.5"&gt;&lt;session id="NNqUPOsM"/&gt;&lt;style id="http://www.zotero.org/styles/ieee" locale="en-GB" hasBibliography="1" bibliographyStyleHasBeenSet="1"/&gt;&lt;prefs&gt;&lt;pref name="fieldType" value="Field"/&gt;&lt;pref name="automaticJourn</vt:lpwstr>
  </property>
  <property fmtid="{D5CDD505-2E9C-101B-9397-08002B2CF9AE}" pid="8" name="ZOTERO_PREF_2">
    <vt:lpwstr>alAbbreviations" value="true"/&gt;&lt;/prefs&gt;&lt;/data&gt;</vt:lpwstr>
  </property>
</Properties>
</file>